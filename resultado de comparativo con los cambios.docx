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9F9CB2" w14:textId="77777777" w:rsidR="00B342E9" w:rsidRPr="00783B6A" w:rsidRDefault="00B342E9" w:rsidP="00B342E9">
      <w:pPr>
        <w:ind w:firstLine="0"/>
        <w:jc w:val="center"/>
        <w:rPr>
          <w:rPrChange w:id="0" w:author="Edu Fisica" w:date="2026-05-16T07:13:00Z">
            <w:rPr>
              <w:b/>
            </w:rPr>
          </w:rPrChange>
        </w:rPr>
      </w:pPr>
      <w:r w:rsidRPr="00783B6A">
        <w:rPr>
          <w:rPrChange w:id="1" w:author="Edu Fisica" w:date="2026-05-16T07:13:00Z">
            <w:rPr>
              <w:b/>
              <w:color w:val="000000"/>
            </w:rPr>
          </w:rPrChange>
        </w:rPr>
        <w:t>Educar para la paz y la convivencia a través de estrategias didácticas con estudiantes del grado sexto uno en la Institución Educativa José Antonio Galán</w:t>
      </w:r>
      <w:r w:rsidRPr="00783B6A">
        <w:rPr>
          <w:rPrChange w:id="2" w:author="Edu Fisica" w:date="2026-05-16T07:13:00Z">
            <w:rPr>
              <w:b/>
            </w:rPr>
          </w:rPrChange>
        </w:rPr>
        <w:t>.</w:t>
      </w:r>
    </w:p>
    <w:p w14:paraId="614B12CF" w14:textId="77777777" w:rsidR="00B342E9" w:rsidRPr="00783B6A" w:rsidRDefault="00B342E9" w:rsidP="00B342E9">
      <w:pPr>
        <w:ind w:firstLine="0"/>
        <w:jc w:val="center"/>
        <w:rPr>
          <w:rPrChange w:id="3" w:author="Edu Fisica" w:date="2026-05-16T07:13:00Z">
            <w:rPr>
              <w:b/>
            </w:rPr>
          </w:rPrChange>
        </w:rPr>
        <w:pPrChange w:id="4" w:author="Edu Fisica" w:date="2026-05-16T07:13:00Z">
          <w:pPr>
            <w:ind w:left="720"/>
            <w:jc w:val="center"/>
          </w:pPr>
        </w:pPrChange>
      </w:pPr>
    </w:p>
    <w:p w14:paraId="181D673E" w14:textId="77777777" w:rsidR="00B342E9" w:rsidRPr="00783B6A" w:rsidRDefault="00B342E9" w:rsidP="00B342E9">
      <w:pPr>
        <w:ind w:firstLine="0"/>
        <w:jc w:val="center"/>
        <w:rPr>
          <w:rPrChange w:id="5" w:author="Edu Fisica" w:date="2026-05-16T07:13:00Z">
            <w:rPr>
              <w:b/>
            </w:rPr>
          </w:rPrChange>
        </w:rPr>
        <w:pPrChange w:id="6" w:author="Edu Fisica" w:date="2026-05-16T07:13:00Z">
          <w:pPr>
            <w:ind w:left="720"/>
            <w:jc w:val="center"/>
          </w:pPr>
        </w:pPrChange>
      </w:pPr>
    </w:p>
    <w:p w14:paraId="3B0E7969" w14:textId="77777777" w:rsidR="00B342E9" w:rsidRDefault="00B342E9" w:rsidP="00B342E9">
      <w:pPr>
        <w:ind w:firstLine="0"/>
        <w:jc w:val="center"/>
        <w:rPr>
          <w:rPrChange w:id="7" w:author="Edu Fisica" w:date="2026-05-16T07:13:00Z">
            <w:rPr>
              <w:b/>
            </w:rPr>
          </w:rPrChange>
        </w:rPr>
        <w:pPrChange w:id="8" w:author="Edu Fisica" w:date="2026-05-16T07:13:00Z">
          <w:pPr>
            <w:ind w:left="720"/>
            <w:jc w:val="center"/>
          </w:pPr>
        </w:pPrChange>
      </w:pPr>
    </w:p>
    <w:p w14:paraId="35547A5A" w14:textId="77777777" w:rsidR="00B342E9" w:rsidRDefault="00B342E9" w:rsidP="00B342E9">
      <w:pPr>
        <w:ind w:firstLine="0"/>
        <w:jc w:val="center"/>
        <w:rPr>
          <w:rPrChange w:id="9" w:author="Edu Fisica" w:date="2026-05-16T07:13:00Z">
            <w:rPr>
              <w:b/>
            </w:rPr>
          </w:rPrChange>
        </w:rPr>
        <w:pPrChange w:id="10" w:author="Edu Fisica" w:date="2026-05-16T07:13:00Z">
          <w:pPr>
            <w:ind w:left="720"/>
            <w:jc w:val="center"/>
          </w:pPr>
        </w:pPrChange>
      </w:pPr>
    </w:p>
    <w:p w14:paraId="04E693EF" w14:textId="77777777" w:rsidR="00B342E9" w:rsidRPr="00783B6A" w:rsidRDefault="00B342E9" w:rsidP="00B342E9">
      <w:pPr>
        <w:ind w:firstLine="0"/>
        <w:jc w:val="center"/>
        <w:rPr>
          <w:rPrChange w:id="11" w:author="Edu Fisica" w:date="2026-05-16T07:13:00Z">
            <w:rPr>
              <w:b/>
            </w:rPr>
          </w:rPrChange>
        </w:rPr>
        <w:pPrChange w:id="12" w:author="Edu Fisica" w:date="2026-05-16T07:13:00Z">
          <w:pPr>
            <w:ind w:left="720"/>
            <w:jc w:val="center"/>
          </w:pPr>
        </w:pPrChange>
      </w:pPr>
    </w:p>
    <w:p w14:paraId="1CC5E502" w14:textId="77777777" w:rsidR="00B342E9" w:rsidRPr="00783B6A" w:rsidRDefault="00B342E9" w:rsidP="00B342E9">
      <w:pPr>
        <w:ind w:firstLine="0"/>
        <w:jc w:val="center"/>
        <w:rPr>
          <w:rPrChange w:id="13" w:author="Edu Fisica" w:date="2026-05-16T07:13:00Z">
            <w:rPr>
              <w:b/>
              <w:color w:val="FF0000"/>
            </w:rPr>
          </w:rPrChange>
        </w:rPr>
        <w:pPrChange w:id="14" w:author="Edu Fisica" w:date="2026-05-16T07:13:00Z">
          <w:pPr>
            <w:jc w:val="center"/>
          </w:pPr>
        </w:pPrChange>
      </w:pPr>
    </w:p>
    <w:p w14:paraId="6EEF4581" w14:textId="77777777" w:rsidR="00B342E9" w:rsidRPr="00783B6A" w:rsidRDefault="00B342E9" w:rsidP="00B342E9">
      <w:pPr>
        <w:ind w:firstLine="0"/>
        <w:jc w:val="center"/>
        <w:rPr>
          <w:rPrChange w:id="15" w:author="Edu Fisica" w:date="2026-05-16T07:13:00Z">
            <w:rPr>
              <w:b/>
              <w:color w:val="FF0000"/>
            </w:rPr>
          </w:rPrChange>
        </w:rPr>
        <w:pPrChange w:id="16" w:author="Edu Fisica" w:date="2026-05-16T07:13:00Z">
          <w:pPr>
            <w:jc w:val="center"/>
          </w:pPr>
        </w:pPrChange>
      </w:pPr>
      <w:ins w:id="17" w:author="Edu Fisica" w:date="2026-05-16T07:13:00Z">
        <w:r w:rsidRPr="00783B6A">
          <w:t>Autoras:</w:t>
        </w:r>
      </w:ins>
    </w:p>
    <w:p w14:paraId="6C4A6683" w14:textId="77777777" w:rsidR="00B342E9" w:rsidRPr="00783B6A" w:rsidRDefault="00B342E9" w:rsidP="00B342E9">
      <w:pPr>
        <w:ind w:firstLine="0"/>
        <w:jc w:val="center"/>
        <w:rPr>
          <w:rPrChange w:id="18" w:author="Edu Fisica" w:date="2026-05-16T07:13:00Z">
            <w:rPr>
              <w:b/>
            </w:rPr>
          </w:rPrChange>
        </w:rPr>
        <w:pPrChange w:id="19" w:author="Edu Fisica" w:date="2026-05-16T07:13:00Z">
          <w:pPr>
            <w:jc w:val="center"/>
          </w:pPr>
        </w:pPrChange>
      </w:pPr>
      <w:r w:rsidRPr="00783B6A">
        <w:rPr>
          <w:rPrChange w:id="20" w:author="Edu Fisica" w:date="2026-05-16T07:13:00Z">
            <w:rPr>
              <w:b/>
            </w:rPr>
          </w:rPrChange>
        </w:rPr>
        <w:t>Gladys del Carmen Bacca Santacruz</w:t>
      </w:r>
    </w:p>
    <w:p w14:paraId="7D4BAB25" w14:textId="77777777" w:rsidR="00B342E9" w:rsidRPr="00783B6A" w:rsidRDefault="00B342E9" w:rsidP="00B342E9">
      <w:pPr>
        <w:ind w:firstLine="0"/>
        <w:jc w:val="center"/>
        <w:rPr>
          <w:rPrChange w:id="21" w:author="Edu Fisica" w:date="2026-05-16T07:13:00Z">
            <w:rPr>
              <w:b/>
            </w:rPr>
          </w:rPrChange>
        </w:rPr>
        <w:pPrChange w:id="22" w:author="Edu Fisica" w:date="2026-05-16T07:13:00Z">
          <w:pPr>
            <w:jc w:val="center"/>
          </w:pPr>
        </w:pPrChange>
      </w:pPr>
      <w:r w:rsidRPr="00783B6A">
        <w:rPr>
          <w:rPrChange w:id="23" w:author="Edu Fisica" w:date="2026-05-16T07:13:00Z">
            <w:rPr>
              <w:b/>
            </w:rPr>
          </w:rPrChange>
        </w:rPr>
        <w:t xml:space="preserve">Tania Carolina </w:t>
      </w:r>
      <w:proofErr w:type="spellStart"/>
      <w:r w:rsidRPr="00783B6A">
        <w:rPr>
          <w:rPrChange w:id="24" w:author="Edu Fisica" w:date="2026-05-16T07:13:00Z">
            <w:rPr>
              <w:b/>
            </w:rPr>
          </w:rPrChange>
        </w:rPr>
        <w:t>Gustin</w:t>
      </w:r>
      <w:proofErr w:type="spellEnd"/>
      <w:r w:rsidRPr="00783B6A">
        <w:rPr>
          <w:rPrChange w:id="25" w:author="Edu Fisica" w:date="2026-05-16T07:13:00Z">
            <w:rPr>
              <w:b/>
            </w:rPr>
          </w:rPrChange>
        </w:rPr>
        <w:t xml:space="preserve"> Guerrero</w:t>
      </w:r>
    </w:p>
    <w:p w14:paraId="5AF19882" w14:textId="77777777" w:rsidR="00B342E9" w:rsidRPr="00783B6A" w:rsidRDefault="00B342E9" w:rsidP="00B342E9">
      <w:pPr>
        <w:ind w:firstLine="0"/>
        <w:jc w:val="center"/>
        <w:rPr>
          <w:rPrChange w:id="26" w:author="Edu Fisica" w:date="2026-05-16T07:13:00Z">
            <w:rPr>
              <w:b/>
            </w:rPr>
          </w:rPrChange>
        </w:rPr>
        <w:pPrChange w:id="27" w:author="Edu Fisica" w:date="2026-05-16T07:13:00Z">
          <w:pPr>
            <w:jc w:val="center"/>
          </w:pPr>
        </w:pPrChange>
      </w:pPr>
    </w:p>
    <w:p w14:paraId="0174ACFD" w14:textId="77777777" w:rsidR="00B342E9" w:rsidRPr="00783B6A" w:rsidRDefault="00B342E9" w:rsidP="00B342E9">
      <w:pPr>
        <w:ind w:firstLine="0"/>
        <w:jc w:val="center"/>
        <w:rPr>
          <w:rPrChange w:id="28" w:author="Edu Fisica" w:date="2026-05-16T07:13:00Z">
            <w:rPr>
              <w:b/>
            </w:rPr>
          </w:rPrChange>
        </w:rPr>
        <w:pPrChange w:id="29" w:author="Edu Fisica" w:date="2026-05-16T07:13:00Z">
          <w:pPr>
            <w:jc w:val="center"/>
          </w:pPr>
        </w:pPrChange>
      </w:pPr>
    </w:p>
    <w:p w14:paraId="741D1FC0" w14:textId="77777777" w:rsidR="00B342E9" w:rsidRPr="00783B6A" w:rsidRDefault="00B342E9" w:rsidP="00B342E9">
      <w:pPr>
        <w:ind w:firstLine="0"/>
        <w:jc w:val="center"/>
        <w:rPr>
          <w:rPrChange w:id="30" w:author="Edu Fisica" w:date="2026-05-16T07:13:00Z">
            <w:rPr>
              <w:b/>
            </w:rPr>
          </w:rPrChange>
        </w:rPr>
        <w:pPrChange w:id="31" w:author="Edu Fisica" w:date="2026-05-16T07:13:00Z">
          <w:pPr>
            <w:jc w:val="center"/>
          </w:pPr>
        </w:pPrChange>
      </w:pPr>
    </w:p>
    <w:p w14:paraId="1C5811A6" w14:textId="77777777" w:rsidR="00B342E9" w:rsidRPr="00783B6A" w:rsidRDefault="00B342E9" w:rsidP="00B342E9">
      <w:pPr>
        <w:ind w:firstLine="0"/>
        <w:jc w:val="center"/>
        <w:rPr>
          <w:rPrChange w:id="32" w:author="Edu Fisica" w:date="2026-05-16T07:13:00Z">
            <w:rPr>
              <w:b/>
            </w:rPr>
          </w:rPrChange>
        </w:rPr>
        <w:pPrChange w:id="33" w:author="Edu Fisica" w:date="2026-05-16T07:13:00Z">
          <w:pPr>
            <w:jc w:val="center"/>
          </w:pPr>
        </w:pPrChange>
      </w:pPr>
    </w:p>
    <w:p w14:paraId="79A9C6EC" w14:textId="77777777" w:rsidR="00B342E9" w:rsidRPr="00783B6A" w:rsidRDefault="00B342E9" w:rsidP="00B342E9">
      <w:pPr>
        <w:ind w:firstLine="0"/>
        <w:jc w:val="center"/>
        <w:rPr>
          <w:rPrChange w:id="34" w:author="Edu Fisica" w:date="2026-05-16T07:13:00Z">
            <w:rPr>
              <w:b/>
            </w:rPr>
          </w:rPrChange>
        </w:rPr>
        <w:pPrChange w:id="35" w:author="Edu Fisica" w:date="2026-05-16T07:13:00Z">
          <w:pPr>
            <w:jc w:val="center"/>
          </w:pPr>
        </w:pPrChange>
      </w:pPr>
    </w:p>
    <w:p w14:paraId="01413FBA" w14:textId="77777777" w:rsidR="00B342E9" w:rsidRPr="00783B6A" w:rsidRDefault="00B342E9" w:rsidP="00B342E9">
      <w:pPr>
        <w:ind w:firstLine="0"/>
        <w:jc w:val="center"/>
        <w:rPr>
          <w:rPrChange w:id="36" w:author="Edu Fisica" w:date="2026-05-16T07:13:00Z">
            <w:rPr>
              <w:b/>
            </w:rPr>
          </w:rPrChange>
        </w:rPr>
        <w:pPrChange w:id="37" w:author="Edu Fisica" w:date="2026-05-16T07:13:00Z">
          <w:pPr>
            <w:jc w:val="center"/>
          </w:pPr>
        </w:pPrChange>
      </w:pPr>
    </w:p>
    <w:p w14:paraId="3F367CF1" w14:textId="77777777" w:rsidR="00B342E9" w:rsidRPr="00783B6A" w:rsidRDefault="00B342E9" w:rsidP="00B342E9">
      <w:pPr>
        <w:ind w:firstLine="0"/>
        <w:jc w:val="center"/>
        <w:rPr>
          <w:rPrChange w:id="38" w:author="Edu Fisica" w:date="2026-05-16T07:13:00Z">
            <w:rPr>
              <w:b/>
            </w:rPr>
          </w:rPrChange>
        </w:rPr>
        <w:pPrChange w:id="39" w:author="Edu Fisica" w:date="2026-05-16T07:13:00Z">
          <w:pPr>
            <w:jc w:val="center"/>
          </w:pPr>
        </w:pPrChange>
      </w:pPr>
    </w:p>
    <w:p w14:paraId="2863F023" w14:textId="5EAB6D91" w:rsidR="00B342E9" w:rsidRPr="00783B6A" w:rsidRDefault="00B342E9" w:rsidP="00B342E9">
      <w:pPr>
        <w:ind w:firstLine="0"/>
        <w:jc w:val="center"/>
        <w:rPr>
          <w:rPrChange w:id="40" w:author="Edu Fisica" w:date="2026-05-16T07:13:00Z">
            <w:rPr>
              <w:b/>
            </w:rPr>
          </w:rPrChange>
        </w:rPr>
        <w:pPrChange w:id="41" w:author="Edu Fisica" w:date="2026-05-16T07:13:00Z">
          <w:pPr>
            <w:jc w:val="center"/>
          </w:pPr>
        </w:pPrChange>
      </w:pPr>
      <w:r w:rsidRPr="00783B6A">
        <w:rPr>
          <w:rPrChange w:id="42" w:author="Edu Fisica" w:date="2026-05-16T07:13:00Z">
            <w:rPr>
              <w:b/>
            </w:rPr>
          </w:rPrChange>
        </w:rPr>
        <w:t xml:space="preserve">Universidad </w:t>
      </w:r>
      <w:del w:id="43" w:author="Edu Fisica" w:date="2026-05-16T07:13:00Z">
        <w:r w:rsidR="00C22C8C" w:rsidRPr="00FF4F12">
          <w:rPr>
            <w:rFonts w:eastAsia="Times New Roman" w:cs="Times New Roman"/>
            <w:b/>
            <w:bCs/>
            <w:szCs w:val="24"/>
          </w:rPr>
          <w:delText>De</w:delText>
        </w:r>
      </w:del>
      <w:ins w:id="44" w:author="Edu Fisica" w:date="2026-05-16T07:13:00Z">
        <w:r w:rsidRPr="00783B6A">
          <w:t>de</w:t>
        </w:r>
      </w:ins>
      <w:r w:rsidRPr="00783B6A">
        <w:rPr>
          <w:rPrChange w:id="45" w:author="Edu Fisica" w:date="2026-05-16T07:13:00Z">
            <w:rPr>
              <w:b/>
            </w:rPr>
          </w:rPrChange>
        </w:rPr>
        <w:t xml:space="preserve"> Nariño </w:t>
      </w:r>
      <w:del w:id="46" w:author="Edu Fisica" w:date="2026-05-16T07:13:00Z">
        <w:r w:rsidR="00C22C8C" w:rsidRPr="00FF4F12">
          <w:rPr>
            <w:rFonts w:eastAsia="Times New Roman" w:cs="Times New Roman"/>
            <w:b/>
            <w:bCs/>
            <w:szCs w:val="24"/>
          </w:rPr>
          <w:delText>Sede Panamericana</w:delText>
        </w:r>
      </w:del>
      <w:ins w:id="47" w:author="Edu Fisica" w:date="2026-05-16T07:13:00Z">
        <w:r>
          <w:t>VIIS Vicerrectoría de Investigación e Interacción Social</w:t>
        </w:r>
      </w:ins>
    </w:p>
    <w:p w14:paraId="1D0031B4" w14:textId="77777777" w:rsidR="00B342E9" w:rsidRPr="00783B6A" w:rsidRDefault="00B342E9" w:rsidP="00B342E9">
      <w:pPr>
        <w:ind w:firstLine="0"/>
        <w:jc w:val="center"/>
        <w:rPr>
          <w:rPrChange w:id="48" w:author="Edu Fisica" w:date="2026-05-16T07:13:00Z">
            <w:rPr>
              <w:b/>
            </w:rPr>
          </w:rPrChange>
        </w:rPr>
        <w:pPrChange w:id="49" w:author="Edu Fisica" w:date="2026-05-16T07:13:00Z">
          <w:pPr>
            <w:jc w:val="center"/>
          </w:pPr>
        </w:pPrChange>
      </w:pPr>
      <w:r w:rsidRPr="00783B6A">
        <w:rPr>
          <w:rPrChange w:id="50" w:author="Edu Fisica" w:date="2026-05-16T07:13:00Z">
            <w:rPr>
              <w:b/>
            </w:rPr>
          </w:rPrChange>
        </w:rPr>
        <w:t>Facultad de Educación</w:t>
      </w:r>
      <w:ins w:id="51" w:author="Edu Fisica" w:date="2026-05-16T07:13:00Z">
        <w:r w:rsidRPr="00783B6A">
          <w:t xml:space="preserve"> </w:t>
        </w:r>
      </w:ins>
    </w:p>
    <w:p w14:paraId="2B7F88B4" w14:textId="77777777" w:rsidR="00B342E9" w:rsidRPr="00783B6A" w:rsidRDefault="00B342E9" w:rsidP="00B342E9">
      <w:pPr>
        <w:ind w:firstLine="0"/>
        <w:jc w:val="center"/>
        <w:rPr>
          <w:rPrChange w:id="52" w:author="Edu Fisica" w:date="2026-05-16T07:13:00Z">
            <w:rPr>
              <w:b/>
            </w:rPr>
          </w:rPrChange>
        </w:rPr>
        <w:pPrChange w:id="53" w:author="Edu Fisica" w:date="2026-05-16T07:13:00Z">
          <w:pPr>
            <w:jc w:val="center"/>
          </w:pPr>
        </w:pPrChange>
      </w:pPr>
      <w:r w:rsidRPr="00783B6A">
        <w:rPr>
          <w:rPrChange w:id="54" w:author="Edu Fisica" w:date="2026-05-16T07:13:00Z">
            <w:rPr>
              <w:b/>
            </w:rPr>
          </w:rPrChange>
        </w:rPr>
        <w:t>Maestría en Educación</w:t>
      </w:r>
    </w:p>
    <w:p w14:paraId="56AC31B6" w14:textId="719729EA" w:rsidR="00B342E9" w:rsidRDefault="00B342E9" w:rsidP="00B342E9">
      <w:pPr>
        <w:ind w:firstLine="0"/>
        <w:jc w:val="center"/>
        <w:rPr>
          <w:rPrChange w:id="55" w:author="Edu Fisica" w:date="2026-05-16T07:13:00Z">
            <w:rPr>
              <w:b/>
            </w:rPr>
          </w:rPrChange>
        </w:rPr>
        <w:pPrChange w:id="56" w:author="Edu Fisica" w:date="2026-05-16T07:13:00Z">
          <w:pPr>
            <w:jc w:val="center"/>
          </w:pPr>
        </w:pPrChange>
      </w:pPr>
      <w:r>
        <w:rPr>
          <w:rPrChange w:id="57" w:author="Edu Fisica" w:date="2026-05-16T07:13:00Z">
            <w:rPr>
              <w:b/>
            </w:rPr>
          </w:rPrChange>
        </w:rPr>
        <w:t xml:space="preserve">San Juan </w:t>
      </w:r>
      <w:del w:id="58" w:author="Edu Fisica" w:date="2026-05-16T07:13:00Z">
        <w:r w:rsidR="00C22C8C" w:rsidRPr="00FF4F12">
          <w:rPr>
            <w:rFonts w:eastAsia="Times New Roman" w:cs="Times New Roman"/>
            <w:b/>
            <w:bCs/>
            <w:szCs w:val="24"/>
          </w:rPr>
          <w:delText>De</w:delText>
        </w:r>
      </w:del>
      <w:ins w:id="59" w:author="Edu Fisica" w:date="2026-05-16T07:13:00Z">
        <w:r>
          <w:t>de</w:t>
        </w:r>
      </w:ins>
      <w:r>
        <w:rPr>
          <w:rPrChange w:id="60" w:author="Edu Fisica" w:date="2026-05-16T07:13:00Z">
            <w:rPr>
              <w:b/>
            </w:rPr>
          </w:rPrChange>
        </w:rPr>
        <w:t xml:space="preserve"> Pasto</w:t>
      </w:r>
    </w:p>
    <w:p w14:paraId="4F2FF8D5" w14:textId="77777777" w:rsidR="00494386" w:rsidRPr="00FF4F12" w:rsidRDefault="00A74F1B" w:rsidP="000713FF">
      <w:pPr>
        <w:jc w:val="center"/>
        <w:rPr>
          <w:del w:id="61" w:author="Edu Fisica" w:date="2026-05-16T07:13:00Z"/>
          <w:rFonts w:eastAsia="Times New Roman" w:cs="Times New Roman"/>
          <w:szCs w:val="24"/>
        </w:rPr>
      </w:pPr>
      <w:del w:id="62" w:author="Edu Fisica" w:date="2026-05-16T07:13:00Z">
        <w:r w:rsidRPr="00FF4F12">
          <w:rPr>
            <w:rFonts w:eastAsia="Times New Roman" w:cs="Times New Roman"/>
            <w:b/>
            <w:bCs/>
            <w:szCs w:val="24"/>
          </w:rPr>
          <w:delText>2025</w:delText>
        </w:r>
        <w:r w:rsidRPr="00FF4F12">
          <w:rPr>
            <w:rFonts w:cs="Times New Roman"/>
            <w:szCs w:val="24"/>
          </w:rPr>
          <w:br w:type="page"/>
        </w:r>
      </w:del>
    </w:p>
    <w:p w14:paraId="26FC0888" w14:textId="77777777" w:rsidR="00B342E9" w:rsidRPr="00783B6A" w:rsidRDefault="00B342E9" w:rsidP="00B342E9">
      <w:pPr>
        <w:ind w:firstLine="0"/>
        <w:jc w:val="center"/>
        <w:rPr>
          <w:ins w:id="63" w:author="Edu Fisica" w:date="2026-05-16T07:13:00Z"/>
        </w:rPr>
      </w:pPr>
      <w:ins w:id="64" w:author="Edu Fisica" w:date="2026-05-16T07:13:00Z">
        <w:r>
          <w:t xml:space="preserve">2026 </w:t>
        </w:r>
      </w:ins>
    </w:p>
    <w:p w14:paraId="2DE01516" w14:textId="77777777" w:rsidR="00B342E9" w:rsidRPr="00783B6A" w:rsidRDefault="00B342E9" w:rsidP="00B342E9">
      <w:pPr>
        <w:ind w:firstLine="0"/>
        <w:jc w:val="center"/>
        <w:rPr>
          <w:rPrChange w:id="65" w:author="Edu Fisica" w:date="2026-05-16T07:13:00Z">
            <w:rPr>
              <w:b/>
            </w:rPr>
          </w:rPrChange>
        </w:rPr>
      </w:pPr>
      <w:r w:rsidRPr="00783B6A">
        <w:rPr>
          <w:rPrChange w:id="66" w:author="Edu Fisica" w:date="2026-05-16T07:13:00Z">
            <w:rPr>
              <w:b/>
              <w:color w:val="000000"/>
            </w:rPr>
          </w:rPrChange>
        </w:rPr>
        <w:t>Educar para la paz y la convivencia a través de estrategias didácticas con estudiantes del grado sexto uno en la Institución Educativa José Antonio Galán</w:t>
      </w:r>
      <w:r w:rsidRPr="00783B6A">
        <w:rPr>
          <w:rPrChange w:id="67" w:author="Edu Fisica" w:date="2026-05-16T07:13:00Z">
            <w:rPr>
              <w:b/>
            </w:rPr>
          </w:rPrChange>
        </w:rPr>
        <w:t>.</w:t>
      </w:r>
    </w:p>
    <w:p w14:paraId="0895B201" w14:textId="77777777" w:rsidR="00B342E9" w:rsidRDefault="00B342E9" w:rsidP="00B342E9">
      <w:pPr>
        <w:ind w:left="720"/>
        <w:jc w:val="center"/>
        <w:rPr>
          <w:rPrChange w:id="68" w:author="Edu Fisica" w:date="2026-05-16T07:13:00Z">
            <w:rPr>
              <w:b/>
            </w:rPr>
          </w:rPrChange>
        </w:rPr>
      </w:pPr>
    </w:p>
    <w:p w14:paraId="71DA8F00" w14:textId="77777777" w:rsidR="00B342E9" w:rsidRPr="00783B6A" w:rsidRDefault="00B342E9" w:rsidP="00B342E9">
      <w:pPr>
        <w:ind w:left="720"/>
        <w:jc w:val="center"/>
        <w:rPr>
          <w:rPrChange w:id="69" w:author="Edu Fisica" w:date="2026-05-16T07:13:00Z">
            <w:rPr>
              <w:b/>
            </w:rPr>
          </w:rPrChange>
        </w:rPr>
      </w:pPr>
    </w:p>
    <w:p w14:paraId="68ACED81" w14:textId="77777777" w:rsidR="00B342E9" w:rsidRPr="00783B6A" w:rsidRDefault="00B342E9" w:rsidP="00B342E9">
      <w:pPr>
        <w:ind w:left="720"/>
        <w:jc w:val="center"/>
        <w:rPr>
          <w:rPrChange w:id="70" w:author="Edu Fisica" w:date="2026-05-16T07:13:00Z">
            <w:rPr>
              <w:b/>
              <w:color w:val="FF0000"/>
            </w:rPr>
          </w:rPrChange>
        </w:rPr>
        <w:pPrChange w:id="71" w:author="Edu Fisica" w:date="2026-05-16T07:13:00Z">
          <w:pPr>
            <w:jc w:val="center"/>
          </w:pPr>
        </w:pPrChange>
      </w:pPr>
    </w:p>
    <w:p w14:paraId="7E69E2E9" w14:textId="77777777" w:rsidR="002E1F24" w:rsidRPr="00FF4F12" w:rsidRDefault="002E1F24" w:rsidP="000713FF">
      <w:pPr>
        <w:jc w:val="center"/>
        <w:rPr>
          <w:del w:id="72" w:author="Edu Fisica" w:date="2026-05-16T07:13:00Z"/>
          <w:rFonts w:eastAsia="Times New Roman" w:cs="Times New Roman"/>
          <w:b/>
          <w:bCs/>
          <w:color w:val="FF0000"/>
          <w:szCs w:val="24"/>
        </w:rPr>
      </w:pPr>
    </w:p>
    <w:p w14:paraId="3F32F530" w14:textId="77777777" w:rsidR="002E1F24" w:rsidRPr="00FF4F12" w:rsidRDefault="002E1F24" w:rsidP="000713FF">
      <w:pPr>
        <w:jc w:val="center"/>
        <w:rPr>
          <w:del w:id="73" w:author="Edu Fisica" w:date="2026-05-16T07:13:00Z"/>
          <w:rFonts w:eastAsia="Times New Roman" w:cs="Times New Roman"/>
          <w:b/>
          <w:bCs/>
          <w:color w:val="FF0000"/>
          <w:szCs w:val="24"/>
        </w:rPr>
      </w:pPr>
    </w:p>
    <w:p w14:paraId="4D206D77" w14:textId="77777777" w:rsidR="00B342E9" w:rsidRPr="00783B6A" w:rsidRDefault="00B342E9" w:rsidP="00B342E9">
      <w:pPr>
        <w:ind w:firstLine="0"/>
        <w:jc w:val="center"/>
        <w:rPr>
          <w:ins w:id="74" w:author="Edu Fisica" w:date="2026-05-16T07:13:00Z"/>
        </w:rPr>
      </w:pPr>
      <w:ins w:id="75" w:author="Edu Fisica" w:date="2026-05-16T07:13:00Z">
        <w:r w:rsidRPr="00783B6A">
          <w:t>Autoras:</w:t>
        </w:r>
      </w:ins>
    </w:p>
    <w:p w14:paraId="701454E1" w14:textId="77777777" w:rsidR="00B342E9" w:rsidRPr="00783B6A" w:rsidRDefault="00B342E9" w:rsidP="00B342E9">
      <w:pPr>
        <w:ind w:firstLine="0"/>
        <w:jc w:val="center"/>
        <w:rPr>
          <w:rPrChange w:id="76" w:author="Edu Fisica" w:date="2026-05-16T07:13:00Z">
            <w:rPr>
              <w:b/>
            </w:rPr>
          </w:rPrChange>
        </w:rPr>
        <w:pPrChange w:id="77" w:author="Edu Fisica" w:date="2026-05-16T07:13:00Z">
          <w:pPr>
            <w:jc w:val="center"/>
          </w:pPr>
        </w:pPrChange>
      </w:pPr>
      <w:r w:rsidRPr="00783B6A">
        <w:rPr>
          <w:rPrChange w:id="78" w:author="Edu Fisica" w:date="2026-05-16T07:13:00Z">
            <w:rPr>
              <w:b/>
            </w:rPr>
          </w:rPrChange>
        </w:rPr>
        <w:t>Gladys del Carmen Bacca Santacruz</w:t>
      </w:r>
    </w:p>
    <w:p w14:paraId="57093618" w14:textId="77777777" w:rsidR="00B342E9" w:rsidRPr="00783B6A" w:rsidRDefault="00B342E9" w:rsidP="00B342E9">
      <w:pPr>
        <w:ind w:firstLine="0"/>
        <w:jc w:val="center"/>
        <w:rPr>
          <w:rPrChange w:id="79" w:author="Edu Fisica" w:date="2026-05-16T07:13:00Z">
            <w:rPr>
              <w:b/>
            </w:rPr>
          </w:rPrChange>
        </w:rPr>
        <w:pPrChange w:id="80" w:author="Edu Fisica" w:date="2026-05-16T07:13:00Z">
          <w:pPr>
            <w:jc w:val="center"/>
          </w:pPr>
        </w:pPrChange>
      </w:pPr>
      <w:r w:rsidRPr="00783B6A">
        <w:rPr>
          <w:rPrChange w:id="81" w:author="Edu Fisica" w:date="2026-05-16T07:13:00Z">
            <w:rPr>
              <w:b/>
            </w:rPr>
          </w:rPrChange>
        </w:rPr>
        <w:t xml:space="preserve">Tania Carolina </w:t>
      </w:r>
      <w:proofErr w:type="spellStart"/>
      <w:r w:rsidRPr="00783B6A">
        <w:rPr>
          <w:rPrChange w:id="82" w:author="Edu Fisica" w:date="2026-05-16T07:13:00Z">
            <w:rPr>
              <w:b/>
            </w:rPr>
          </w:rPrChange>
        </w:rPr>
        <w:t>Gustin</w:t>
      </w:r>
      <w:proofErr w:type="spellEnd"/>
      <w:r w:rsidRPr="00783B6A">
        <w:rPr>
          <w:rPrChange w:id="83" w:author="Edu Fisica" w:date="2026-05-16T07:13:00Z">
            <w:rPr>
              <w:b/>
            </w:rPr>
          </w:rPrChange>
        </w:rPr>
        <w:t xml:space="preserve"> Guerrero</w:t>
      </w:r>
    </w:p>
    <w:p w14:paraId="176D2863" w14:textId="77777777" w:rsidR="00B342E9" w:rsidRDefault="00B342E9" w:rsidP="00B342E9">
      <w:pPr>
        <w:ind w:firstLine="0"/>
        <w:rPr>
          <w:rPrChange w:id="84" w:author="Edu Fisica" w:date="2026-05-16T07:13:00Z">
            <w:rPr>
              <w:b/>
            </w:rPr>
          </w:rPrChange>
        </w:rPr>
        <w:pPrChange w:id="85" w:author="Edu Fisica" w:date="2026-05-16T07:13:00Z">
          <w:pPr>
            <w:jc w:val="center"/>
          </w:pPr>
        </w:pPrChange>
      </w:pPr>
    </w:p>
    <w:p w14:paraId="51B3267F" w14:textId="77777777" w:rsidR="00B342E9" w:rsidRPr="00783B6A" w:rsidRDefault="00B342E9" w:rsidP="00B342E9">
      <w:pPr>
        <w:ind w:firstLine="0"/>
        <w:rPr>
          <w:rPrChange w:id="86" w:author="Edu Fisica" w:date="2026-05-16T07:13:00Z">
            <w:rPr>
              <w:b/>
            </w:rPr>
          </w:rPrChange>
        </w:rPr>
        <w:pPrChange w:id="87" w:author="Edu Fisica" w:date="2026-05-16T07:13:00Z">
          <w:pPr>
            <w:jc w:val="center"/>
          </w:pPr>
        </w:pPrChange>
      </w:pPr>
    </w:p>
    <w:p w14:paraId="20F505AF" w14:textId="77777777" w:rsidR="002330A4" w:rsidRPr="00FF4F12" w:rsidRDefault="002330A4" w:rsidP="000713FF">
      <w:pPr>
        <w:jc w:val="center"/>
        <w:rPr>
          <w:del w:id="88" w:author="Edu Fisica" w:date="2026-05-16T07:13:00Z"/>
          <w:rFonts w:eastAsia="Times New Roman" w:cs="Times New Roman"/>
          <w:b/>
          <w:bCs/>
          <w:szCs w:val="24"/>
        </w:rPr>
      </w:pPr>
    </w:p>
    <w:p w14:paraId="72E7DCD8" w14:textId="77777777" w:rsidR="006E15F4" w:rsidRPr="00FF4F12" w:rsidRDefault="006E15F4" w:rsidP="000713FF">
      <w:pPr>
        <w:jc w:val="center"/>
        <w:rPr>
          <w:del w:id="89" w:author="Edu Fisica" w:date="2026-05-16T07:13:00Z"/>
          <w:rFonts w:eastAsia="Times New Roman" w:cs="Times New Roman"/>
          <w:b/>
          <w:bCs/>
          <w:szCs w:val="24"/>
        </w:rPr>
      </w:pPr>
    </w:p>
    <w:p w14:paraId="60D8A961" w14:textId="77777777" w:rsidR="00B342E9" w:rsidRPr="00783B6A" w:rsidRDefault="00B342E9" w:rsidP="00B342E9">
      <w:pPr>
        <w:ind w:firstLine="0"/>
        <w:jc w:val="center"/>
        <w:rPr>
          <w:ins w:id="90" w:author="Edu Fisica" w:date="2026-05-16T07:13:00Z"/>
        </w:rPr>
      </w:pPr>
      <w:r w:rsidRPr="00783B6A">
        <w:rPr>
          <w:rPrChange w:id="91" w:author="Edu Fisica" w:date="2026-05-16T07:13:00Z">
            <w:rPr>
              <w:b/>
            </w:rPr>
          </w:rPrChange>
        </w:rPr>
        <w:t xml:space="preserve">Asesor: </w:t>
      </w:r>
    </w:p>
    <w:p w14:paraId="72E6E6DF" w14:textId="77777777" w:rsidR="00B342E9" w:rsidRPr="00783B6A" w:rsidRDefault="00B342E9" w:rsidP="00B342E9">
      <w:pPr>
        <w:ind w:firstLine="0"/>
        <w:jc w:val="center"/>
        <w:rPr>
          <w:rPrChange w:id="92" w:author="Edu Fisica" w:date="2026-05-16T07:13:00Z">
            <w:rPr>
              <w:b/>
            </w:rPr>
          </w:rPrChange>
        </w:rPr>
        <w:pPrChange w:id="93" w:author="Edu Fisica" w:date="2026-05-16T07:13:00Z">
          <w:pPr>
            <w:jc w:val="center"/>
          </w:pPr>
        </w:pPrChange>
      </w:pPr>
      <w:r w:rsidRPr="00783B6A">
        <w:rPr>
          <w:rPrChange w:id="94" w:author="Edu Fisica" w:date="2026-05-16T07:13:00Z">
            <w:rPr>
              <w:b/>
            </w:rPr>
          </w:rPrChange>
        </w:rPr>
        <w:t>Dr. Edgar Mesa Manosalva</w:t>
      </w:r>
    </w:p>
    <w:p w14:paraId="1F33E3C9" w14:textId="77777777" w:rsidR="00B342E9" w:rsidRDefault="00B342E9" w:rsidP="00B342E9">
      <w:pPr>
        <w:jc w:val="center"/>
        <w:rPr>
          <w:rPrChange w:id="95" w:author="Edu Fisica" w:date="2026-05-16T07:13:00Z">
            <w:rPr>
              <w:b/>
            </w:rPr>
          </w:rPrChange>
        </w:rPr>
      </w:pPr>
    </w:p>
    <w:p w14:paraId="24B669B7" w14:textId="77777777" w:rsidR="00B342E9" w:rsidRPr="00783B6A" w:rsidRDefault="00B342E9" w:rsidP="00B342E9">
      <w:pPr>
        <w:jc w:val="center"/>
        <w:rPr>
          <w:rPrChange w:id="96" w:author="Edu Fisica" w:date="2026-05-16T07:13:00Z">
            <w:rPr>
              <w:b/>
            </w:rPr>
          </w:rPrChange>
        </w:rPr>
      </w:pPr>
    </w:p>
    <w:p w14:paraId="05026734" w14:textId="77777777" w:rsidR="00B342E9" w:rsidRDefault="00B342E9" w:rsidP="00B342E9">
      <w:pPr>
        <w:jc w:val="center"/>
        <w:rPr>
          <w:rPrChange w:id="97" w:author="Edu Fisica" w:date="2026-05-16T07:13:00Z">
            <w:rPr>
              <w:b/>
            </w:rPr>
          </w:rPrChange>
        </w:rPr>
      </w:pPr>
    </w:p>
    <w:p w14:paraId="483DE193" w14:textId="77777777" w:rsidR="00B342E9" w:rsidRPr="00783B6A" w:rsidRDefault="00B342E9" w:rsidP="00B342E9">
      <w:pPr>
        <w:ind w:firstLine="0"/>
        <w:jc w:val="center"/>
        <w:rPr>
          <w:ins w:id="98" w:author="Edu Fisica" w:date="2026-05-16T07:13:00Z"/>
        </w:rPr>
      </w:pPr>
      <w:ins w:id="99" w:author="Edu Fisica" w:date="2026-05-16T07:13:00Z">
        <w:r w:rsidRPr="00783B6A">
          <w:t>Tesis presentada como requisito para optar al título de Magister en Educación</w:t>
        </w:r>
      </w:ins>
    </w:p>
    <w:p w14:paraId="09039A46" w14:textId="77777777" w:rsidR="00B342E9" w:rsidRDefault="00B342E9" w:rsidP="00B342E9">
      <w:pPr>
        <w:ind w:left="720"/>
        <w:jc w:val="center"/>
        <w:rPr>
          <w:ins w:id="100" w:author="Edu Fisica" w:date="2026-05-16T07:13:00Z"/>
        </w:rPr>
      </w:pPr>
    </w:p>
    <w:p w14:paraId="6A42290C" w14:textId="77777777" w:rsidR="00B342E9" w:rsidRDefault="00B342E9" w:rsidP="00B342E9">
      <w:pPr>
        <w:ind w:firstLine="0"/>
        <w:jc w:val="center"/>
        <w:rPr>
          <w:rPrChange w:id="101" w:author="Edu Fisica" w:date="2026-05-16T07:13:00Z">
            <w:rPr>
              <w:b/>
            </w:rPr>
          </w:rPrChange>
        </w:rPr>
        <w:pPrChange w:id="102" w:author="Edu Fisica" w:date="2026-05-16T07:13:00Z">
          <w:pPr>
            <w:jc w:val="center"/>
          </w:pPr>
        </w:pPrChange>
      </w:pPr>
    </w:p>
    <w:p w14:paraId="072DA55A" w14:textId="4410353E" w:rsidR="00B342E9" w:rsidRPr="00783B6A" w:rsidRDefault="00B342E9" w:rsidP="00B342E9">
      <w:pPr>
        <w:ind w:firstLine="0"/>
        <w:jc w:val="center"/>
        <w:rPr>
          <w:rPrChange w:id="103" w:author="Edu Fisica" w:date="2026-05-16T07:13:00Z">
            <w:rPr>
              <w:b/>
            </w:rPr>
          </w:rPrChange>
        </w:rPr>
        <w:pPrChange w:id="104" w:author="Edu Fisica" w:date="2026-05-16T07:13:00Z">
          <w:pPr>
            <w:jc w:val="center"/>
          </w:pPr>
        </w:pPrChange>
      </w:pPr>
      <w:r w:rsidRPr="00783B6A">
        <w:rPr>
          <w:rPrChange w:id="105" w:author="Edu Fisica" w:date="2026-05-16T07:13:00Z">
            <w:rPr>
              <w:b/>
            </w:rPr>
          </w:rPrChange>
        </w:rPr>
        <w:t xml:space="preserve">Universidad de Nariño </w:t>
      </w:r>
      <w:del w:id="106" w:author="Edu Fisica" w:date="2026-05-16T07:13:00Z">
        <w:r w:rsidR="006E15F4" w:rsidRPr="00FF4F12">
          <w:rPr>
            <w:rFonts w:eastAsia="Times New Roman" w:cs="Times New Roman"/>
            <w:b/>
            <w:bCs/>
            <w:szCs w:val="24"/>
          </w:rPr>
          <w:delText>Sede Panamericana</w:delText>
        </w:r>
      </w:del>
      <w:ins w:id="107" w:author="Edu Fisica" w:date="2026-05-16T07:13:00Z">
        <w:r>
          <w:t>VIIS Vicerrectoría de Investigación e Interacción Social</w:t>
        </w:r>
      </w:ins>
    </w:p>
    <w:p w14:paraId="7D2D2810" w14:textId="77777777" w:rsidR="00B342E9" w:rsidRPr="00783B6A" w:rsidRDefault="00B342E9" w:rsidP="00B342E9">
      <w:pPr>
        <w:ind w:firstLine="0"/>
        <w:jc w:val="center"/>
        <w:rPr>
          <w:rPrChange w:id="108" w:author="Edu Fisica" w:date="2026-05-16T07:13:00Z">
            <w:rPr>
              <w:b/>
            </w:rPr>
          </w:rPrChange>
        </w:rPr>
        <w:pPrChange w:id="109" w:author="Edu Fisica" w:date="2026-05-16T07:13:00Z">
          <w:pPr>
            <w:jc w:val="center"/>
          </w:pPr>
        </w:pPrChange>
      </w:pPr>
      <w:r w:rsidRPr="00783B6A">
        <w:rPr>
          <w:rPrChange w:id="110" w:author="Edu Fisica" w:date="2026-05-16T07:13:00Z">
            <w:rPr>
              <w:b/>
            </w:rPr>
          </w:rPrChange>
        </w:rPr>
        <w:t>Facultad de Educación</w:t>
      </w:r>
      <w:ins w:id="111" w:author="Edu Fisica" w:date="2026-05-16T07:13:00Z">
        <w:r w:rsidRPr="00783B6A">
          <w:t xml:space="preserve"> </w:t>
        </w:r>
      </w:ins>
    </w:p>
    <w:p w14:paraId="4866DAC2" w14:textId="77777777" w:rsidR="00B342E9" w:rsidRPr="00783B6A" w:rsidRDefault="00B342E9" w:rsidP="00B342E9">
      <w:pPr>
        <w:ind w:firstLine="0"/>
        <w:jc w:val="center"/>
        <w:rPr>
          <w:rPrChange w:id="112" w:author="Edu Fisica" w:date="2026-05-16T07:13:00Z">
            <w:rPr>
              <w:b/>
            </w:rPr>
          </w:rPrChange>
        </w:rPr>
        <w:pPrChange w:id="113" w:author="Edu Fisica" w:date="2026-05-16T07:13:00Z">
          <w:pPr>
            <w:pBdr>
              <w:top w:val="nil"/>
              <w:left w:val="nil"/>
              <w:bottom w:val="nil"/>
              <w:right w:val="nil"/>
              <w:between w:val="nil"/>
            </w:pBdr>
            <w:jc w:val="center"/>
          </w:pPr>
        </w:pPrChange>
      </w:pPr>
      <w:r w:rsidRPr="00783B6A">
        <w:rPr>
          <w:rPrChange w:id="114" w:author="Edu Fisica" w:date="2026-05-16T07:13:00Z">
            <w:rPr>
              <w:b/>
            </w:rPr>
          </w:rPrChange>
        </w:rPr>
        <w:t>Maestría en Educación</w:t>
      </w:r>
    </w:p>
    <w:p w14:paraId="2CE32283" w14:textId="3CD75F38" w:rsidR="00B342E9" w:rsidRDefault="00B342E9" w:rsidP="00B342E9">
      <w:pPr>
        <w:ind w:firstLine="0"/>
        <w:jc w:val="center"/>
        <w:rPr>
          <w:rPrChange w:id="115" w:author="Edu Fisica" w:date="2026-05-16T07:13:00Z">
            <w:rPr>
              <w:b/>
            </w:rPr>
          </w:rPrChange>
        </w:rPr>
        <w:pPrChange w:id="116" w:author="Edu Fisica" w:date="2026-05-16T07:13:00Z">
          <w:pPr>
            <w:pBdr>
              <w:top w:val="nil"/>
              <w:left w:val="nil"/>
              <w:bottom w:val="nil"/>
              <w:right w:val="nil"/>
              <w:between w:val="nil"/>
            </w:pBdr>
            <w:jc w:val="center"/>
          </w:pPr>
        </w:pPrChange>
      </w:pPr>
      <w:r>
        <w:rPr>
          <w:rPrChange w:id="117" w:author="Edu Fisica" w:date="2026-05-16T07:13:00Z">
            <w:rPr>
              <w:b/>
            </w:rPr>
          </w:rPrChange>
        </w:rPr>
        <w:t xml:space="preserve">San Juan </w:t>
      </w:r>
      <w:del w:id="118" w:author="Edu Fisica" w:date="2026-05-16T07:13:00Z">
        <w:r w:rsidR="006E15F4" w:rsidRPr="00FF4F12">
          <w:rPr>
            <w:rFonts w:eastAsia="Times New Roman" w:cs="Times New Roman"/>
            <w:b/>
            <w:bCs/>
            <w:szCs w:val="24"/>
          </w:rPr>
          <w:delText>De</w:delText>
        </w:r>
      </w:del>
      <w:ins w:id="119" w:author="Edu Fisica" w:date="2026-05-16T07:13:00Z">
        <w:r>
          <w:t>de</w:t>
        </w:r>
      </w:ins>
      <w:r>
        <w:rPr>
          <w:rPrChange w:id="120" w:author="Edu Fisica" w:date="2026-05-16T07:13:00Z">
            <w:rPr>
              <w:b/>
            </w:rPr>
          </w:rPrChange>
        </w:rPr>
        <w:t xml:space="preserve"> Pasto</w:t>
      </w:r>
    </w:p>
    <w:p w14:paraId="2D6CBD10" w14:textId="77777777" w:rsidR="00494386" w:rsidRPr="00FF4F12" w:rsidRDefault="00A74F1B" w:rsidP="000713FF">
      <w:pPr>
        <w:pBdr>
          <w:top w:val="nil"/>
          <w:left w:val="nil"/>
          <w:bottom w:val="nil"/>
          <w:right w:val="nil"/>
          <w:between w:val="nil"/>
        </w:pBdr>
        <w:jc w:val="center"/>
        <w:rPr>
          <w:del w:id="121" w:author="Edu Fisica" w:date="2026-05-16T07:13:00Z"/>
          <w:rFonts w:eastAsia="Times New Roman" w:cs="Times New Roman"/>
          <w:szCs w:val="24"/>
        </w:rPr>
      </w:pPr>
      <w:del w:id="122" w:author="Edu Fisica" w:date="2026-05-16T07:13:00Z">
        <w:r w:rsidRPr="00FF4F12">
          <w:rPr>
            <w:rFonts w:eastAsia="Times New Roman" w:cs="Times New Roman"/>
            <w:b/>
            <w:bCs/>
            <w:szCs w:val="24"/>
          </w:rPr>
          <w:delText>2025</w:delText>
        </w:r>
        <w:r w:rsidRPr="00FF4F12">
          <w:rPr>
            <w:rFonts w:cs="Times New Roman"/>
            <w:szCs w:val="24"/>
          </w:rPr>
          <w:br w:type="page"/>
        </w:r>
      </w:del>
    </w:p>
    <w:p w14:paraId="20AFD3DC" w14:textId="77777777" w:rsidR="00B342E9" w:rsidRPr="00783B6A" w:rsidRDefault="00B342E9" w:rsidP="00B342E9">
      <w:pPr>
        <w:ind w:firstLine="0"/>
        <w:jc w:val="center"/>
        <w:rPr>
          <w:ins w:id="123" w:author="Edu Fisica" w:date="2026-05-16T07:13:00Z"/>
        </w:rPr>
      </w:pPr>
      <w:ins w:id="124" w:author="Edu Fisica" w:date="2026-05-16T07:13:00Z">
        <w:r>
          <w:t xml:space="preserve">2026 </w:t>
        </w:r>
      </w:ins>
    </w:p>
    <w:p w14:paraId="145F515A" w14:textId="77777777" w:rsidR="00B342E9" w:rsidRDefault="00B342E9" w:rsidP="00B342E9">
      <w:pPr>
        <w:jc w:val="center"/>
        <w:rPr>
          <w:ins w:id="125" w:author="Edu Fisica" w:date="2026-05-16T07:13:00Z"/>
          <w:b/>
          <w:bCs/>
        </w:rPr>
      </w:pPr>
      <w:ins w:id="126" w:author="Edu Fisica" w:date="2026-05-16T07:13:00Z">
        <w:r w:rsidRPr="00467305">
          <w:rPr>
            <w:b/>
            <w:bCs/>
          </w:rPr>
          <w:t xml:space="preserve">Nota de Responsabilidad </w:t>
        </w:r>
      </w:ins>
    </w:p>
    <w:p w14:paraId="27C0A68A" w14:textId="77777777" w:rsidR="00B342E9" w:rsidRDefault="00B342E9" w:rsidP="00B342E9">
      <w:pPr>
        <w:jc w:val="center"/>
        <w:rPr>
          <w:ins w:id="127" w:author="Edu Fisica" w:date="2026-05-16T07:13:00Z"/>
          <w:b/>
          <w:bCs/>
        </w:rPr>
      </w:pPr>
    </w:p>
    <w:p w14:paraId="24C1C27E" w14:textId="77777777" w:rsidR="00B342E9" w:rsidRDefault="00B342E9" w:rsidP="00B342E9">
      <w:pPr>
        <w:jc w:val="both"/>
        <w:rPr>
          <w:ins w:id="128" w:author="Edu Fisica" w:date="2026-05-16T07:13:00Z"/>
        </w:rPr>
      </w:pPr>
      <w:ins w:id="129" w:author="Edu Fisica" w:date="2026-05-16T07:13:00Z">
        <w:r>
          <w:t>“las ideas y conclusiones aportadas en este trabajo de grado son responsabilidad exclusiva de sus autoras”.</w:t>
        </w:r>
      </w:ins>
    </w:p>
    <w:p w14:paraId="384F24C1" w14:textId="77777777" w:rsidR="00B342E9" w:rsidRPr="00467305" w:rsidRDefault="00B342E9" w:rsidP="00B342E9">
      <w:pPr>
        <w:jc w:val="both"/>
        <w:rPr>
          <w:ins w:id="130" w:author="Edu Fisica" w:date="2026-05-16T07:13:00Z"/>
          <w:b/>
          <w:bCs/>
        </w:rPr>
      </w:pPr>
      <w:proofErr w:type="spellStart"/>
      <w:ins w:id="131" w:author="Edu Fisica" w:date="2026-05-16T07:13:00Z">
        <w:r>
          <w:t>Articulo</w:t>
        </w:r>
        <w:proofErr w:type="spellEnd"/>
        <w:r>
          <w:t xml:space="preserve"> 1° del acuerdo N 324 de octubre 11 de 1966 emanado del Honorable Consejo Directivo de la Universidad de Nariño.</w:t>
        </w:r>
        <w:r w:rsidRPr="00467305">
          <w:rPr>
            <w:b/>
            <w:bCs/>
          </w:rPr>
          <w:br w:type="page"/>
        </w:r>
      </w:ins>
    </w:p>
    <w:p w14:paraId="4F41D6CE" w14:textId="77777777" w:rsidR="00B342E9" w:rsidRPr="00783B6A" w:rsidRDefault="00B342E9" w:rsidP="00B342E9">
      <w:pPr>
        <w:jc w:val="center"/>
        <w:rPr>
          <w:ins w:id="132" w:author="Edu Fisica" w:date="2026-05-16T07:13:00Z"/>
        </w:rPr>
      </w:pPr>
    </w:p>
    <w:p w14:paraId="2BDA7CBF" w14:textId="77777777" w:rsidR="00B342E9" w:rsidRDefault="00B342E9" w:rsidP="00B342E9">
      <w:pPr>
        <w:pBdr>
          <w:top w:val="nil"/>
          <w:left w:val="nil"/>
          <w:bottom w:val="nil"/>
          <w:right w:val="nil"/>
          <w:between w:val="nil"/>
        </w:pBdr>
        <w:ind w:left="5760"/>
        <w:rPr>
          <w:ins w:id="133" w:author="Edu Fisica" w:date="2026-05-16T07:13:00Z"/>
        </w:rPr>
      </w:pPr>
      <w:ins w:id="134" w:author="Edu Fisica" w:date="2026-05-16T07:13:00Z">
        <w:r>
          <w:t>Nota de Aceptación</w:t>
        </w:r>
      </w:ins>
    </w:p>
    <w:p w14:paraId="77F0720A" w14:textId="77777777" w:rsidR="00B342E9" w:rsidRDefault="00B342E9" w:rsidP="00B342E9">
      <w:pPr>
        <w:pBdr>
          <w:top w:val="nil"/>
          <w:left w:val="nil"/>
          <w:bottom w:val="nil"/>
          <w:right w:val="nil"/>
          <w:between w:val="nil"/>
        </w:pBdr>
        <w:ind w:left="6480" w:firstLine="0"/>
        <w:rPr>
          <w:ins w:id="135" w:author="Edu Fisica" w:date="2026-05-16T07:13:00Z"/>
        </w:rPr>
      </w:pPr>
      <w:ins w:id="136" w:author="Edu Fisica" w:date="2026-05-16T07:13:00Z">
        <w:r>
          <w:t>Fecha de sustentación:</w:t>
        </w:r>
      </w:ins>
    </w:p>
    <w:p w14:paraId="5E53F4D9" w14:textId="77777777" w:rsidR="00B342E9" w:rsidRDefault="00B342E9" w:rsidP="00B342E9">
      <w:pPr>
        <w:pBdr>
          <w:top w:val="nil"/>
          <w:left w:val="nil"/>
          <w:bottom w:val="nil"/>
          <w:right w:val="nil"/>
          <w:between w:val="nil"/>
        </w:pBdr>
        <w:ind w:left="5760"/>
        <w:rPr>
          <w:ins w:id="137" w:author="Edu Fisica" w:date="2026-05-16T07:13:00Z"/>
        </w:rPr>
      </w:pPr>
      <w:ins w:id="138" w:author="Edu Fisica" w:date="2026-05-16T07:13:00Z">
        <w:r>
          <w:t xml:space="preserve">Puntaje: </w:t>
        </w:r>
      </w:ins>
    </w:p>
    <w:p w14:paraId="55E5158D" w14:textId="77777777" w:rsidR="00B342E9" w:rsidRDefault="00B342E9" w:rsidP="00B342E9">
      <w:pPr>
        <w:pBdr>
          <w:top w:val="nil"/>
          <w:left w:val="nil"/>
          <w:bottom w:val="nil"/>
          <w:right w:val="nil"/>
          <w:between w:val="nil"/>
        </w:pBdr>
        <w:jc w:val="right"/>
        <w:rPr>
          <w:ins w:id="139" w:author="Edu Fisica" w:date="2026-05-16T07:13:00Z"/>
        </w:rPr>
      </w:pPr>
      <w:ins w:id="140" w:author="Edu Fisica" w:date="2026-05-16T07:13:00Z">
        <w:r>
          <w:t>_______________________</w:t>
        </w:r>
      </w:ins>
    </w:p>
    <w:p w14:paraId="5078B191" w14:textId="77777777" w:rsidR="00B342E9" w:rsidRDefault="00B342E9" w:rsidP="00B342E9">
      <w:pPr>
        <w:pBdr>
          <w:top w:val="nil"/>
          <w:left w:val="nil"/>
          <w:bottom w:val="nil"/>
          <w:right w:val="nil"/>
          <w:between w:val="nil"/>
        </w:pBdr>
        <w:jc w:val="right"/>
        <w:rPr>
          <w:ins w:id="141" w:author="Edu Fisica" w:date="2026-05-16T07:13:00Z"/>
        </w:rPr>
      </w:pPr>
      <w:ins w:id="142" w:author="Edu Fisica" w:date="2026-05-16T07:13:00Z">
        <w:r>
          <w:t>_______________________</w:t>
        </w:r>
      </w:ins>
    </w:p>
    <w:p w14:paraId="4140DE5E" w14:textId="77777777" w:rsidR="00B342E9" w:rsidRDefault="00B342E9" w:rsidP="00B342E9">
      <w:pPr>
        <w:pBdr>
          <w:top w:val="nil"/>
          <w:left w:val="nil"/>
          <w:bottom w:val="nil"/>
          <w:right w:val="nil"/>
          <w:between w:val="nil"/>
        </w:pBdr>
        <w:jc w:val="right"/>
        <w:rPr>
          <w:ins w:id="143" w:author="Edu Fisica" w:date="2026-05-16T07:13:00Z"/>
        </w:rPr>
      </w:pPr>
      <w:ins w:id="144" w:author="Edu Fisica" w:date="2026-05-16T07:13:00Z">
        <w:r>
          <w:t>_______________________</w:t>
        </w:r>
      </w:ins>
    </w:p>
    <w:p w14:paraId="709F9C0E" w14:textId="77777777" w:rsidR="00B342E9" w:rsidRDefault="00B342E9" w:rsidP="00B342E9">
      <w:pPr>
        <w:pBdr>
          <w:top w:val="nil"/>
          <w:left w:val="nil"/>
          <w:bottom w:val="nil"/>
          <w:right w:val="nil"/>
          <w:between w:val="nil"/>
        </w:pBdr>
        <w:jc w:val="right"/>
        <w:rPr>
          <w:ins w:id="145" w:author="Edu Fisica" w:date="2026-05-16T07:13:00Z"/>
        </w:rPr>
      </w:pPr>
      <w:ins w:id="146" w:author="Edu Fisica" w:date="2026-05-16T07:13:00Z">
        <w:r>
          <w:t>_______________________</w:t>
        </w:r>
      </w:ins>
    </w:p>
    <w:p w14:paraId="3632B21C" w14:textId="77777777" w:rsidR="00B342E9" w:rsidRDefault="00B342E9" w:rsidP="00B342E9">
      <w:pPr>
        <w:pBdr>
          <w:top w:val="nil"/>
          <w:left w:val="nil"/>
          <w:bottom w:val="nil"/>
          <w:right w:val="nil"/>
          <w:between w:val="nil"/>
        </w:pBdr>
        <w:jc w:val="right"/>
        <w:rPr>
          <w:ins w:id="147" w:author="Edu Fisica" w:date="2026-05-16T07:13:00Z"/>
        </w:rPr>
      </w:pPr>
      <w:ins w:id="148" w:author="Edu Fisica" w:date="2026-05-16T07:13:00Z">
        <w:r>
          <w:t>_______________________</w:t>
        </w:r>
      </w:ins>
    </w:p>
    <w:p w14:paraId="51E79ABC" w14:textId="77777777" w:rsidR="00B342E9" w:rsidRDefault="00B342E9" w:rsidP="00B342E9">
      <w:pPr>
        <w:pBdr>
          <w:top w:val="nil"/>
          <w:left w:val="nil"/>
          <w:bottom w:val="nil"/>
          <w:right w:val="nil"/>
          <w:between w:val="nil"/>
        </w:pBdr>
        <w:jc w:val="right"/>
        <w:rPr>
          <w:ins w:id="149" w:author="Edu Fisica" w:date="2026-05-16T07:13:00Z"/>
        </w:rPr>
      </w:pPr>
      <w:ins w:id="150" w:author="Edu Fisica" w:date="2026-05-16T07:13:00Z">
        <w:r>
          <w:t>_______________________</w:t>
        </w:r>
      </w:ins>
    </w:p>
    <w:p w14:paraId="3D2811D6" w14:textId="77777777" w:rsidR="00B342E9" w:rsidRDefault="00B342E9" w:rsidP="00B342E9">
      <w:pPr>
        <w:pBdr>
          <w:top w:val="nil"/>
          <w:left w:val="nil"/>
          <w:bottom w:val="nil"/>
          <w:right w:val="nil"/>
          <w:between w:val="nil"/>
        </w:pBdr>
        <w:jc w:val="right"/>
        <w:rPr>
          <w:ins w:id="151" w:author="Edu Fisica" w:date="2026-05-16T07:13:00Z"/>
        </w:rPr>
      </w:pPr>
      <w:ins w:id="152" w:author="Edu Fisica" w:date="2026-05-16T07:13:00Z">
        <w:r>
          <w:t>_______________________</w:t>
        </w:r>
      </w:ins>
    </w:p>
    <w:p w14:paraId="45411C07" w14:textId="77777777" w:rsidR="00B342E9" w:rsidRDefault="00B342E9" w:rsidP="00B342E9">
      <w:pPr>
        <w:pBdr>
          <w:top w:val="nil"/>
          <w:left w:val="nil"/>
          <w:bottom w:val="nil"/>
          <w:right w:val="nil"/>
          <w:between w:val="nil"/>
        </w:pBdr>
        <w:jc w:val="right"/>
        <w:rPr>
          <w:ins w:id="153" w:author="Edu Fisica" w:date="2026-05-16T07:13:00Z"/>
        </w:rPr>
      </w:pPr>
    </w:p>
    <w:p w14:paraId="6DDD17D9" w14:textId="77777777" w:rsidR="00B342E9" w:rsidRDefault="00B342E9" w:rsidP="00B342E9">
      <w:pPr>
        <w:pBdr>
          <w:top w:val="nil"/>
          <w:left w:val="nil"/>
          <w:bottom w:val="nil"/>
          <w:right w:val="nil"/>
          <w:between w:val="nil"/>
        </w:pBdr>
        <w:ind w:left="4320"/>
        <w:jc w:val="center"/>
        <w:rPr>
          <w:ins w:id="154" w:author="Edu Fisica" w:date="2026-05-16T07:13:00Z"/>
        </w:rPr>
      </w:pPr>
      <w:ins w:id="155" w:author="Edu Fisica" w:date="2026-05-16T07:13:00Z">
        <w:r>
          <w:t xml:space="preserve">            Dra. María Elena Erazo Coral Jurado</w:t>
        </w:r>
      </w:ins>
    </w:p>
    <w:p w14:paraId="55E8E1D5" w14:textId="77777777" w:rsidR="00B342E9" w:rsidRDefault="00B342E9" w:rsidP="00B342E9">
      <w:pPr>
        <w:pBdr>
          <w:top w:val="nil"/>
          <w:left w:val="nil"/>
          <w:bottom w:val="nil"/>
          <w:right w:val="nil"/>
          <w:between w:val="nil"/>
        </w:pBdr>
        <w:jc w:val="right"/>
        <w:rPr>
          <w:ins w:id="156" w:author="Edu Fisica" w:date="2026-05-16T07:13:00Z"/>
        </w:rPr>
      </w:pPr>
      <w:ins w:id="157" w:author="Edu Fisica" w:date="2026-05-16T07:13:00Z">
        <w:r>
          <w:t>_______________________</w:t>
        </w:r>
      </w:ins>
    </w:p>
    <w:p w14:paraId="622C87E9" w14:textId="77777777" w:rsidR="00B342E9" w:rsidRDefault="00B342E9" w:rsidP="00B342E9">
      <w:pPr>
        <w:pBdr>
          <w:top w:val="nil"/>
          <w:left w:val="nil"/>
          <w:bottom w:val="nil"/>
          <w:right w:val="nil"/>
          <w:between w:val="nil"/>
        </w:pBdr>
        <w:jc w:val="right"/>
        <w:rPr>
          <w:ins w:id="158" w:author="Edu Fisica" w:date="2026-05-16T07:13:00Z"/>
        </w:rPr>
      </w:pPr>
    </w:p>
    <w:p w14:paraId="6166E62F" w14:textId="77777777" w:rsidR="00B342E9" w:rsidRDefault="00B342E9" w:rsidP="00B342E9">
      <w:pPr>
        <w:pBdr>
          <w:top w:val="nil"/>
          <w:left w:val="nil"/>
          <w:bottom w:val="nil"/>
          <w:right w:val="nil"/>
          <w:between w:val="nil"/>
        </w:pBdr>
        <w:jc w:val="right"/>
        <w:rPr>
          <w:ins w:id="159" w:author="Edu Fisica" w:date="2026-05-16T07:13:00Z"/>
        </w:rPr>
      </w:pPr>
      <w:ins w:id="160" w:author="Edu Fisica" w:date="2026-05-16T07:13:00Z">
        <w:r>
          <w:t>Dr. Nelson Torres Vega</w:t>
        </w:r>
      </w:ins>
    </w:p>
    <w:p w14:paraId="43999288" w14:textId="77777777" w:rsidR="00B342E9" w:rsidRDefault="00B342E9" w:rsidP="00B342E9">
      <w:pPr>
        <w:pBdr>
          <w:top w:val="nil"/>
          <w:left w:val="nil"/>
          <w:bottom w:val="nil"/>
          <w:right w:val="nil"/>
          <w:between w:val="nil"/>
        </w:pBdr>
        <w:jc w:val="right"/>
        <w:rPr>
          <w:ins w:id="161" w:author="Edu Fisica" w:date="2026-05-16T07:13:00Z"/>
        </w:rPr>
      </w:pPr>
    </w:p>
    <w:p w14:paraId="7597561A" w14:textId="77777777" w:rsidR="00B342E9" w:rsidRDefault="00B342E9" w:rsidP="00B342E9">
      <w:pPr>
        <w:pBdr>
          <w:top w:val="nil"/>
          <w:left w:val="nil"/>
          <w:bottom w:val="nil"/>
          <w:right w:val="nil"/>
          <w:between w:val="nil"/>
        </w:pBdr>
        <w:jc w:val="right"/>
        <w:rPr>
          <w:ins w:id="162" w:author="Edu Fisica" w:date="2026-05-16T07:13:00Z"/>
        </w:rPr>
      </w:pPr>
      <w:ins w:id="163" w:author="Edu Fisica" w:date="2026-05-16T07:13:00Z">
        <w:r>
          <w:t>_______________________</w:t>
        </w:r>
      </w:ins>
    </w:p>
    <w:p w14:paraId="49CF1676" w14:textId="77777777" w:rsidR="00B342E9" w:rsidRDefault="00B342E9" w:rsidP="00B342E9">
      <w:pPr>
        <w:pBdr>
          <w:top w:val="nil"/>
          <w:left w:val="nil"/>
          <w:bottom w:val="nil"/>
          <w:right w:val="nil"/>
          <w:between w:val="nil"/>
        </w:pBdr>
        <w:jc w:val="right"/>
        <w:rPr>
          <w:ins w:id="164" w:author="Edu Fisica" w:date="2026-05-16T07:13:00Z"/>
        </w:rPr>
      </w:pPr>
      <w:ins w:id="165" w:author="Edu Fisica" w:date="2026-05-16T07:13:00Z">
        <w:r>
          <w:t xml:space="preserve">Dra. </w:t>
        </w:r>
        <w:r w:rsidRPr="00FA7F51">
          <w:t xml:space="preserve">Alba </w:t>
        </w:r>
        <w:proofErr w:type="spellStart"/>
        <w:r w:rsidRPr="00FA7F51">
          <w:t>Jakeline</w:t>
        </w:r>
        <w:proofErr w:type="spellEnd"/>
        <w:r w:rsidRPr="00FA7F51">
          <w:t xml:space="preserve"> Ruano Jiménez</w:t>
        </w:r>
      </w:ins>
    </w:p>
    <w:p w14:paraId="289D7FD1" w14:textId="77777777" w:rsidR="00B342E9" w:rsidRDefault="00B342E9" w:rsidP="00B342E9">
      <w:pPr>
        <w:pBdr>
          <w:top w:val="nil"/>
          <w:left w:val="nil"/>
          <w:bottom w:val="nil"/>
          <w:right w:val="nil"/>
          <w:between w:val="nil"/>
        </w:pBdr>
        <w:jc w:val="right"/>
        <w:rPr>
          <w:ins w:id="166" w:author="Edu Fisica" w:date="2026-05-16T07:13:00Z"/>
        </w:rPr>
      </w:pPr>
    </w:p>
    <w:p w14:paraId="3D3D2B53" w14:textId="77777777" w:rsidR="00B342E9" w:rsidRDefault="00B342E9" w:rsidP="00B342E9">
      <w:pPr>
        <w:pBdr>
          <w:top w:val="nil"/>
          <w:left w:val="nil"/>
          <w:bottom w:val="nil"/>
          <w:right w:val="nil"/>
          <w:between w:val="nil"/>
        </w:pBdr>
        <w:jc w:val="right"/>
        <w:rPr>
          <w:ins w:id="167" w:author="Edu Fisica" w:date="2026-05-16T07:13:00Z"/>
        </w:rPr>
      </w:pPr>
    </w:p>
    <w:p w14:paraId="6EB3E40B" w14:textId="77777777" w:rsidR="00B342E9" w:rsidRDefault="00B342E9" w:rsidP="00B342E9">
      <w:pPr>
        <w:pBdr>
          <w:top w:val="nil"/>
          <w:left w:val="nil"/>
          <w:bottom w:val="nil"/>
          <w:right w:val="nil"/>
          <w:between w:val="nil"/>
        </w:pBdr>
        <w:jc w:val="right"/>
        <w:rPr>
          <w:ins w:id="168" w:author="Edu Fisica" w:date="2026-05-16T07:13:00Z"/>
        </w:rPr>
      </w:pPr>
    </w:p>
    <w:p w14:paraId="0640727C" w14:textId="77777777" w:rsidR="00B342E9" w:rsidRDefault="00B342E9" w:rsidP="00B342E9">
      <w:pPr>
        <w:pBdr>
          <w:top w:val="nil"/>
          <w:left w:val="nil"/>
          <w:bottom w:val="nil"/>
          <w:right w:val="nil"/>
          <w:between w:val="nil"/>
        </w:pBdr>
        <w:jc w:val="both"/>
        <w:rPr>
          <w:ins w:id="169" w:author="Edu Fisica" w:date="2026-05-16T07:13:00Z"/>
        </w:rPr>
      </w:pPr>
      <w:ins w:id="170" w:author="Edu Fisica" w:date="2026-05-16T07:13:00Z">
        <w:r>
          <w:t>San Juan de Pasto 2026.</w:t>
        </w:r>
      </w:ins>
    </w:p>
    <w:p w14:paraId="7174B584" w14:textId="77777777" w:rsidR="00B342E9" w:rsidRPr="00FA7F51" w:rsidRDefault="00B342E9" w:rsidP="00B342E9">
      <w:pPr>
        <w:pBdr>
          <w:top w:val="nil"/>
          <w:left w:val="nil"/>
          <w:bottom w:val="nil"/>
          <w:right w:val="nil"/>
          <w:between w:val="nil"/>
        </w:pBdr>
        <w:jc w:val="center"/>
        <w:rPr>
          <w:ins w:id="171" w:author="Edu Fisica" w:date="2026-05-16T07:13:00Z"/>
          <w:b/>
          <w:bCs/>
        </w:rPr>
      </w:pPr>
      <w:ins w:id="172" w:author="Edu Fisica" w:date="2026-05-16T07:13:00Z">
        <w:r w:rsidRPr="00FA7F51">
          <w:rPr>
            <w:b/>
            <w:bCs/>
          </w:rPr>
          <w:t xml:space="preserve">Resumen </w:t>
        </w:r>
      </w:ins>
    </w:p>
    <w:p w14:paraId="25648B2E" w14:textId="77777777" w:rsidR="00B342E9" w:rsidRPr="00FA7F51" w:rsidRDefault="00B342E9" w:rsidP="00B342E9">
      <w:pPr>
        <w:pBdr>
          <w:top w:val="nil"/>
          <w:left w:val="nil"/>
          <w:bottom w:val="nil"/>
          <w:right w:val="nil"/>
          <w:between w:val="nil"/>
        </w:pBdr>
        <w:jc w:val="both"/>
        <w:rPr>
          <w:ins w:id="173" w:author="Edu Fisica" w:date="2026-05-16T07:13:00Z"/>
          <w:b/>
          <w:bCs/>
        </w:rPr>
      </w:pPr>
    </w:p>
    <w:p w14:paraId="1D3C31DD" w14:textId="77777777" w:rsidR="00B342E9" w:rsidRPr="00FA7F51" w:rsidRDefault="00B342E9" w:rsidP="00B342E9">
      <w:pPr>
        <w:pBdr>
          <w:top w:val="nil"/>
          <w:left w:val="nil"/>
          <w:bottom w:val="nil"/>
          <w:right w:val="nil"/>
          <w:between w:val="nil"/>
        </w:pBdr>
        <w:jc w:val="both"/>
        <w:rPr>
          <w:ins w:id="174" w:author="Edu Fisica" w:date="2026-05-16T07:13:00Z"/>
          <w:b/>
          <w:bCs/>
        </w:rPr>
      </w:pPr>
    </w:p>
    <w:p w14:paraId="2951B012" w14:textId="77777777" w:rsidR="00B342E9" w:rsidRPr="00FA7F51" w:rsidRDefault="00B342E9" w:rsidP="00B342E9">
      <w:pPr>
        <w:pBdr>
          <w:top w:val="nil"/>
          <w:left w:val="nil"/>
          <w:bottom w:val="nil"/>
          <w:right w:val="nil"/>
          <w:between w:val="nil"/>
        </w:pBdr>
        <w:jc w:val="both"/>
        <w:rPr>
          <w:ins w:id="175" w:author="Edu Fisica" w:date="2026-05-16T07:13:00Z"/>
          <w:b/>
          <w:bCs/>
        </w:rPr>
      </w:pPr>
    </w:p>
    <w:p w14:paraId="3DDC72A3" w14:textId="77777777" w:rsidR="00B342E9" w:rsidRPr="00FA7F51" w:rsidRDefault="00B342E9" w:rsidP="00B342E9">
      <w:pPr>
        <w:pBdr>
          <w:top w:val="nil"/>
          <w:left w:val="nil"/>
          <w:bottom w:val="nil"/>
          <w:right w:val="nil"/>
          <w:between w:val="nil"/>
        </w:pBdr>
        <w:jc w:val="both"/>
        <w:rPr>
          <w:ins w:id="176" w:author="Edu Fisica" w:date="2026-05-16T07:13:00Z"/>
          <w:b/>
          <w:bCs/>
        </w:rPr>
      </w:pPr>
    </w:p>
    <w:p w14:paraId="4D26B7B9" w14:textId="77777777" w:rsidR="00B342E9" w:rsidRPr="00FA7F51" w:rsidRDefault="00B342E9" w:rsidP="00B342E9">
      <w:pPr>
        <w:pBdr>
          <w:top w:val="nil"/>
          <w:left w:val="nil"/>
          <w:bottom w:val="nil"/>
          <w:right w:val="nil"/>
          <w:between w:val="nil"/>
        </w:pBdr>
        <w:jc w:val="both"/>
        <w:rPr>
          <w:ins w:id="177" w:author="Edu Fisica" w:date="2026-05-16T07:13:00Z"/>
          <w:b/>
          <w:bCs/>
        </w:rPr>
      </w:pPr>
    </w:p>
    <w:p w14:paraId="61630C3F" w14:textId="77777777" w:rsidR="00B342E9" w:rsidRPr="00FA7F51" w:rsidRDefault="00B342E9" w:rsidP="00B342E9">
      <w:pPr>
        <w:pBdr>
          <w:top w:val="nil"/>
          <w:left w:val="nil"/>
          <w:bottom w:val="nil"/>
          <w:right w:val="nil"/>
          <w:between w:val="nil"/>
        </w:pBdr>
        <w:jc w:val="both"/>
        <w:rPr>
          <w:ins w:id="178" w:author="Edu Fisica" w:date="2026-05-16T07:13:00Z"/>
          <w:b/>
          <w:bCs/>
        </w:rPr>
      </w:pPr>
    </w:p>
    <w:p w14:paraId="2FD9B723" w14:textId="77777777" w:rsidR="00B342E9" w:rsidRPr="00FA7F51" w:rsidRDefault="00B342E9" w:rsidP="00B342E9">
      <w:pPr>
        <w:pBdr>
          <w:top w:val="nil"/>
          <w:left w:val="nil"/>
          <w:bottom w:val="nil"/>
          <w:right w:val="nil"/>
          <w:between w:val="nil"/>
        </w:pBdr>
        <w:jc w:val="both"/>
        <w:rPr>
          <w:ins w:id="179" w:author="Edu Fisica" w:date="2026-05-16T07:13:00Z"/>
          <w:b/>
          <w:bCs/>
        </w:rPr>
      </w:pPr>
    </w:p>
    <w:p w14:paraId="4E5382EB" w14:textId="77777777" w:rsidR="00B342E9" w:rsidRPr="00FA7F51" w:rsidRDefault="00B342E9" w:rsidP="00B342E9">
      <w:pPr>
        <w:pBdr>
          <w:top w:val="nil"/>
          <w:left w:val="nil"/>
          <w:bottom w:val="nil"/>
          <w:right w:val="nil"/>
          <w:between w:val="nil"/>
        </w:pBdr>
        <w:jc w:val="both"/>
        <w:rPr>
          <w:ins w:id="180" w:author="Edu Fisica" w:date="2026-05-16T07:13:00Z"/>
          <w:b/>
          <w:bCs/>
        </w:rPr>
      </w:pPr>
    </w:p>
    <w:p w14:paraId="74D25CF7" w14:textId="77777777" w:rsidR="00B342E9" w:rsidRPr="00FA7F51" w:rsidRDefault="00B342E9" w:rsidP="00B342E9">
      <w:pPr>
        <w:pBdr>
          <w:top w:val="nil"/>
          <w:left w:val="nil"/>
          <w:bottom w:val="nil"/>
          <w:right w:val="nil"/>
          <w:between w:val="nil"/>
        </w:pBdr>
        <w:jc w:val="both"/>
        <w:rPr>
          <w:ins w:id="181" w:author="Edu Fisica" w:date="2026-05-16T07:13:00Z"/>
          <w:b/>
          <w:bCs/>
        </w:rPr>
      </w:pPr>
    </w:p>
    <w:p w14:paraId="454569A4" w14:textId="77777777" w:rsidR="00B342E9" w:rsidRPr="00FA7F51" w:rsidRDefault="00B342E9" w:rsidP="00B342E9">
      <w:pPr>
        <w:pBdr>
          <w:top w:val="nil"/>
          <w:left w:val="nil"/>
          <w:bottom w:val="nil"/>
          <w:right w:val="nil"/>
          <w:between w:val="nil"/>
        </w:pBdr>
        <w:jc w:val="both"/>
        <w:rPr>
          <w:ins w:id="182" w:author="Edu Fisica" w:date="2026-05-16T07:13:00Z"/>
          <w:b/>
          <w:bCs/>
        </w:rPr>
      </w:pPr>
    </w:p>
    <w:p w14:paraId="12F28070" w14:textId="77777777" w:rsidR="00B342E9" w:rsidRPr="00FA7F51" w:rsidRDefault="00B342E9" w:rsidP="00B342E9">
      <w:pPr>
        <w:pBdr>
          <w:top w:val="nil"/>
          <w:left w:val="nil"/>
          <w:bottom w:val="nil"/>
          <w:right w:val="nil"/>
          <w:between w:val="nil"/>
        </w:pBdr>
        <w:jc w:val="both"/>
        <w:rPr>
          <w:ins w:id="183" w:author="Edu Fisica" w:date="2026-05-16T07:13:00Z"/>
          <w:b/>
          <w:bCs/>
        </w:rPr>
      </w:pPr>
    </w:p>
    <w:p w14:paraId="7C360394" w14:textId="77777777" w:rsidR="00B342E9" w:rsidRPr="00FA7F51" w:rsidRDefault="00B342E9" w:rsidP="00B342E9">
      <w:pPr>
        <w:pBdr>
          <w:top w:val="nil"/>
          <w:left w:val="nil"/>
          <w:bottom w:val="nil"/>
          <w:right w:val="nil"/>
          <w:between w:val="nil"/>
        </w:pBdr>
        <w:jc w:val="both"/>
        <w:rPr>
          <w:ins w:id="184" w:author="Edu Fisica" w:date="2026-05-16T07:13:00Z"/>
          <w:b/>
          <w:bCs/>
        </w:rPr>
      </w:pPr>
    </w:p>
    <w:p w14:paraId="3F343C20" w14:textId="77777777" w:rsidR="00B342E9" w:rsidRPr="00FA7F51" w:rsidRDefault="00B342E9" w:rsidP="00B342E9">
      <w:pPr>
        <w:pBdr>
          <w:top w:val="nil"/>
          <w:left w:val="nil"/>
          <w:bottom w:val="nil"/>
          <w:right w:val="nil"/>
          <w:between w:val="nil"/>
        </w:pBdr>
        <w:jc w:val="both"/>
        <w:rPr>
          <w:ins w:id="185" w:author="Edu Fisica" w:date="2026-05-16T07:13:00Z"/>
          <w:b/>
          <w:bCs/>
        </w:rPr>
      </w:pPr>
    </w:p>
    <w:p w14:paraId="51F37F1A" w14:textId="77777777" w:rsidR="00B342E9" w:rsidRPr="00FA7F51" w:rsidRDefault="00B342E9" w:rsidP="00B342E9">
      <w:pPr>
        <w:pBdr>
          <w:top w:val="nil"/>
          <w:left w:val="nil"/>
          <w:bottom w:val="nil"/>
          <w:right w:val="nil"/>
          <w:between w:val="nil"/>
        </w:pBdr>
        <w:jc w:val="both"/>
        <w:rPr>
          <w:ins w:id="186" w:author="Edu Fisica" w:date="2026-05-16T07:13:00Z"/>
          <w:b/>
          <w:bCs/>
        </w:rPr>
      </w:pPr>
    </w:p>
    <w:p w14:paraId="055FDC5E" w14:textId="77777777" w:rsidR="00B342E9" w:rsidRPr="00FA7F51" w:rsidRDefault="00B342E9" w:rsidP="00B342E9">
      <w:pPr>
        <w:pBdr>
          <w:top w:val="nil"/>
          <w:left w:val="nil"/>
          <w:bottom w:val="nil"/>
          <w:right w:val="nil"/>
          <w:between w:val="nil"/>
        </w:pBdr>
        <w:jc w:val="both"/>
        <w:rPr>
          <w:ins w:id="187" w:author="Edu Fisica" w:date="2026-05-16T07:13:00Z"/>
          <w:b/>
          <w:bCs/>
        </w:rPr>
      </w:pPr>
    </w:p>
    <w:p w14:paraId="4995C668" w14:textId="77777777" w:rsidR="00B342E9" w:rsidRPr="00FA7F51" w:rsidRDefault="00B342E9" w:rsidP="00B342E9">
      <w:pPr>
        <w:pBdr>
          <w:top w:val="nil"/>
          <w:left w:val="nil"/>
          <w:bottom w:val="nil"/>
          <w:right w:val="nil"/>
          <w:between w:val="nil"/>
        </w:pBdr>
        <w:jc w:val="both"/>
        <w:rPr>
          <w:ins w:id="188" w:author="Edu Fisica" w:date="2026-05-16T07:13:00Z"/>
          <w:b/>
          <w:bCs/>
        </w:rPr>
      </w:pPr>
    </w:p>
    <w:p w14:paraId="11E96FD5" w14:textId="77777777" w:rsidR="00B342E9" w:rsidRPr="00FA7F51" w:rsidRDefault="00B342E9" w:rsidP="00B342E9">
      <w:pPr>
        <w:pBdr>
          <w:top w:val="nil"/>
          <w:left w:val="nil"/>
          <w:bottom w:val="nil"/>
          <w:right w:val="nil"/>
          <w:between w:val="nil"/>
        </w:pBdr>
        <w:jc w:val="both"/>
        <w:rPr>
          <w:ins w:id="189" w:author="Edu Fisica" w:date="2026-05-16T07:13:00Z"/>
          <w:b/>
          <w:bCs/>
        </w:rPr>
      </w:pPr>
    </w:p>
    <w:p w14:paraId="4373EF02" w14:textId="77777777" w:rsidR="00B342E9" w:rsidRPr="00FA7F51" w:rsidRDefault="00B342E9" w:rsidP="00B342E9">
      <w:pPr>
        <w:pBdr>
          <w:top w:val="nil"/>
          <w:left w:val="nil"/>
          <w:bottom w:val="nil"/>
          <w:right w:val="nil"/>
          <w:between w:val="nil"/>
        </w:pBdr>
        <w:jc w:val="both"/>
        <w:rPr>
          <w:ins w:id="190" w:author="Edu Fisica" w:date="2026-05-16T07:13:00Z"/>
          <w:b/>
          <w:bCs/>
        </w:rPr>
      </w:pPr>
    </w:p>
    <w:p w14:paraId="51A4F525" w14:textId="77777777" w:rsidR="00B342E9" w:rsidRPr="00FA7F51" w:rsidRDefault="00B342E9" w:rsidP="00B342E9">
      <w:pPr>
        <w:pBdr>
          <w:top w:val="nil"/>
          <w:left w:val="nil"/>
          <w:bottom w:val="nil"/>
          <w:right w:val="nil"/>
          <w:between w:val="nil"/>
        </w:pBdr>
        <w:jc w:val="both"/>
        <w:rPr>
          <w:ins w:id="191" w:author="Edu Fisica" w:date="2026-05-16T07:13:00Z"/>
          <w:b/>
          <w:bCs/>
        </w:rPr>
      </w:pPr>
    </w:p>
    <w:p w14:paraId="405D68FA" w14:textId="77777777" w:rsidR="00B342E9" w:rsidRPr="00FA7F51" w:rsidRDefault="00B342E9" w:rsidP="00B342E9">
      <w:pPr>
        <w:pBdr>
          <w:top w:val="nil"/>
          <w:left w:val="nil"/>
          <w:bottom w:val="nil"/>
          <w:right w:val="nil"/>
          <w:between w:val="nil"/>
        </w:pBdr>
        <w:jc w:val="both"/>
        <w:rPr>
          <w:ins w:id="192" w:author="Edu Fisica" w:date="2026-05-16T07:13:00Z"/>
          <w:b/>
          <w:bCs/>
        </w:rPr>
      </w:pPr>
    </w:p>
    <w:p w14:paraId="5A91252C" w14:textId="77777777" w:rsidR="00B342E9" w:rsidRPr="00FA7F51" w:rsidRDefault="00B342E9" w:rsidP="00B342E9">
      <w:pPr>
        <w:pBdr>
          <w:top w:val="nil"/>
          <w:left w:val="nil"/>
          <w:bottom w:val="nil"/>
          <w:right w:val="nil"/>
          <w:between w:val="nil"/>
        </w:pBdr>
        <w:jc w:val="both"/>
        <w:rPr>
          <w:ins w:id="193" w:author="Edu Fisica" w:date="2026-05-16T07:13:00Z"/>
          <w:b/>
          <w:bCs/>
        </w:rPr>
      </w:pPr>
    </w:p>
    <w:p w14:paraId="0D4BE779" w14:textId="77777777" w:rsidR="00B342E9" w:rsidRPr="00FA7F51" w:rsidRDefault="00B342E9" w:rsidP="00B342E9">
      <w:pPr>
        <w:pBdr>
          <w:top w:val="nil"/>
          <w:left w:val="nil"/>
          <w:bottom w:val="nil"/>
          <w:right w:val="nil"/>
          <w:between w:val="nil"/>
        </w:pBdr>
        <w:jc w:val="both"/>
        <w:rPr>
          <w:ins w:id="194" w:author="Edu Fisica" w:date="2026-05-16T07:13:00Z"/>
          <w:b/>
          <w:bCs/>
        </w:rPr>
      </w:pPr>
    </w:p>
    <w:p w14:paraId="33FBC24F" w14:textId="77777777" w:rsidR="00B342E9" w:rsidRPr="00FA7F51" w:rsidRDefault="00B342E9" w:rsidP="00B342E9">
      <w:pPr>
        <w:pBdr>
          <w:top w:val="nil"/>
          <w:left w:val="nil"/>
          <w:bottom w:val="nil"/>
          <w:right w:val="nil"/>
          <w:between w:val="nil"/>
        </w:pBdr>
        <w:jc w:val="center"/>
        <w:rPr>
          <w:ins w:id="195" w:author="Edu Fisica" w:date="2026-05-16T07:13:00Z"/>
          <w:b/>
          <w:bCs/>
        </w:rPr>
      </w:pPr>
      <w:proofErr w:type="spellStart"/>
      <w:ins w:id="196" w:author="Edu Fisica" w:date="2026-05-16T07:13:00Z">
        <w:r w:rsidRPr="00FA7F51">
          <w:rPr>
            <w:b/>
            <w:bCs/>
          </w:rPr>
          <w:t>Abstract</w:t>
        </w:r>
        <w:proofErr w:type="spellEnd"/>
        <w:r w:rsidRPr="00FA7F51">
          <w:rPr>
            <w:b/>
            <w:bCs/>
          </w:rPr>
          <w:t xml:space="preserve"> </w:t>
        </w:r>
      </w:ins>
    </w:p>
    <w:p w14:paraId="5C5A10C3" w14:textId="77777777" w:rsidR="00B342E9" w:rsidRDefault="00B342E9" w:rsidP="00B342E9">
      <w:pPr>
        <w:pBdr>
          <w:top w:val="nil"/>
          <w:left w:val="nil"/>
          <w:bottom w:val="nil"/>
          <w:right w:val="nil"/>
          <w:between w:val="nil"/>
        </w:pBdr>
        <w:jc w:val="both"/>
        <w:rPr>
          <w:ins w:id="197" w:author="Edu Fisica" w:date="2026-05-16T07:13:00Z"/>
        </w:rPr>
      </w:pPr>
    </w:p>
    <w:p w14:paraId="0641EE4C" w14:textId="77777777" w:rsidR="00B342E9" w:rsidRDefault="00B342E9" w:rsidP="00B342E9">
      <w:pPr>
        <w:pBdr>
          <w:top w:val="nil"/>
          <w:left w:val="nil"/>
          <w:bottom w:val="nil"/>
          <w:right w:val="nil"/>
          <w:between w:val="nil"/>
        </w:pBdr>
        <w:jc w:val="both"/>
        <w:rPr>
          <w:ins w:id="198" w:author="Edu Fisica" w:date="2026-05-16T07:13:00Z"/>
        </w:rPr>
      </w:pPr>
    </w:p>
    <w:p w14:paraId="2A5F8AD7" w14:textId="77777777" w:rsidR="00B342E9" w:rsidRDefault="00B342E9" w:rsidP="00B342E9">
      <w:pPr>
        <w:pBdr>
          <w:top w:val="nil"/>
          <w:left w:val="nil"/>
          <w:bottom w:val="nil"/>
          <w:right w:val="nil"/>
          <w:between w:val="nil"/>
        </w:pBdr>
        <w:jc w:val="both"/>
        <w:rPr>
          <w:ins w:id="199" w:author="Edu Fisica" w:date="2026-05-16T07:13:00Z"/>
        </w:rPr>
      </w:pPr>
    </w:p>
    <w:p w14:paraId="2E5E1A8C" w14:textId="77777777" w:rsidR="00B342E9" w:rsidRDefault="00B342E9" w:rsidP="00B342E9">
      <w:pPr>
        <w:pBdr>
          <w:top w:val="nil"/>
          <w:left w:val="nil"/>
          <w:bottom w:val="nil"/>
          <w:right w:val="nil"/>
          <w:between w:val="nil"/>
        </w:pBdr>
        <w:jc w:val="both"/>
        <w:rPr>
          <w:ins w:id="200" w:author="Edu Fisica" w:date="2026-05-16T07:13:00Z"/>
        </w:rPr>
      </w:pPr>
    </w:p>
    <w:p w14:paraId="6B2D286D" w14:textId="77777777" w:rsidR="00B342E9" w:rsidRDefault="00B342E9" w:rsidP="00B342E9">
      <w:pPr>
        <w:pBdr>
          <w:top w:val="nil"/>
          <w:left w:val="nil"/>
          <w:bottom w:val="nil"/>
          <w:right w:val="nil"/>
          <w:between w:val="nil"/>
        </w:pBdr>
        <w:jc w:val="both"/>
        <w:rPr>
          <w:ins w:id="201" w:author="Edu Fisica" w:date="2026-05-16T07:13:00Z"/>
        </w:rPr>
      </w:pPr>
    </w:p>
    <w:p w14:paraId="3E74C6F3" w14:textId="77777777" w:rsidR="00B342E9" w:rsidRDefault="00B342E9" w:rsidP="00B342E9">
      <w:pPr>
        <w:pBdr>
          <w:top w:val="nil"/>
          <w:left w:val="nil"/>
          <w:bottom w:val="nil"/>
          <w:right w:val="nil"/>
          <w:between w:val="nil"/>
        </w:pBdr>
        <w:jc w:val="both"/>
        <w:rPr>
          <w:ins w:id="202" w:author="Edu Fisica" w:date="2026-05-16T07:13:00Z"/>
        </w:rPr>
      </w:pPr>
    </w:p>
    <w:p w14:paraId="21011ABE" w14:textId="77777777" w:rsidR="00B342E9" w:rsidRDefault="00B342E9" w:rsidP="00B342E9">
      <w:pPr>
        <w:pBdr>
          <w:top w:val="nil"/>
          <w:left w:val="nil"/>
          <w:bottom w:val="nil"/>
          <w:right w:val="nil"/>
          <w:between w:val="nil"/>
        </w:pBdr>
        <w:jc w:val="both"/>
        <w:rPr>
          <w:ins w:id="203" w:author="Edu Fisica" w:date="2026-05-16T07:13:00Z"/>
        </w:rPr>
      </w:pPr>
    </w:p>
    <w:p w14:paraId="426BA2EC" w14:textId="77777777" w:rsidR="00B342E9" w:rsidRDefault="00B342E9" w:rsidP="00B342E9">
      <w:pPr>
        <w:pBdr>
          <w:top w:val="nil"/>
          <w:left w:val="nil"/>
          <w:bottom w:val="nil"/>
          <w:right w:val="nil"/>
          <w:between w:val="nil"/>
        </w:pBdr>
        <w:jc w:val="both"/>
        <w:rPr>
          <w:ins w:id="204" w:author="Edu Fisica" w:date="2026-05-16T07:13:00Z"/>
        </w:rPr>
      </w:pPr>
    </w:p>
    <w:p w14:paraId="3655FE8B" w14:textId="77777777" w:rsidR="00B342E9" w:rsidRDefault="00B342E9" w:rsidP="00B342E9">
      <w:pPr>
        <w:pBdr>
          <w:top w:val="nil"/>
          <w:left w:val="nil"/>
          <w:bottom w:val="nil"/>
          <w:right w:val="nil"/>
          <w:between w:val="nil"/>
        </w:pBdr>
        <w:jc w:val="both"/>
        <w:rPr>
          <w:ins w:id="205" w:author="Edu Fisica" w:date="2026-05-16T07:13:00Z"/>
        </w:rPr>
      </w:pPr>
    </w:p>
    <w:p w14:paraId="1C12E6ED" w14:textId="77777777" w:rsidR="00B342E9" w:rsidRDefault="00B342E9" w:rsidP="00B342E9">
      <w:pPr>
        <w:pBdr>
          <w:top w:val="nil"/>
          <w:left w:val="nil"/>
          <w:bottom w:val="nil"/>
          <w:right w:val="nil"/>
          <w:between w:val="nil"/>
        </w:pBdr>
        <w:jc w:val="both"/>
        <w:rPr>
          <w:ins w:id="206" w:author="Edu Fisica" w:date="2026-05-16T07:13:00Z"/>
        </w:rPr>
      </w:pPr>
    </w:p>
    <w:p w14:paraId="1C31D011" w14:textId="77777777" w:rsidR="00B342E9" w:rsidRDefault="00B342E9" w:rsidP="00B342E9">
      <w:pPr>
        <w:pBdr>
          <w:top w:val="nil"/>
          <w:left w:val="nil"/>
          <w:bottom w:val="nil"/>
          <w:right w:val="nil"/>
          <w:between w:val="nil"/>
        </w:pBdr>
        <w:jc w:val="both"/>
        <w:rPr>
          <w:ins w:id="207" w:author="Edu Fisica" w:date="2026-05-16T07:13:00Z"/>
        </w:rPr>
      </w:pPr>
    </w:p>
    <w:p w14:paraId="3E07D7F8" w14:textId="77777777" w:rsidR="00B342E9" w:rsidRDefault="00B342E9" w:rsidP="00B342E9">
      <w:pPr>
        <w:pBdr>
          <w:top w:val="nil"/>
          <w:left w:val="nil"/>
          <w:bottom w:val="nil"/>
          <w:right w:val="nil"/>
          <w:between w:val="nil"/>
        </w:pBdr>
        <w:jc w:val="both"/>
        <w:rPr>
          <w:ins w:id="208" w:author="Edu Fisica" w:date="2026-05-16T07:13:00Z"/>
        </w:rPr>
      </w:pPr>
    </w:p>
    <w:p w14:paraId="4DF51CFC" w14:textId="77777777" w:rsidR="00B342E9" w:rsidRDefault="00B342E9" w:rsidP="00B342E9">
      <w:pPr>
        <w:pBdr>
          <w:top w:val="nil"/>
          <w:left w:val="nil"/>
          <w:bottom w:val="nil"/>
          <w:right w:val="nil"/>
          <w:between w:val="nil"/>
        </w:pBdr>
        <w:jc w:val="both"/>
        <w:rPr>
          <w:ins w:id="209" w:author="Edu Fisica" w:date="2026-05-16T07:13:00Z"/>
        </w:rPr>
      </w:pPr>
    </w:p>
    <w:p w14:paraId="4F65CBDC" w14:textId="77777777" w:rsidR="00B342E9" w:rsidRDefault="00B342E9" w:rsidP="00B342E9">
      <w:pPr>
        <w:pBdr>
          <w:top w:val="nil"/>
          <w:left w:val="nil"/>
          <w:bottom w:val="nil"/>
          <w:right w:val="nil"/>
          <w:between w:val="nil"/>
        </w:pBdr>
        <w:jc w:val="both"/>
        <w:rPr>
          <w:ins w:id="210" w:author="Edu Fisica" w:date="2026-05-16T07:13:00Z"/>
        </w:rPr>
      </w:pPr>
    </w:p>
    <w:p w14:paraId="0F4A885F" w14:textId="77777777" w:rsidR="00B342E9" w:rsidRDefault="00B342E9" w:rsidP="00B342E9">
      <w:pPr>
        <w:pBdr>
          <w:top w:val="nil"/>
          <w:left w:val="nil"/>
          <w:bottom w:val="nil"/>
          <w:right w:val="nil"/>
          <w:between w:val="nil"/>
        </w:pBdr>
        <w:jc w:val="both"/>
        <w:rPr>
          <w:ins w:id="211" w:author="Edu Fisica" w:date="2026-05-16T07:13:00Z"/>
        </w:rPr>
      </w:pPr>
    </w:p>
    <w:p w14:paraId="395E68FF" w14:textId="77777777" w:rsidR="00B342E9" w:rsidRDefault="00B342E9" w:rsidP="00B342E9">
      <w:pPr>
        <w:pBdr>
          <w:top w:val="nil"/>
          <w:left w:val="nil"/>
          <w:bottom w:val="nil"/>
          <w:right w:val="nil"/>
          <w:between w:val="nil"/>
        </w:pBdr>
        <w:jc w:val="both"/>
        <w:rPr>
          <w:ins w:id="212" w:author="Edu Fisica" w:date="2026-05-16T07:13:00Z"/>
        </w:rPr>
      </w:pPr>
    </w:p>
    <w:p w14:paraId="75EED939" w14:textId="77777777" w:rsidR="00B342E9" w:rsidRDefault="00B342E9" w:rsidP="00B342E9">
      <w:pPr>
        <w:pBdr>
          <w:top w:val="nil"/>
          <w:left w:val="nil"/>
          <w:bottom w:val="nil"/>
          <w:right w:val="nil"/>
          <w:between w:val="nil"/>
        </w:pBdr>
        <w:jc w:val="both"/>
        <w:rPr>
          <w:ins w:id="213" w:author="Edu Fisica" w:date="2026-05-16T07:13:00Z"/>
        </w:rPr>
      </w:pPr>
    </w:p>
    <w:p w14:paraId="671050B2" w14:textId="77777777" w:rsidR="00B342E9" w:rsidRDefault="00B342E9" w:rsidP="00B342E9">
      <w:pPr>
        <w:pBdr>
          <w:top w:val="nil"/>
          <w:left w:val="nil"/>
          <w:bottom w:val="nil"/>
          <w:right w:val="nil"/>
          <w:between w:val="nil"/>
        </w:pBdr>
        <w:jc w:val="both"/>
        <w:rPr>
          <w:ins w:id="214" w:author="Edu Fisica" w:date="2026-05-16T07:13:00Z"/>
        </w:rPr>
      </w:pPr>
    </w:p>
    <w:p w14:paraId="77F4B991" w14:textId="77777777" w:rsidR="00B342E9" w:rsidRDefault="00B342E9" w:rsidP="00B342E9">
      <w:pPr>
        <w:pBdr>
          <w:top w:val="nil"/>
          <w:left w:val="nil"/>
          <w:bottom w:val="nil"/>
          <w:right w:val="nil"/>
          <w:between w:val="nil"/>
        </w:pBdr>
        <w:jc w:val="both"/>
        <w:rPr>
          <w:ins w:id="215" w:author="Edu Fisica" w:date="2026-05-16T07:13:00Z"/>
        </w:rPr>
      </w:pPr>
    </w:p>
    <w:p w14:paraId="027FE804" w14:textId="77777777" w:rsidR="00B342E9" w:rsidRDefault="00B342E9" w:rsidP="00B342E9">
      <w:pPr>
        <w:pBdr>
          <w:top w:val="nil"/>
          <w:left w:val="nil"/>
          <w:bottom w:val="nil"/>
          <w:right w:val="nil"/>
          <w:between w:val="nil"/>
        </w:pBdr>
        <w:jc w:val="both"/>
        <w:rPr>
          <w:ins w:id="216" w:author="Edu Fisica" w:date="2026-05-16T07:13:00Z"/>
        </w:rPr>
      </w:pPr>
    </w:p>
    <w:p w14:paraId="7FF48A23" w14:textId="77777777" w:rsidR="00B342E9" w:rsidRDefault="00B342E9" w:rsidP="00B342E9">
      <w:pPr>
        <w:pBdr>
          <w:top w:val="nil"/>
          <w:left w:val="nil"/>
          <w:bottom w:val="nil"/>
          <w:right w:val="nil"/>
          <w:between w:val="nil"/>
        </w:pBdr>
        <w:jc w:val="both"/>
        <w:rPr>
          <w:ins w:id="217" w:author="Edu Fisica" w:date="2026-05-16T07:13:00Z"/>
        </w:rPr>
      </w:pPr>
    </w:p>
    <w:p w14:paraId="636452C2" w14:textId="77777777" w:rsidR="00B342E9" w:rsidRDefault="00B342E9" w:rsidP="00B342E9">
      <w:pPr>
        <w:pBdr>
          <w:top w:val="nil"/>
          <w:left w:val="nil"/>
          <w:bottom w:val="nil"/>
          <w:right w:val="nil"/>
          <w:between w:val="nil"/>
        </w:pBdr>
        <w:jc w:val="both"/>
        <w:rPr>
          <w:ins w:id="218" w:author="Edu Fisica" w:date="2026-05-16T07:13:00Z"/>
        </w:rPr>
      </w:pPr>
    </w:p>
    <w:p w14:paraId="18D89DEE" w14:textId="0CB50579" w:rsidR="00494386" w:rsidRPr="00FF4F12" w:rsidRDefault="00494386" w:rsidP="000713FF">
      <w:pPr>
        <w:pBdr>
          <w:top w:val="nil"/>
          <w:left w:val="nil"/>
          <w:bottom w:val="nil"/>
          <w:right w:val="nil"/>
          <w:between w:val="nil"/>
        </w:pBdr>
        <w:jc w:val="center"/>
        <w:rPr>
          <w:ins w:id="219" w:author="Edu Fisica" w:date="2026-05-16T07:13:00Z"/>
          <w:rFonts w:eastAsia="Times New Roman" w:cs="Times New Roman"/>
          <w:szCs w:val="24"/>
        </w:rPr>
      </w:pPr>
    </w:p>
    <w:p w14:paraId="510B19DC" w14:textId="6A0A310D" w:rsidR="00BA6566" w:rsidRPr="00FF4F12" w:rsidRDefault="006E7D2F" w:rsidP="00225555">
      <w:pPr>
        <w:jc w:val="center"/>
        <w:rPr>
          <w:rFonts w:cs="Times New Roman"/>
          <w:b/>
          <w:bCs/>
          <w:szCs w:val="24"/>
        </w:rPr>
      </w:pPr>
      <w:r w:rsidRPr="00FF4F12">
        <w:rPr>
          <w:rFonts w:cs="Times New Roman"/>
          <w:b/>
          <w:bCs/>
          <w:szCs w:val="24"/>
        </w:rPr>
        <w:t>C</w:t>
      </w:r>
      <w:r w:rsidR="00C22C8C" w:rsidRPr="00FF4F12">
        <w:rPr>
          <w:rFonts w:cs="Times New Roman"/>
          <w:b/>
          <w:bCs/>
          <w:szCs w:val="24"/>
        </w:rPr>
        <w:t>ontenido</w:t>
      </w:r>
    </w:p>
    <w:customXmlInsRangeStart w:id="220" w:author="Edu Fisica" w:date="2026-05-16T07:13:00Z"/>
    <w:sdt>
      <w:sdtPr>
        <w:rPr>
          <w:rFonts w:cs="Times New Roman"/>
          <w:szCs w:val="24"/>
          <w:lang w:val="es-ES"/>
        </w:rPr>
        <w:id w:val="-1523551272"/>
        <w:docPartObj>
          <w:docPartGallery w:val="Table of Contents"/>
          <w:docPartUnique/>
        </w:docPartObj>
      </w:sdtPr>
      <w:sdtEndPr>
        <w:rPr>
          <w:b/>
          <w:bCs/>
        </w:rPr>
      </w:sdtEndPr>
      <w:sdtContent>
        <w:customXmlInsRangeEnd w:id="220"/>
        <w:p w14:paraId="373C05EB" w14:textId="5FB22A3C" w:rsidR="009A3078" w:rsidRPr="00FF4F12" w:rsidRDefault="009A3078" w:rsidP="00BA6566">
          <w:pPr>
            <w:jc w:val="center"/>
            <w:rPr>
              <w:ins w:id="221" w:author="Edu Fisica" w:date="2026-05-16T07:13:00Z"/>
              <w:rFonts w:cs="Times New Roman"/>
              <w:szCs w:val="24"/>
            </w:rPr>
          </w:pPr>
        </w:p>
        <w:customXmlDelRangeStart w:id="222" w:author="Edu Fisica" w:date="2026-05-16T07:13:00Z"/>
        <w:sdt>
          <w:sdtPr>
            <w:rPr>
              <w:rFonts w:cs="Times New Roman"/>
              <w:szCs w:val="24"/>
              <w:lang w:val="es-ES"/>
            </w:rPr>
            <w:id w:val="-1589455463"/>
            <w:docPartObj>
              <w:docPartGallery w:val="Table of Contents"/>
              <w:docPartUnique/>
            </w:docPartObj>
          </w:sdtPr>
          <w:sdtEndPr>
            <w:rPr>
              <w:b/>
              <w:bCs/>
            </w:rPr>
          </w:sdtEndPr>
          <w:sdtContent>
            <w:customXmlDelRangeEnd w:id="222"/>
            <w:p w14:paraId="26C82DCB" w14:textId="77777777" w:rsidR="009A3078" w:rsidRPr="00FF4F12" w:rsidRDefault="009A3078" w:rsidP="00BA6566">
              <w:pPr>
                <w:jc w:val="center"/>
                <w:rPr>
                  <w:del w:id="223" w:author="Edu Fisica" w:date="2026-05-16T07:13:00Z"/>
                  <w:rFonts w:cs="Times New Roman"/>
                  <w:szCs w:val="24"/>
                </w:rPr>
              </w:pPr>
            </w:p>
            <w:p w14:paraId="68917E5D" w14:textId="77777777" w:rsidR="00C27E2F" w:rsidRDefault="00342CBF">
              <w:pPr>
                <w:pStyle w:val="TDC1"/>
                <w:rPr>
                  <w:del w:id="224" w:author="Edu Fisica" w:date="2026-05-16T07:13:00Z"/>
                  <w:rFonts w:asciiTheme="minorHAnsi" w:eastAsiaTheme="minorEastAsia" w:hAnsiTheme="minorHAnsi" w:cstheme="minorBidi"/>
                  <w:noProof/>
                  <w:sz w:val="22"/>
                  <w:lang w:val="es-CO"/>
                </w:rPr>
              </w:pPr>
              <w:r w:rsidRPr="00FF4F12">
                <w:rPr>
                  <w:rFonts w:cs="Times New Roman"/>
                  <w:szCs w:val="24"/>
                </w:rPr>
                <w:fldChar w:fldCharType="begin"/>
              </w:r>
              <w:r w:rsidRPr="00FF4F12">
                <w:rPr>
                  <w:rFonts w:cs="Times New Roman"/>
                  <w:szCs w:val="24"/>
                </w:rPr>
                <w:instrText xml:space="preserve"> TOC \o "1-4" \h \z \u </w:instrText>
              </w:r>
              <w:r w:rsidRPr="00FF4F12">
                <w:rPr>
                  <w:rFonts w:cs="Times New Roman"/>
                  <w:szCs w:val="24"/>
                </w:rPr>
                <w:fldChar w:fldCharType="separate"/>
              </w:r>
              <w:del w:id="225" w:author="Edu Fisica" w:date="2026-05-16T07:13:00Z">
                <w:r w:rsidR="00DC5717">
                  <w:fldChar w:fldCharType="begin"/>
                </w:r>
                <w:r w:rsidR="00DC5717">
                  <w:delInstrText xml:space="preserve"> HYPERLINK \l "_Toc227692856" </w:delInstrText>
                </w:r>
                <w:r w:rsidR="00DC5717">
                  <w:fldChar w:fldCharType="separate"/>
                </w:r>
                <w:r w:rsidR="00C27E2F" w:rsidRPr="005C3967">
                  <w:rPr>
                    <w:rStyle w:val="Hipervnculo"/>
                    <w:rFonts w:cs="Times New Roman"/>
                    <w:noProof/>
                  </w:rPr>
                  <w:delText>Introducción</w:delText>
                </w:r>
                <w:r w:rsidR="00C27E2F">
                  <w:rPr>
                    <w:noProof/>
                    <w:webHidden/>
                  </w:rPr>
                  <w:tab/>
                </w:r>
                <w:r w:rsidR="00C27E2F">
                  <w:rPr>
                    <w:noProof/>
                    <w:webHidden/>
                  </w:rPr>
                  <w:fldChar w:fldCharType="begin"/>
                </w:r>
                <w:r w:rsidR="00C27E2F">
                  <w:rPr>
                    <w:noProof/>
                    <w:webHidden/>
                  </w:rPr>
                  <w:delInstrText xml:space="preserve"> PAGEREF _Toc227692856 \h </w:delInstrText>
                </w:r>
                <w:r w:rsidR="00C27E2F">
                  <w:rPr>
                    <w:noProof/>
                    <w:webHidden/>
                  </w:rPr>
                </w:r>
                <w:r w:rsidR="00C27E2F">
                  <w:rPr>
                    <w:noProof/>
                    <w:webHidden/>
                  </w:rPr>
                  <w:fldChar w:fldCharType="separate"/>
                </w:r>
                <w:r w:rsidR="00C27E2F">
                  <w:rPr>
                    <w:noProof/>
                    <w:webHidden/>
                  </w:rPr>
                  <w:delText>9</w:delText>
                </w:r>
                <w:r w:rsidR="00C27E2F">
                  <w:rPr>
                    <w:noProof/>
                    <w:webHidden/>
                  </w:rPr>
                  <w:fldChar w:fldCharType="end"/>
                </w:r>
                <w:r w:rsidR="00DC5717">
                  <w:rPr>
                    <w:noProof/>
                  </w:rPr>
                  <w:fldChar w:fldCharType="end"/>
                </w:r>
              </w:del>
            </w:p>
            <w:p w14:paraId="30A9A9C7" w14:textId="77777777" w:rsidR="00C27E2F" w:rsidRDefault="00DC5717">
              <w:pPr>
                <w:pStyle w:val="TDC1"/>
                <w:tabs>
                  <w:tab w:val="left" w:pos="1100"/>
                </w:tabs>
                <w:rPr>
                  <w:del w:id="226" w:author="Edu Fisica" w:date="2026-05-16T07:13:00Z"/>
                  <w:rFonts w:asciiTheme="minorHAnsi" w:eastAsiaTheme="minorEastAsia" w:hAnsiTheme="minorHAnsi" w:cstheme="minorBidi"/>
                  <w:noProof/>
                  <w:sz w:val="22"/>
                  <w:lang w:val="es-CO"/>
                </w:rPr>
              </w:pPr>
              <w:del w:id="227" w:author="Edu Fisica" w:date="2026-05-16T07:13:00Z">
                <w:r>
                  <w:fldChar w:fldCharType="begin"/>
                </w:r>
                <w:r>
                  <w:delInstrText xml:space="preserve"> HYPERLINK \l "_Toc227692857" </w:delInstrText>
                </w:r>
                <w:r>
                  <w:fldChar w:fldCharType="separate"/>
                </w:r>
                <w:r w:rsidR="00C27E2F" w:rsidRPr="005C3967">
                  <w:rPr>
                    <w:rStyle w:val="Hipervnculo"/>
                    <w:rFonts w:eastAsia="Times New Roman" w:cs="Times New Roman"/>
                    <w:noProof/>
                  </w:rPr>
                  <w:delText>1</w:delText>
                </w:r>
                <w:r w:rsidR="00C27E2F">
                  <w:rPr>
                    <w:rFonts w:asciiTheme="minorHAnsi" w:eastAsiaTheme="minorEastAsia" w:hAnsiTheme="minorHAnsi" w:cstheme="minorBidi"/>
                    <w:noProof/>
                    <w:sz w:val="22"/>
                    <w:lang w:val="es-CO"/>
                  </w:rPr>
                  <w:tab/>
                </w:r>
                <w:r w:rsidR="00C27E2F" w:rsidRPr="005C3967">
                  <w:rPr>
                    <w:rStyle w:val="Hipervnculo"/>
                    <w:rFonts w:cs="Times New Roman"/>
                    <w:noProof/>
                  </w:rPr>
                  <w:delText>Planteamiento del Problema</w:delText>
                </w:r>
                <w:r w:rsidR="00C27E2F">
                  <w:rPr>
                    <w:noProof/>
                    <w:webHidden/>
                  </w:rPr>
                  <w:tab/>
                </w:r>
                <w:r w:rsidR="00C27E2F">
                  <w:rPr>
                    <w:noProof/>
                    <w:webHidden/>
                  </w:rPr>
                  <w:fldChar w:fldCharType="begin"/>
                </w:r>
                <w:r w:rsidR="00C27E2F">
                  <w:rPr>
                    <w:noProof/>
                    <w:webHidden/>
                  </w:rPr>
                  <w:delInstrText xml:space="preserve"> PAGEREF _Toc227692857 \h </w:delInstrText>
                </w:r>
                <w:r w:rsidR="00C27E2F">
                  <w:rPr>
                    <w:noProof/>
                    <w:webHidden/>
                  </w:rPr>
                </w:r>
                <w:r w:rsidR="00C27E2F">
                  <w:rPr>
                    <w:noProof/>
                    <w:webHidden/>
                  </w:rPr>
                  <w:fldChar w:fldCharType="separate"/>
                </w:r>
                <w:r w:rsidR="00C27E2F">
                  <w:rPr>
                    <w:noProof/>
                    <w:webHidden/>
                  </w:rPr>
                  <w:delText>12</w:delText>
                </w:r>
                <w:r w:rsidR="00C27E2F">
                  <w:rPr>
                    <w:noProof/>
                    <w:webHidden/>
                  </w:rPr>
                  <w:fldChar w:fldCharType="end"/>
                </w:r>
                <w:r>
                  <w:rPr>
                    <w:noProof/>
                  </w:rPr>
                  <w:fldChar w:fldCharType="end"/>
                </w:r>
              </w:del>
            </w:p>
            <w:p w14:paraId="77E2F1A9" w14:textId="77777777" w:rsidR="00C27E2F" w:rsidRDefault="00DC5717">
              <w:pPr>
                <w:pStyle w:val="TDC2"/>
                <w:tabs>
                  <w:tab w:val="left" w:pos="1540"/>
                  <w:tab w:val="right" w:leader="dot" w:pos="9350"/>
                </w:tabs>
                <w:rPr>
                  <w:del w:id="228" w:author="Edu Fisica" w:date="2026-05-16T07:13:00Z"/>
                  <w:rFonts w:asciiTheme="minorHAnsi" w:eastAsiaTheme="minorEastAsia" w:hAnsiTheme="minorHAnsi" w:cstheme="minorBidi"/>
                  <w:noProof/>
                  <w:sz w:val="22"/>
                  <w:lang w:val="es-CO"/>
                </w:rPr>
              </w:pPr>
              <w:del w:id="229" w:author="Edu Fisica" w:date="2026-05-16T07:13:00Z">
                <w:r>
                  <w:fldChar w:fldCharType="begin"/>
                </w:r>
                <w:r>
                  <w:delInstrText xml:space="preserve"> HYPERLINK \l "_Toc227692858" </w:delInstrText>
                </w:r>
                <w:r>
                  <w:fldChar w:fldCharType="separate"/>
                </w:r>
                <w:r w:rsidR="00C27E2F" w:rsidRPr="005C3967">
                  <w:rPr>
                    <w:rStyle w:val="Hipervnculo"/>
                    <w:rFonts w:cs="Times New Roman"/>
                    <w:noProof/>
                  </w:rPr>
                  <w:delText>1.1</w:delText>
                </w:r>
                <w:r w:rsidR="00C27E2F">
                  <w:rPr>
                    <w:rFonts w:asciiTheme="minorHAnsi" w:eastAsiaTheme="minorEastAsia" w:hAnsiTheme="minorHAnsi" w:cstheme="minorBidi"/>
                    <w:noProof/>
                    <w:sz w:val="22"/>
                    <w:lang w:val="es-CO"/>
                  </w:rPr>
                  <w:tab/>
                </w:r>
                <w:r w:rsidR="00C27E2F" w:rsidRPr="005C3967">
                  <w:rPr>
                    <w:rStyle w:val="Hipervnculo"/>
                    <w:rFonts w:cs="Times New Roman"/>
                    <w:noProof/>
                  </w:rPr>
                  <w:delText>Descripción del Problema</w:delText>
                </w:r>
                <w:r w:rsidR="00C27E2F">
                  <w:rPr>
                    <w:noProof/>
                    <w:webHidden/>
                  </w:rPr>
                  <w:tab/>
                </w:r>
                <w:r w:rsidR="00C27E2F">
                  <w:rPr>
                    <w:noProof/>
                    <w:webHidden/>
                  </w:rPr>
                  <w:fldChar w:fldCharType="begin"/>
                </w:r>
                <w:r w:rsidR="00C27E2F">
                  <w:rPr>
                    <w:noProof/>
                    <w:webHidden/>
                  </w:rPr>
                  <w:delInstrText xml:space="preserve"> PAGEREF _Toc227692858 \h </w:delInstrText>
                </w:r>
                <w:r w:rsidR="00C27E2F">
                  <w:rPr>
                    <w:noProof/>
                    <w:webHidden/>
                  </w:rPr>
                </w:r>
                <w:r w:rsidR="00C27E2F">
                  <w:rPr>
                    <w:noProof/>
                    <w:webHidden/>
                  </w:rPr>
                  <w:fldChar w:fldCharType="separate"/>
                </w:r>
                <w:r w:rsidR="00C27E2F">
                  <w:rPr>
                    <w:noProof/>
                    <w:webHidden/>
                  </w:rPr>
                  <w:delText>12</w:delText>
                </w:r>
                <w:r w:rsidR="00C27E2F">
                  <w:rPr>
                    <w:noProof/>
                    <w:webHidden/>
                  </w:rPr>
                  <w:fldChar w:fldCharType="end"/>
                </w:r>
                <w:r>
                  <w:rPr>
                    <w:noProof/>
                  </w:rPr>
                  <w:fldChar w:fldCharType="end"/>
                </w:r>
              </w:del>
            </w:p>
            <w:p w14:paraId="585DCD57" w14:textId="77777777" w:rsidR="00C27E2F" w:rsidRDefault="00DC5717">
              <w:pPr>
                <w:pStyle w:val="TDC2"/>
                <w:tabs>
                  <w:tab w:val="left" w:pos="1540"/>
                  <w:tab w:val="right" w:leader="dot" w:pos="9350"/>
                </w:tabs>
                <w:rPr>
                  <w:del w:id="230" w:author="Edu Fisica" w:date="2026-05-16T07:13:00Z"/>
                  <w:rFonts w:asciiTheme="minorHAnsi" w:eastAsiaTheme="minorEastAsia" w:hAnsiTheme="minorHAnsi" w:cstheme="minorBidi"/>
                  <w:noProof/>
                  <w:sz w:val="22"/>
                  <w:lang w:val="es-CO"/>
                </w:rPr>
              </w:pPr>
              <w:del w:id="231" w:author="Edu Fisica" w:date="2026-05-16T07:13:00Z">
                <w:r>
                  <w:fldChar w:fldCharType="begin"/>
                </w:r>
                <w:r>
                  <w:delInstrText xml:space="preserve"> HYPERLINK \l "_Toc227692859" </w:delInstrText>
                </w:r>
                <w:r>
                  <w:fldChar w:fldCharType="separate"/>
                </w:r>
                <w:r w:rsidR="00C27E2F" w:rsidRPr="005C3967">
                  <w:rPr>
                    <w:rStyle w:val="Hipervnculo"/>
                    <w:rFonts w:cs="Times New Roman"/>
                    <w:noProof/>
                  </w:rPr>
                  <w:delText>1.2</w:delText>
                </w:r>
                <w:r w:rsidR="00C27E2F">
                  <w:rPr>
                    <w:rFonts w:asciiTheme="minorHAnsi" w:eastAsiaTheme="minorEastAsia" w:hAnsiTheme="minorHAnsi" w:cstheme="minorBidi"/>
                    <w:noProof/>
                    <w:sz w:val="22"/>
                    <w:lang w:val="es-CO"/>
                  </w:rPr>
                  <w:tab/>
                </w:r>
                <w:r w:rsidR="00C27E2F" w:rsidRPr="005C3967">
                  <w:rPr>
                    <w:rStyle w:val="Hipervnculo"/>
                    <w:rFonts w:cs="Times New Roman"/>
                    <w:noProof/>
                  </w:rPr>
                  <w:delText>Pregunta de Investigación</w:delText>
                </w:r>
                <w:r w:rsidR="00C27E2F">
                  <w:rPr>
                    <w:noProof/>
                    <w:webHidden/>
                  </w:rPr>
                  <w:tab/>
                </w:r>
                <w:r w:rsidR="00C27E2F">
                  <w:rPr>
                    <w:noProof/>
                    <w:webHidden/>
                  </w:rPr>
                  <w:fldChar w:fldCharType="begin"/>
                </w:r>
                <w:r w:rsidR="00C27E2F">
                  <w:rPr>
                    <w:noProof/>
                    <w:webHidden/>
                  </w:rPr>
                  <w:delInstrText xml:space="preserve"> PAGEREF _Toc227692859 \h </w:delInstrText>
                </w:r>
                <w:r w:rsidR="00C27E2F">
                  <w:rPr>
                    <w:noProof/>
                    <w:webHidden/>
                  </w:rPr>
                </w:r>
                <w:r w:rsidR="00C27E2F">
                  <w:rPr>
                    <w:noProof/>
                    <w:webHidden/>
                  </w:rPr>
                  <w:fldChar w:fldCharType="separate"/>
                </w:r>
                <w:r w:rsidR="00C27E2F">
                  <w:rPr>
                    <w:noProof/>
                    <w:webHidden/>
                  </w:rPr>
                  <w:delText>14</w:delText>
                </w:r>
                <w:r w:rsidR="00C27E2F">
                  <w:rPr>
                    <w:noProof/>
                    <w:webHidden/>
                  </w:rPr>
                  <w:fldChar w:fldCharType="end"/>
                </w:r>
                <w:r>
                  <w:rPr>
                    <w:noProof/>
                  </w:rPr>
                  <w:fldChar w:fldCharType="end"/>
                </w:r>
              </w:del>
            </w:p>
            <w:p w14:paraId="219B60A5" w14:textId="77777777" w:rsidR="00C27E2F" w:rsidRDefault="00DC5717">
              <w:pPr>
                <w:pStyle w:val="TDC1"/>
                <w:tabs>
                  <w:tab w:val="left" w:pos="1100"/>
                </w:tabs>
                <w:rPr>
                  <w:del w:id="232" w:author="Edu Fisica" w:date="2026-05-16T07:13:00Z"/>
                  <w:rFonts w:asciiTheme="minorHAnsi" w:eastAsiaTheme="minorEastAsia" w:hAnsiTheme="minorHAnsi" w:cstheme="minorBidi"/>
                  <w:noProof/>
                  <w:sz w:val="22"/>
                  <w:lang w:val="es-CO"/>
                </w:rPr>
              </w:pPr>
              <w:del w:id="233" w:author="Edu Fisica" w:date="2026-05-16T07:13:00Z">
                <w:r>
                  <w:fldChar w:fldCharType="begin"/>
                </w:r>
                <w:r>
                  <w:delInstrText xml:space="preserve"> HYPERLINK \l "_Toc227692860" </w:delInstrText>
                </w:r>
                <w:r>
                  <w:fldChar w:fldCharType="separate"/>
                </w:r>
                <w:r w:rsidR="00C27E2F" w:rsidRPr="005C3967">
                  <w:rPr>
                    <w:rStyle w:val="Hipervnculo"/>
                    <w:rFonts w:cs="Times New Roman"/>
                    <w:noProof/>
                  </w:rPr>
                  <w:delText>2</w:delText>
                </w:r>
                <w:r w:rsidR="00C27E2F">
                  <w:rPr>
                    <w:rFonts w:asciiTheme="minorHAnsi" w:eastAsiaTheme="minorEastAsia" w:hAnsiTheme="minorHAnsi" w:cstheme="minorBidi"/>
                    <w:noProof/>
                    <w:sz w:val="22"/>
                    <w:lang w:val="es-CO"/>
                  </w:rPr>
                  <w:tab/>
                </w:r>
                <w:r w:rsidR="00C27E2F" w:rsidRPr="005C3967">
                  <w:rPr>
                    <w:rStyle w:val="Hipervnculo"/>
                    <w:rFonts w:cs="Times New Roman"/>
                    <w:noProof/>
                  </w:rPr>
                  <w:delText>Objetivos</w:delText>
                </w:r>
                <w:r w:rsidR="00C27E2F">
                  <w:rPr>
                    <w:noProof/>
                    <w:webHidden/>
                  </w:rPr>
                  <w:tab/>
                </w:r>
                <w:r w:rsidR="00C27E2F">
                  <w:rPr>
                    <w:noProof/>
                    <w:webHidden/>
                  </w:rPr>
                  <w:fldChar w:fldCharType="begin"/>
                </w:r>
                <w:r w:rsidR="00C27E2F">
                  <w:rPr>
                    <w:noProof/>
                    <w:webHidden/>
                  </w:rPr>
                  <w:delInstrText xml:space="preserve"> PAGEREF _Toc227692860 \h </w:delInstrText>
                </w:r>
                <w:r w:rsidR="00C27E2F">
                  <w:rPr>
                    <w:noProof/>
                    <w:webHidden/>
                  </w:rPr>
                </w:r>
                <w:r w:rsidR="00C27E2F">
                  <w:rPr>
                    <w:noProof/>
                    <w:webHidden/>
                  </w:rPr>
                  <w:fldChar w:fldCharType="separate"/>
                </w:r>
                <w:r w:rsidR="00C27E2F">
                  <w:rPr>
                    <w:noProof/>
                    <w:webHidden/>
                  </w:rPr>
                  <w:delText>15</w:delText>
                </w:r>
                <w:r w:rsidR="00C27E2F">
                  <w:rPr>
                    <w:noProof/>
                    <w:webHidden/>
                  </w:rPr>
                  <w:fldChar w:fldCharType="end"/>
                </w:r>
                <w:r>
                  <w:rPr>
                    <w:noProof/>
                  </w:rPr>
                  <w:fldChar w:fldCharType="end"/>
                </w:r>
              </w:del>
            </w:p>
            <w:p w14:paraId="60D74BD8" w14:textId="77777777" w:rsidR="00C27E2F" w:rsidRDefault="00DC5717">
              <w:pPr>
                <w:pStyle w:val="TDC2"/>
                <w:tabs>
                  <w:tab w:val="left" w:pos="1540"/>
                  <w:tab w:val="right" w:leader="dot" w:pos="9350"/>
                </w:tabs>
                <w:rPr>
                  <w:del w:id="234" w:author="Edu Fisica" w:date="2026-05-16T07:13:00Z"/>
                  <w:rFonts w:asciiTheme="minorHAnsi" w:eastAsiaTheme="minorEastAsia" w:hAnsiTheme="minorHAnsi" w:cstheme="minorBidi"/>
                  <w:noProof/>
                  <w:sz w:val="22"/>
                  <w:lang w:val="es-CO"/>
                </w:rPr>
              </w:pPr>
              <w:del w:id="235" w:author="Edu Fisica" w:date="2026-05-16T07:13:00Z">
                <w:r>
                  <w:fldChar w:fldCharType="begin"/>
                </w:r>
                <w:r>
                  <w:delInstrText xml:space="preserve"> HYPERLINK \l "_Toc227692861" </w:delInstrText>
                </w:r>
                <w:r>
                  <w:fldChar w:fldCharType="separate"/>
                </w:r>
                <w:r w:rsidR="00C27E2F" w:rsidRPr="005C3967">
                  <w:rPr>
                    <w:rStyle w:val="Hipervnculo"/>
                    <w:rFonts w:cs="Times New Roman"/>
                    <w:noProof/>
                  </w:rPr>
                  <w:delText>2.1</w:delText>
                </w:r>
                <w:r w:rsidR="00C27E2F">
                  <w:rPr>
                    <w:rFonts w:asciiTheme="minorHAnsi" w:eastAsiaTheme="minorEastAsia" w:hAnsiTheme="minorHAnsi" w:cstheme="minorBidi"/>
                    <w:noProof/>
                    <w:sz w:val="22"/>
                    <w:lang w:val="es-CO"/>
                  </w:rPr>
                  <w:tab/>
                </w:r>
                <w:r w:rsidR="00C27E2F" w:rsidRPr="005C3967">
                  <w:rPr>
                    <w:rStyle w:val="Hipervnculo"/>
                    <w:rFonts w:cs="Times New Roman"/>
                    <w:noProof/>
                  </w:rPr>
                  <w:delText>Objetivo General</w:delText>
                </w:r>
                <w:r w:rsidR="00C27E2F">
                  <w:rPr>
                    <w:noProof/>
                    <w:webHidden/>
                  </w:rPr>
                  <w:tab/>
                </w:r>
                <w:r w:rsidR="00C27E2F">
                  <w:rPr>
                    <w:noProof/>
                    <w:webHidden/>
                  </w:rPr>
                  <w:fldChar w:fldCharType="begin"/>
                </w:r>
                <w:r w:rsidR="00C27E2F">
                  <w:rPr>
                    <w:noProof/>
                    <w:webHidden/>
                  </w:rPr>
                  <w:delInstrText xml:space="preserve"> PAGEREF _Toc227692861 \h </w:delInstrText>
                </w:r>
                <w:r w:rsidR="00C27E2F">
                  <w:rPr>
                    <w:noProof/>
                    <w:webHidden/>
                  </w:rPr>
                </w:r>
                <w:r w:rsidR="00C27E2F">
                  <w:rPr>
                    <w:noProof/>
                    <w:webHidden/>
                  </w:rPr>
                  <w:fldChar w:fldCharType="separate"/>
                </w:r>
                <w:r w:rsidR="00C27E2F">
                  <w:rPr>
                    <w:noProof/>
                    <w:webHidden/>
                  </w:rPr>
                  <w:delText>15</w:delText>
                </w:r>
                <w:r w:rsidR="00C27E2F">
                  <w:rPr>
                    <w:noProof/>
                    <w:webHidden/>
                  </w:rPr>
                  <w:fldChar w:fldCharType="end"/>
                </w:r>
                <w:r>
                  <w:rPr>
                    <w:noProof/>
                  </w:rPr>
                  <w:fldChar w:fldCharType="end"/>
                </w:r>
              </w:del>
            </w:p>
            <w:p w14:paraId="3E857642" w14:textId="77777777" w:rsidR="00C27E2F" w:rsidRDefault="00DC5717">
              <w:pPr>
                <w:pStyle w:val="TDC2"/>
                <w:tabs>
                  <w:tab w:val="left" w:pos="1540"/>
                  <w:tab w:val="right" w:leader="dot" w:pos="9350"/>
                </w:tabs>
                <w:rPr>
                  <w:del w:id="236" w:author="Edu Fisica" w:date="2026-05-16T07:13:00Z"/>
                  <w:rFonts w:asciiTheme="minorHAnsi" w:eastAsiaTheme="minorEastAsia" w:hAnsiTheme="minorHAnsi" w:cstheme="minorBidi"/>
                  <w:noProof/>
                  <w:sz w:val="22"/>
                  <w:lang w:val="es-CO"/>
                </w:rPr>
              </w:pPr>
              <w:del w:id="237" w:author="Edu Fisica" w:date="2026-05-16T07:13:00Z">
                <w:r>
                  <w:fldChar w:fldCharType="begin"/>
                </w:r>
                <w:r>
                  <w:delInstrText xml:space="preserve"> HYPERLINK \l "_Toc227692862" </w:delInstrText>
                </w:r>
                <w:r>
                  <w:fldChar w:fldCharType="separate"/>
                </w:r>
                <w:r w:rsidR="00C27E2F" w:rsidRPr="005C3967">
                  <w:rPr>
                    <w:rStyle w:val="Hipervnculo"/>
                    <w:rFonts w:cs="Times New Roman"/>
                    <w:noProof/>
                  </w:rPr>
                  <w:delText>2.2</w:delText>
                </w:r>
                <w:r w:rsidR="00C27E2F">
                  <w:rPr>
                    <w:rFonts w:asciiTheme="minorHAnsi" w:eastAsiaTheme="minorEastAsia" w:hAnsiTheme="minorHAnsi" w:cstheme="minorBidi"/>
                    <w:noProof/>
                    <w:sz w:val="22"/>
                    <w:lang w:val="es-CO"/>
                  </w:rPr>
                  <w:tab/>
                </w:r>
                <w:r w:rsidR="00C27E2F" w:rsidRPr="005C3967">
                  <w:rPr>
                    <w:rStyle w:val="Hipervnculo"/>
                    <w:rFonts w:cs="Times New Roman"/>
                    <w:noProof/>
                  </w:rPr>
                  <w:delText>Objetivos Específicos</w:delText>
                </w:r>
                <w:r w:rsidR="00C27E2F">
                  <w:rPr>
                    <w:noProof/>
                    <w:webHidden/>
                  </w:rPr>
                  <w:tab/>
                </w:r>
                <w:r w:rsidR="00C27E2F">
                  <w:rPr>
                    <w:noProof/>
                    <w:webHidden/>
                  </w:rPr>
                  <w:fldChar w:fldCharType="begin"/>
                </w:r>
                <w:r w:rsidR="00C27E2F">
                  <w:rPr>
                    <w:noProof/>
                    <w:webHidden/>
                  </w:rPr>
                  <w:delInstrText xml:space="preserve"> PAGEREF _Toc227692862 \h </w:delInstrText>
                </w:r>
                <w:r w:rsidR="00C27E2F">
                  <w:rPr>
                    <w:noProof/>
                    <w:webHidden/>
                  </w:rPr>
                </w:r>
                <w:r w:rsidR="00C27E2F">
                  <w:rPr>
                    <w:noProof/>
                    <w:webHidden/>
                  </w:rPr>
                  <w:fldChar w:fldCharType="separate"/>
                </w:r>
                <w:r w:rsidR="00C27E2F">
                  <w:rPr>
                    <w:noProof/>
                    <w:webHidden/>
                  </w:rPr>
                  <w:delText>15</w:delText>
                </w:r>
                <w:r w:rsidR="00C27E2F">
                  <w:rPr>
                    <w:noProof/>
                    <w:webHidden/>
                  </w:rPr>
                  <w:fldChar w:fldCharType="end"/>
                </w:r>
                <w:r>
                  <w:rPr>
                    <w:noProof/>
                  </w:rPr>
                  <w:fldChar w:fldCharType="end"/>
                </w:r>
              </w:del>
            </w:p>
            <w:p w14:paraId="2116A52F" w14:textId="77777777" w:rsidR="00C27E2F" w:rsidRDefault="00DC5717">
              <w:pPr>
                <w:pStyle w:val="TDC1"/>
                <w:tabs>
                  <w:tab w:val="left" w:pos="1100"/>
                </w:tabs>
                <w:rPr>
                  <w:del w:id="238" w:author="Edu Fisica" w:date="2026-05-16T07:13:00Z"/>
                  <w:rFonts w:asciiTheme="minorHAnsi" w:eastAsiaTheme="minorEastAsia" w:hAnsiTheme="minorHAnsi" w:cstheme="minorBidi"/>
                  <w:noProof/>
                  <w:sz w:val="22"/>
                  <w:lang w:val="es-CO"/>
                </w:rPr>
              </w:pPr>
              <w:del w:id="239" w:author="Edu Fisica" w:date="2026-05-16T07:13:00Z">
                <w:r>
                  <w:fldChar w:fldCharType="begin"/>
                </w:r>
                <w:r>
                  <w:delInstrText xml:space="preserve"> HYPERLINK \l "_Toc227692863" </w:delInstrText>
                </w:r>
                <w:r>
                  <w:fldChar w:fldCharType="separate"/>
                </w:r>
                <w:r w:rsidR="00C27E2F" w:rsidRPr="005C3967">
                  <w:rPr>
                    <w:rStyle w:val="Hipervnculo"/>
                    <w:rFonts w:cs="Times New Roman"/>
                    <w:noProof/>
                  </w:rPr>
                  <w:delText>3</w:delText>
                </w:r>
                <w:r w:rsidR="00C27E2F">
                  <w:rPr>
                    <w:rFonts w:asciiTheme="minorHAnsi" w:eastAsiaTheme="minorEastAsia" w:hAnsiTheme="minorHAnsi" w:cstheme="minorBidi"/>
                    <w:noProof/>
                    <w:sz w:val="22"/>
                    <w:lang w:val="es-CO"/>
                  </w:rPr>
                  <w:tab/>
                </w:r>
                <w:r w:rsidR="00C27E2F" w:rsidRPr="005C3967">
                  <w:rPr>
                    <w:rStyle w:val="Hipervnculo"/>
                    <w:rFonts w:cs="Times New Roman"/>
                    <w:noProof/>
                  </w:rPr>
                  <w:delText>Justificación</w:delText>
                </w:r>
                <w:r w:rsidR="00C27E2F">
                  <w:rPr>
                    <w:noProof/>
                    <w:webHidden/>
                  </w:rPr>
                  <w:tab/>
                </w:r>
                <w:r w:rsidR="00C27E2F">
                  <w:rPr>
                    <w:noProof/>
                    <w:webHidden/>
                  </w:rPr>
                  <w:fldChar w:fldCharType="begin"/>
                </w:r>
                <w:r w:rsidR="00C27E2F">
                  <w:rPr>
                    <w:noProof/>
                    <w:webHidden/>
                  </w:rPr>
                  <w:delInstrText xml:space="preserve"> PAGEREF _Toc227692863 \h </w:delInstrText>
                </w:r>
                <w:r w:rsidR="00C27E2F">
                  <w:rPr>
                    <w:noProof/>
                    <w:webHidden/>
                  </w:rPr>
                </w:r>
                <w:r w:rsidR="00C27E2F">
                  <w:rPr>
                    <w:noProof/>
                    <w:webHidden/>
                  </w:rPr>
                  <w:fldChar w:fldCharType="separate"/>
                </w:r>
                <w:r w:rsidR="00C27E2F">
                  <w:rPr>
                    <w:noProof/>
                    <w:webHidden/>
                  </w:rPr>
                  <w:delText>17</w:delText>
                </w:r>
                <w:r w:rsidR="00C27E2F">
                  <w:rPr>
                    <w:noProof/>
                    <w:webHidden/>
                  </w:rPr>
                  <w:fldChar w:fldCharType="end"/>
                </w:r>
                <w:r>
                  <w:rPr>
                    <w:noProof/>
                  </w:rPr>
                  <w:fldChar w:fldCharType="end"/>
                </w:r>
              </w:del>
            </w:p>
            <w:p w14:paraId="7CCBC26E" w14:textId="77777777" w:rsidR="00C27E2F" w:rsidRDefault="00DC5717">
              <w:pPr>
                <w:pStyle w:val="TDC1"/>
                <w:tabs>
                  <w:tab w:val="left" w:pos="1100"/>
                </w:tabs>
                <w:rPr>
                  <w:del w:id="240" w:author="Edu Fisica" w:date="2026-05-16T07:13:00Z"/>
                  <w:rFonts w:asciiTheme="minorHAnsi" w:eastAsiaTheme="minorEastAsia" w:hAnsiTheme="minorHAnsi" w:cstheme="minorBidi"/>
                  <w:noProof/>
                  <w:sz w:val="22"/>
                  <w:lang w:val="es-CO"/>
                </w:rPr>
              </w:pPr>
              <w:del w:id="241" w:author="Edu Fisica" w:date="2026-05-16T07:13:00Z">
                <w:r>
                  <w:fldChar w:fldCharType="begin"/>
                </w:r>
                <w:r>
                  <w:delInstrText xml:space="preserve"> HYPERLINK \l "_Toc227692864" </w:delInstrText>
                </w:r>
                <w:r>
                  <w:fldChar w:fldCharType="separate"/>
                </w:r>
                <w:r w:rsidR="00C27E2F" w:rsidRPr="005C3967">
                  <w:rPr>
                    <w:rStyle w:val="Hipervnculo"/>
                    <w:rFonts w:cs="Times New Roman"/>
                    <w:noProof/>
                  </w:rPr>
                  <w:delText>4</w:delText>
                </w:r>
                <w:r w:rsidR="00C27E2F">
                  <w:rPr>
                    <w:rFonts w:asciiTheme="minorHAnsi" w:eastAsiaTheme="minorEastAsia" w:hAnsiTheme="minorHAnsi" w:cstheme="minorBidi"/>
                    <w:noProof/>
                    <w:sz w:val="22"/>
                    <w:lang w:val="es-CO"/>
                  </w:rPr>
                  <w:tab/>
                </w:r>
                <w:r w:rsidR="00C27E2F" w:rsidRPr="005C3967">
                  <w:rPr>
                    <w:rStyle w:val="Hipervnculo"/>
                    <w:rFonts w:cs="Times New Roman"/>
                    <w:noProof/>
                  </w:rPr>
                  <w:delText>Marco de Referencia</w:delText>
                </w:r>
                <w:r w:rsidR="00C27E2F">
                  <w:rPr>
                    <w:noProof/>
                    <w:webHidden/>
                  </w:rPr>
                  <w:tab/>
                </w:r>
                <w:r w:rsidR="00C27E2F">
                  <w:rPr>
                    <w:noProof/>
                    <w:webHidden/>
                  </w:rPr>
                  <w:fldChar w:fldCharType="begin"/>
                </w:r>
                <w:r w:rsidR="00C27E2F">
                  <w:rPr>
                    <w:noProof/>
                    <w:webHidden/>
                  </w:rPr>
                  <w:delInstrText xml:space="preserve"> PAGEREF _Toc227692864 \h </w:delInstrText>
                </w:r>
                <w:r w:rsidR="00C27E2F">
                  <w:rPr>
                    <w:noProof/>
                    <w:webHidden/>
                  </w:rPr>
                </w:r>
                <w:r w:rsidR="00C27E2F">
                  <w:rPr>
                    <w:noProof/>
                    <w:webHidden/>
                  </w:rPr>
                  <w:fldChar w:fldCharType="separate"/>
                </w:r>
                <w:r w:rsidR="00C27E2F">
                  <w:rPr>
                    <w:noProof/>
                    <w:webHidden/>
                  </w:rPr>
                  <w:delText>20</w:delText>
                </w:r>
                <w:r w:rsidR="00C27E2F">
                  <w:rPr>
                    <w:noProof/>
                    <w:webHidden/>
                  </w:rPr>
                  <w:fldChar w:fldCharType="end"/>
                </w:r>
                <w:r>
                  <w:rPr>
                    <w:noProof/>
                  </w:rPr>
                  <w:fldChar w:fldCharType="end"/>
                </w:r>
              </w:del>
            </w:p>
            <w:p w14:paraId="2FEEE54E" w14:textId="77777777" w:rsidR="00C27E2F" w:rsidRDefault="00DC5717">
              <w:pPr>
                <w:pStyle w:val="TDC2"/>
                <w:tabs>
                  <w:tab w:val="left" w:pos="1540"/>
                  <w:tab w:val="right" w:leader="dot" w:pos="9350"/>
                </w:tabs>
                <w:rPr>
                  <w:del w:id="242" w:author="Edu Fisica" w:date="2026-05-16T07:13:00Z"/>
                  <w:rFonts w:asciiTheme="minorHAnsi" w:eastAsiaTheme="minorEastAsia" w:hAnsiTheme="minorHAnsi" w:cstheme="minorBidi"/>
                  <w:noProof/>
                  <w:sz w:val="22"/>
                  <w:lang w:val="es-CO"/>
                </w:rPr>
              </w:pPr>
              <w:del w:id="243" w:author="Edu Fisica" w:date="2026-05-16T07:13:00Z">
                <w:r>
                  <w:fldChar w:fldCharType="begin"/>
                </w:r>
                <w:r>
                  <w:delInstrText xml:space="preserve"> HYPERLINK \l "_Toc227692865" </w:delInstrText>
                </w:r>
                <w:r>
                  <w:fldChar w:fldCharType="separate"/>
                </w:r>
                <w:r w:rsidR="00C27E2F" w:rsidRPr="005C3967">
                  <w:rPr>
                    <w:rStyle w:val="Hipervnculo"/>
                    <w:rFonts w:cs="Times New Roman"/>
                    <w:noProof/>
                  </w:rPr>
                  <w:delText>4.1</w:delText>
                </w:r>
                <w:r w:rsidR="00C27E2F">
                  <w:rPr>
                    <w:rFonts w:asciiTheme="minorHAnsi" w:eastAsiaTheme="minorEastAsia" w:hAnsiTheme="minorHAnsi" w:cstheme="minorBidi"/>
                    <w:noProof/>
                    <w:sz w:val="22"/>
                    <w:lang w:val="es-CO"/>
                  </w:rPr>
                  <w:tab/>
                </w:r>
                <w:r w:rsidR="00C27E2F" w:rsidRPr="005C3967">
                  <w:rPr>
                    <w:rStyle w:val="Hipervnculo"/>
                    <w:rFonts w:cs="Times New Roman"/>
                    <w:noProof/>
                  </w:rPr>
                  <w:delText>Marco de Antecedentes</w:delText>
                </w:r>
                <w:r w:rsidR="00C27E2F">
                  <w:rPr>
                    <w:noProof/>
                    <w:webHidden/>
                  </w:rPr>
                  <w:tab/>
                </w:r>
                <w:r w:rsidR="00C27E2F">
                  <w:rPr>
                    <w:noProof/>
                    <w:webHidden/>
                  </w:rPr>
                  <w:fldChar w:fldCharType="begin"/>
                </w:r>
                <w:r w:rsidR="00C27E2F">
                  <w:rPr>
                    <w:noProof/>
                    <w:webHidden/>
                  </w:rPr>
                  <w:delInstrText xml:space="preserve"> PAGEREF _Toc227692865 \h </w:delInstrText>
                </w:r>
                <w:r w:rsidR="00C27E2F">
                  <w:rPr>
                    <w:noProof/>
                    <w:webHidden/>
                  </w:rPr>
                </w:r>
                <w:r w:rsidR="00C27E2F">
                  <w:rPr>
                    <w:noProof/>
                    <w:webHidden/>
                  </w:rPr>
                  <w:fldChar w:fldCharType="separate"/>
                </w:r>
                <w:r w:rsidR="00C27E2F">
                  <w:rPr>
                    <w:noProof/>
                    <w:webHidden/>
                  </w:rPr>
                  <w:delText>20</w:delText>
                </w:r>
                <w:r w:rsidR="00C27E2F">
                  <w:rPr>
                    <w:noProof/>
                    <w:webHidden/>
                  </w:rPr>
                  <w:fldChar w:fldCharType="end"/>
                </w:r>
                <w:r>
                  <w:rPr>
                    <w:noProof/>
                  </w:rPr>
                  <w:fldChar w:fldCharType="end"/>
                </w:r>
              </w:del>
            </w:p>
            <w:p w14:paraId="7ADFB82D" w14:textId="77777777" w:rsidR="00C27E2F" w:rsidRDefault="00DC5717">
              <w:pPr>
                <w:pStyle w:val="TDC3"/>
                <w:tabs>
                  <w:tab w:val="left" w:pos="1860"/>
                  <w:tab w:val="right" w:leader="dot" w:pos="9350"/>
                </w:tabs>
                <w:rPr>
                  <w:del w:id="244" w:author="Edu Fisica" w:date="2026-05-16T07:13:00Z"/>
                  <w:rFonts w:asciiTheme="minorHAnsi" w:eastAsiaTheme="minorEastAsia" w:hAnsiTheme="minorHAnsi" w:cstheme="minorBidi"/>
                  <w:noProof/>
                  <w:sz w:val="22"/>
                  <w:lang w:val="es-CO"/>
                </w:rPr>
              </w:pPr>
              <w:del w:id="245" w:author="Edu Fisica" w:date="2026-05-16T07:13:00Z">
                <w:r>
                  <w:fldChar w:fldCharType="begin"/>
                </w:r>
                <w:r>
                  <w:delInstrText xml:space="preserve"> HYPERLINK \l "_Toc227692866" </w:delInstrText>
                </w:r>
                <w:r>
                  <w:fldChar w:fldCharType="separate"/>
                </w:r>
                <w:r w:rsidR="00C27E2F" w:rsidRPr="005C3967">
                  <w:rPr>
                    <w:rStyle w:val="Hipervnculo"/>
                    <w:rFonts w:cs="Times New Roman"/>
                    <w:noProof/>
                  </w:rPr>
                  <w:delText>4.1.1</w:delText>
                </w:r>
                <w:r w:rsidR="00C27E2F">
                  <w:rPr>
                    <w:rFonts w:asciiTheme="minorHAnsi" w:eastAsiaTheme="minorEastAsia" w:hAnsiTheme="minorHAnsi" w:cstheme="minorBidi"/>
                    <w:noProof/>
                    <w:sz w:val="22"/>
                    <w:lang w:val="es-CO"/>
                  </w:rPr>
                  <w:tab/>
                </w:r>
                <w:r w:rsidR="00C27E2F" w:rsidRPr="005C3967">
                  <w:rPr>
                    <w:rStyle w:val="Hipervnculo"/>
                    <w:rFonts w:cs="Times New Roman"/>
                    <w:noProof/>
                  </w:rPr>
                  <w:delText>Internacional</w:delText>
                </w:r>
                <w:r w:rsidR="00C27E2F">
                  <w:rPr>
                    <w:noProof/>
                    <w:webHidden/>
                  </w:rPr>
                  <w:tab/>
                </w:r>
                <w:r w:rsidR="00C27E2F">
                  <w:rPr>
                    <w:noProof/>
                    <w:webHidden/>
                  </w:rPr>
                  <w:fldChar w:fldCharType="begin"/>
                </w:r>
                <w:r w:rsidR="00C27E2F">
                  <w:rPr>
                    <w:noProof/>
                    <w:webHidden/>
                  </w:rPr>
                  <w:delInstrText xml:space="preserve"> PAGEREF _Toc227692866 \h </w:delInstrText>
                </w:r>
                <w:r w:rsidR="00C27E2F">
                  <w:rPr>
                    <w:noProof/>
                    <w:webHidden/>
                  </w:rPr>
                </w:r>
                <w:r w:rsidR="00C27E2F">
                  <w:rPr>
                    <w:noProof/>
                    <w:webHidden/>
                  </w:rPr>
                  <w:fldChar w:fldCharType="separate"/>
                </w:r>
                <w:r w:rsidR="00C27E2F">
                  <w:rPr>
                    <w:noProof/>
                    <w:webHidden/>
                  </w:rPr>
                  <w:delText>20</w:delText>
                </w:r>
                <w:r w:rsidR="00C27E2F">
                  <w:rPr>
                    <w:noProof/>
                    <w:webHidden/>
                  </w:rPr>
                  <w:fldChar w:fldCharType="end"/>
                </w:r>
                <w:r>
                  <w:rPr>
                    <w:noProof/>
                  </w:rPr>
                  <w:fldChar w:fldCharType="end"/>
                </w:r>
              </w:del>
            </w:p>
            <w:p w14:paraId="73A98431" w14:textId="77777777" w:rsidR="00C27E2F" w:rsidRDefault="00DC5717">
              <w:pPr>
                <w:pStyle w:val="TDC3"/>
                <w:tabs>
                  <w:tab w:val="left" w:pos="1860"/>
                  <w:tab w:val="right" w:leader="dot" w:pos="9350"/>
                </w:tabs>
                <w:rPr>
                  <w:del w:id="246" w:author="Edu Fisica" w:date="2026-05-16T07:13:00Z"/>
                  <w:rFonts w:asciiTheme="minorHAnsi" w:eastAsiaTheme="minorEastAsia" w:hAnsiTheme="minorHAnsi" w:cstheme="minorBidi"/>
                  <w:noProof/>
                  <w:sz w:val="22"/>
                  <w:lang w:val="es-CO"/>
                </w:rPr>
              </w:pPr>
              <w:del w:id="247" w:author="Edu Fisica" w:date="2026-05-16T07:13:00Z">
                <w:r>
                  <w:fldChar w:fldCharType="begin"/>
                </w:r>
                <w:r>
                  <w:delInstrText xml:space="preserve"> HYPERLINK \l "_Toc227692867" </w:delInstrText>
                </w:r>
                <w:r>
                  <w:fldChar w:fldCharType="separate"/>
                </w:r>
                <w:r w:rsidR="00C27E2F" w:rsidRPr="005C3967">
                  <w:rPr>
                    <w:rStyle w:val="Hipervnculo"/>
                    <w:rFonts w:cs="Times New Roman"/>
                    <w:noProof/>
                  </w:rPr>
                  <w:delText>4.1.2</w:delText>
                </w:r>
                <w:r w:rsidR="00C27E2F">
                  <w:rPr>
                    <w:rFonts w:asciiTheme="minorHAnsi" w:eastAsiaTheme="minorEastAsia" w:hAnsiTheme="minorHAnsi" w:cstheme="minorBidi"/>
                    <w:noProof/>
                    <w:sz w:val="22"/>
                    <w:lang w:val="es-CO"/>
                  </w:rPr>
                  <w:tab/>
                </w:r>
                <w:r w:rsidR="00C27E2F" w:rsidRPr="005C3967">
                  <w:rPr>
                    <w:rStyle w:val="Hipervnculo"/>
                    <w:rFonts w:cs="Times New Roman"/>
                    <w:noProof/>
                  </w:rPr>
                  <w:delText>Nacional</w:delText>
                </w:r>
                <w:r w:rsidR="00C27E2F">
                  <w:rPr>
                    <w:noProof/>
                    <w:webHidden/>
                  </w:rPr>
                  <w:tab/>
                </w:r>
                <w:r w:rsidR="00C27E2F">
                  <w:rPr>
                    <w:noProof/>
                    <w:webHidden/>
                  </w:rPr>
                  <w:fldChar w:fldCharType="begin"/>
                </w:r>
                <w:r w:rsidR="00C27E2F">
                  <w:rPr>
                    <w:noProof/>
                    <w:webHidden/>
                  </w:rPr>
                  <w:delInstrText xml:space="preserve"> PAGEREF _Toc227692867 \h </w:delInstrText>
                </w:r>
                <w:r w:rsidR="00C27E2F">
                  <w:rPr>
                    <w:noProof/>
                    <w:webHidden/>
                  </w:rPr>
                </w:r>
                <w:r w:rsidR="00C27E2F">
                  <w:rPr>
                    <w:noProof/>
                    <w:webHidden/>
                  </w:rPr>
                  <w:fldChar w:fldCharType="separate"/>
                </w:r>
                <w:r w:rsidR="00C27E2F">
                  <w:rPr>
                    <w:noProof/>
                    <w:webHidden/>
                  </w:rPr>
                  <w:delText>25</w:delText>
                </w:r>
                <w:r w:rsidR="00C27E2F">
                  <w:rPr>
                    <w:noProof/>
                    <w:webHidden/>
                  </w:rPr>
                  <w:fldChar w:fldCharType="end"/>
                </w:r>
                <w:r>
                  <w:rPr>
                    <w:noProof/>
                  </w:rPr>
                  <w:fldChar w:fldCharType="end"/>
                </w:r>
              </w:del>
            </w:p>
            <w:p w14:paraId="494130BB" w14:textId="77777777" w:rsidR="00C27E2F" w:rsidRDefault="00DC5717">
              <w:pPr>
                <w:pStyle w:val="TDC3"/>
                <w:tabs>
                  <w:tab w:val="left" w:pos="1860"/>
                  <w:tab w:val="right" w:leader="dot" w:pos="9350"/>
                </w:tabs>
                <w:rPr>
                  <w:del w:id="248" w:author="Edu Fisica" w:date="2026-05-16T07:13:00Z"/>
                  <w:rFonts w:asciiTheme="minorHAnsi" w:eastAsiaTheme="minorEastAsia" w:hAnsiTheme="minorHAnsi" w:cstheme="minorBidi"/>
                  <w:noProof/>
                  <w:sz w:val="22"/>
                  <w:lang w:val="es-CO"/>
                </w:rPr>
              </w:pPr>
              <w:del w:id="249" w:author="Edu Fisica" w:date="2026-05-16T07:13:00Z">
                <w:r>
                  <w:fldChar w:fldCharType="begin"/>
                </w:r>
                <w:r>
                  <w:delInstrText xml:space="preserve"> HYPERLINK \l "_Toc227692868" </w:delInstrText>
                </w:r>
                <w:r>
                  <w:fldChar w:fldCharType="separate"/>
                </w:r>
                <w:r w:rsidR="00C27E2F" w:rsidRPr="005C3967">
                  <w:rPr>
                    <w:rStyle w:val="Hipervnculo"/>
                    <w:rFonts w:cs="Times New Roman"/>
                    <w:noProof/>
                  </w:rPr>
                  <w:delText>4.1.3</w:delText>
                </w:r>
                <w:r w:rsidR="00C27E2F">
                  <w:rPr>
                    <w:rFonts w:asciiTheme="minorHAnsi" w:eastAsiaTheme="minorEastAsia" w:hAnsiTheme="minorHAnsi" w:cstheme="minorBidi"/>
                    <w:noProof/>
                    <w:sz w:val="22"/>
                    <w:lang w:val="es-CO"/>
                  </w:rPr>
                  <w:tab/>
                </w:r>
                <w:r w:rsidR="00C27E2F" w:rsidRPr="005C3967">
                  <w:rPr>
                    <w:rStyle w:val="Hipervnculo"/>
                    <w:rFonts w:cs="Times New Roman"/>
                    <w:noProof/>
                  </w:rPr>
                  <w:delText>Regional</w:delText>
                </w:r>
                <w:r w:rsidR="00C27E2F">
                  <w:rPr>
                    <w:noProof/>
                    <w:webHidden/>
                  </w:rPr>
                  <w:tab/>
                </w:r>
                <w:r w:rsidR="00C27E2F">
                  <w:rPr>
                    <w:noProof/>
                    <w:webHidden/>
                  </w:rPr>
                  <w:fldChar w:fldCharType="begin"/>
                </w:r>
                <w:r w:rsidR="00C27E2F">
                  <w:rPr>
                    <w:noProof/>
                    <w:webHidden/>
                  </w:rPr>
                  <w:delInstrText xml:space="preserve"> PAGEREF _Toc227692868 \h </w:delInstrText>
                </w:r>
                <w:r w:rsidR="00C27E2F">
                  <w:rPr>
                    <w:noProof/>
                    <w:webHidden/>
                  </w:rPr>
                </w:r>
                <w:r w:rsidR="00C27E2F">
                  <w:rPr>
                    <w:noProof/>
                    <w:webHidden/>
                  </w:rPr>
                  <w:fldChar w:fldCharType="separate"/>
                </w:r>
                <w:r w:rsidR="00C27E2F">
                  <w:rPr>
                    <w:noProof/>
                    <w:webHidden/>
                  </w:rPr>
                  <w:delText>30</w:delText>
                </w:r>
                <w:r w:rsidR="00C27E2F">
                  <w:rPr>
                    <w:noProof/>
                    <w:webHidden/>
                  </w:rPr>
                  <w:fldChar w:fldCharType="end"/>
                </w:r>
                <w:r>
                  <w:rPr>
                    <w:noProof/>
                  </w:rPr>
                  <w:fldChar w:fldCharType="end"/>
                </w:r>
              </w:del>
            </w:p>
            <w:p w14:paraId="64F7432F" w14:textId="77777777" w:rsidR="00C27E2F" w:rsidRDefault="00DC5717">
              <w:pPr>
                <w:pStyle w:val="TDC2"/>
                <w:tabs>
                  <w:tab w:val="left" w:pos="1540"/>
                  <w:tab w:val="right" w:leader="dot" w:pos="9350"/>
                </w:tabs>
                <w:rPr>
                  <w:del w:id="250" w:author="Edu Fisica" w:date="2026-05-16T07:13:00Z"/>
                  <w:rFonts w:asciiTheme="minorHAnsi" w:eastAsiaTheme="minorEastAsia" w:hAnsiTheme="minorHAnsi" w:cstheme="minorBidi"/>
                  <w:noProof/>
                  <w:sz w:val="22"/>
                  <w:lang w:val="es-CO"/>
                </w:rPr>
              </w:pPr>
              <w:del w:id="251" w:author="Edu Fisica" w:date="2026-05-16T07:13:00Z">
                <w:r>
                  <w:fldChar w:fldCharType="begin"/>
                </w:r>
                <w:r>
                  <w:delInstrText xml:space="preserve"> HYPERLINK \l "_Toc227692869" </w:delInstrText>
                </w:r>
                <w:r>
                  <w:fldChar w:fldCharType="separate"/>
                </w:r>
                <w:r w:rsidR="00C27E2F" w:rsidRPr="005C3967">
                  <w:rPr>
                    <w:rStyle w:val="Hipervnculo"/>
                    <w:rFonts w:cs="Times New Roman"/>
                    <w:noProof/>
                  </w:rPr>
                  <w:delText>4.2</w:delText>
                </w:r>
                <w:r w:rsidR="00C27E2F">
                  <w:rPr>
                    <w:rFonts w:asciiTheme="minorHAnsi" w:eastAsiaTheme="minorEastAsia" w:hAnsiTheme="minorHAnsi" w:cstheme="minorBidi"/>
                    <w:noProof/>
                    <w:sz w:val="22"/>
                    <w:lang w:val="es-CO"/>
                  </w:rPr>
                  <w:tab/>
                </w:r>
                <w:r w:rsidR="00C27E2F" w:rsidRPr="005C3967">
                  <w:rPr>
                    <w:rStyle w:val="Hipervnculo"/>
                    <w:rFonts w:cs="Times New Roman"/>
                    <w:noProof/>
                  </w:rPr>
                  <w:delText>Marco Contextual</w:delText>
                </w:r>
                <w:r w:rsidR="00C27E2F">
                  <w:rPr>
                    <w:noProof/>
                    <w:webHidden/>
                  </w:rPr>
                  <w:tab/>
                </w:r>
                <w:r w:rsidR="00C27E2F">
                  <w:rPr>
                    <w:noProof/>
                    <w:webHidden/>
                  </w:rPr>
                  <w:fldChar w:fldCharType="begin"/>
                </w:r>
                <w:r w:rsidR="00C27E2F">
                  <w:rPr>
                    <w:noProof/>
                    <w:webHidden/>
                  </w:rPr>
                  <w:delInstrText xml:space="preserve"> PAGEREF _Toc227692869 \h </w:delInstrText>
                </w:r>
                <w:r w:rsidR="00C27E2F">
                  <w:rPr>
                    <w:noProof/>
                    <w:webHidden/>
                  </w:rPr>
                </w:r>
                <w:r w:rsidR="00C27E2F">
                  <w:rPr>
                    <w:noProof/>
                    <w:webHidden/>
                  </w:rPr>
                  <w:fldChar w:fldCharType="separate"/>
                </w:r>
                <w:r w:rsidR="00C27E2F">
                  <w:rPr>
                    <w:noProof/>
                    <w:webHidden/>
                  </w:rPr>
                  <w:delText>35</w:delText>
                </w:r>
                <w:r w:rsidR="00C27E2F">
                  <w:rPr>
                    <w:noProof/>
                    <w:webHidden/>
                  </w:rPr>
                  <w:fldChar w:fldCharType="end"/>
                </w:r>
                <w:r>
                  <w:rPr>
                    <w:noProof/>
                  </w:rPr>
                  <w:fldChar w:fldCharType="end"/>
                </w:r>
              </w:del>
            </w:p>
            <w:p w14:paraId="7CD94653" w14:textId="77777777" w:rsidR="00C27E2F" w:rsidRDefault="00DC5717">
              <w:pPr>
                <w:pStyle w:val="TDC3"/>
                <w:tabs>
                  <w:tab w:val="left" w:pos="1860"/>
                  <w:tab w:val="right" w:leader="dot" w:pos="9350"/>
                </w:tabs>
                <w:rPr>
                  <w:del w:id="252" w:author="Edu Fisica" w:date="2026-05-16T07:13:00Z"/>
                  <w:rFonts w:asciiTheme="minorHAnsi" w:eastAsiaTheme="minorEastAsia" w:hAnsiTheme="minorHAnsi" w:cstheme="minorBidi"/>
                  <w:noProof/>
                  <w:sz w:val="22"/>
                  <w:lang w:val="es-CO"/>
                </w:rPr>
              </w:pPr>
              <w:del w:id="253" w:author="Edu Fisica" w:date="2026-05-16T07:13:00Z">
                <w:r>
                  <w:fldChar w:fldCharType="begin"/>
                </w:r>
                <w:r>
                  <w:delInstrText xml:space="preserve"> HYPERLINK \l "_Toc227692870" </w:delInstrText>
                </w:r>
                <w:r>
                  <w:fldChar w:fldCharType="separate"/>
                </w:r>
                <w:r w:rsidR="00C27E2F" w:rsidRPr="005C3967">
                  <w:rPr>
                    <w:rStyle w:val="Hipervnculo"/>
                    <w:rFonts w:cs="Times New Roman"/>
                    <w:noProof/>
                  </w:rPr>
                  <w:delText>4.2.1</w:delText>
                </w:r>
                <w:r w:rsidR="00C27E2F">
                  <w:rPr>
                    <w:rFonts w:asciiTheme="minorHAnsi" w:eastAsiaTheme="minorEastAsia" w:hAnsiTheme="minorHAnsi" w:cstheme="minorBidi"/>
                    <w:noProof/>
                    <w:sz w:val="22"/>
                    <w:lang w:val="es-CO"/>
                  </w:rPr>
                  <w:tab/>
                </w:r>
                <w:r w:rsidR="00C27E2F" w:rsidRPr="005C3967">
                  <w:rPr>
                    <w:rStyle w:val="Hipervnculo"/>
                    <w:rFonts w:cs="Times New Roman"/>
                    <w:noProof/>
                  </w:rPr>
                  <w:delText>Macro Contexto</w:delText>
                </w:r>
                <w:r w:rsidR="00C27E2F">
                  <w:rPr>
                    <w:noProof/>
                    <w:webHidden/>
                  </w:rPr>
                  <w:tab/>
                </w:r>
                <w:r w:rsidR="00C27E2F">
                  <w:rPr>
                    <w:noProof/>
                    <w:webHidden/>
                  </w:rPr>
                  <w:fldChar w:fldCharType="begin"/>
                </w:r>
                <w:r w:rsidR="00C27E2F">
                  <w:rPr>
                    <w:noProof/>
                    <w:webHidden/>
                  </w:rPr>
                  <w:delInstrText xml:space="preserve"> PAGEREF _Toc227692870 \h </w:delInstrText>
                </w:r>
                <w:r w:rsidR="00C27E2F">
                  <w:rPr>
                    <w:noProof/>
                    <w:webHidden/>
                  </w:rPr>
                </w:r>
                <w:r w:rsidR="00C27E2F">
                  <w:rPr>
                    <w:noProof/>
                    <w:webHidden/>
                  </w:rPr>
                  <w:fldChar w:fldCharType="separate"/>
                </w:r>
                <w:r w:rsidR="00C27E2F">
                  <w:rPr>
                    <w:noProof/>
                    <w:webHidden/>
                  </w:rPr>
                  <w:delText>35</w:delText>
                </w:r>
                <w:r w:rsidR="00C27E2F">
                  <w:rPr>
                    <w:noProof/>
                    <w:webHidden/>
                  </w:rPr>
                  <w:fldChar w:fldCharType="end"/>
                </w:r>
                <w:r>
                  <w:rPr>
                    <w:noProof/>
                  </w:rPr>
                  <w:fldChar w:fldCharType="end"/>
                </w:r>
              </w:del>
            </w:p>
            <w:p w14:paraId="366BDFB4" w14:textId="77777777" w:rsidR="00C27E2F" w:rsidRDefault="00DC5717">
              <w:pPr>
                <w:pStyle w:val="TDC3"/>
                <w:tabs>
                  <w:tab w:val="left" w:pos="1860"/>
                  <w:tab w:val="right" w:leader="dot" w:pos="9350"/>
                </w:tabs>
                <w:rPr>
                  <w:del w:id="254" w:author="Edu Fisica" w:date="2026-05-16T07:13:00Z"/>
                  <w:rFonts w:asciiTheme="minorHAnsi" w:eastAsiaTheme="minorEastAsia" w:hAnsiTheme="minorHAnsi" w:cstheme="minorBidi"/>
                  <w:noProof/>
                  <w:sz w:val="22"/>
                  <w:lang w:val="es-CO"/>
                </w:rPr>
              </w:pPr>
              <w:del w:id="255" w:author="Edu Fisica" w:date="2026-05-16T07:13:00Z">
                <w:r>
                  <w:fldChar w:fldCharType="begin"/>
                </w:r>
                <w:r>
                  <w:delInstrText xml:space="preserve"> HYPERLINK \l "_Toc227692871" </w:delInstrText>
                </w:r>
                <w:r>
                  <w:fldChar w:fldCharType="separate"/>
                </w:r>
                <w:r w:rsidR="00C27E2F" w:rsidRPr="005C3967">
                  <w:rPr>
                    <w:rStyle w:val="Hipervnculo"/>
                    <w:rFonts w:cs="Times New Roman"/>
                    <w:noProof/>
                  </w:rPr>
                  <w:delText>4.2.2</w:delText>
                </w:r>
                <w:r w:rsidR="00C27E2F">
                  <w:rPr>
                    <w:rFonts w:asciiTheme="minorHAnsi" w:eastAsiaTheme="minorEastAsia" w:hAnsiTheme="minorHAnsi" w:cstheme="minorBidi"/>
                    <w:noProof/>
                    <w:sz w:val="22"/>
                    <w:lang w:val="es-CO"/>
                  </w:rPr>
                  <w:tab/>
                </w:r>
                <w:r w:rsidR="00C27E2F" w:rsidRPr="005C3967">
                  <w:rPr>
                    <w:rStyle w:val="Hipervnculo"/>
                    <w:rFonts w:cs="Times New Roman"/>
                    <w:noProof/>
                  </w:rPr>
                  <w:delText>Micro Contexto</w:delText>
                </w:r>
                <w:r w:rsidR="00C27E2F">
                  <w:rPr>
                    <w:noProof/>
                    <w:webHidden/>
                  </w:rPr>
                  <w:tab/>
                </w:r>
                <w:r w:rsidR="00C27E2F">
                  <w:rPr>
                    <w:noProof/>
                    <w:webHidden/>
                  </w:rPr>
                  <w:fldChar w:fldCharType="begin"/>
                </w:r>
                <w:r w:rsidR="00C27E2F">
                  <w:rPr>
                    <w:noProof/>
                    <w:webHidden/>
                  </w:rPr>
                  <w:delInstrText xml:space="preserve"> PAGEREF _Toc227692871 \h </w:delInstrText>
                </w:r>
                <w:r w:rsidR="00C27E2F">
                  <w:rPr>
                    <w:noProof/>
                    <w:webHidden/>
                  </w:rPr>
                </w:r>
                <w:r w:rsidR="00C27E2F">
                  <w:rPr>
                    <w:noProof/>
                    <w:webHidden/>
                  </w:rPr>
                  <w:fldChar w:fldCharType="separate"/>
                </w:r>
                <w:r w:rsidR="00C27E2F">
                  <w:rPr>
                    <w:noProof/>
                    <w:webHidden/>
                  </w:rPr>
                  <w:delText>37</w:delText>
                </w:r>
                <w:r w:rsidR="00C27E2F">
                  <w:rPr>
                    <w:noProof/>
                    <w:webHidden/>
                  </w:rPr>
                  <w:fldChar w:fldCharType="end"/>
                </w:r>
                <w:r>
                  <w:rPr>
                    <w:noProof/>
                  </w:rPr>
                  <w:fldChar w:fldCharType="end"/>
                </w:r>
              </w:del>
            </w:p>
            <w:p w14:paraId="6371D87A" w14:textId="77777777" w:rsidR="00C27E2F" w:rsidRDefault="00DC5717">
              <w:pPr>
                <w:pStyle w:val="TDC2"/>
                <w:tabs>
                  <w:tab w:val="left" w:pos="1540"/>
                  <w:tab w:val="right" w:leader="dot" w:pos="9350"/>
                </w:tabs>
                <w:rPr>
                  <w:del w:id="256" w:author="Edu Fisica" w:date="2026-05-16T07:13:00Z"/>
                  <w:rFonts w:asciiTheme="minorHAnsi" w:eastAsiaTheme="minorEastAsia" w:hAnsiTheme="minorHAnsi" w:cstheme="minorBidi"/>
                  <w:noProof/>
                  <w:sz w:val="22"/>
                  <w:lang w:val="es-CO"/>
                </w:rPr>
              </w:pPr>
              <w:del w:id="257" w:author="Edu Fisica" w:date="2026-05-16T07:13:00Z">
                <w:r>
                  <w:fldChar w:fldCharType="begin"/>
                </w:r>
                <w:r>
                  <w:delInstrText xml:space="preserve"> HYPERLINK \l "_Toc227692872" </w:delInstrText>
                </w:r>
                <w:r>
                  <w:fldChar w:fldCharType="separate"/>
                </w:r>
                <w:r w:rsidR="00C27E2F" w:rsidRPr="005C3967">
                  <w:rPr>
                    <w:rStyle w:val="Hipervnculo"/>
                    <w:rFonts w:cs="Times New Roman"/>
                    <w:noProof/>
                  </w:rPr>
                  <w:delText>4.3</w:delText>
                </w:r>
                <w:r w:rsidR="00C27E2F">
                  <w:rPr>
                    <w:rFonts w:asciiTheme="minorHAnsi" w:eastAsiaTheme="minorEastAsia" w:hAnsiTheme="minorHAnsi" w:cstheme="minorBidi"/>
                    <w:noProof/>
                    <w:sz w:val="22"/>
                    <w:lang w:val="es-CO"/>
                  </w:rPr>
                  <w:tab/>
                </w:r>
                <w:r w:rsidR="00C27E2F" w:rsidRPr="005C3967">
                  <w:rPr>
                    <w:rStyle w:val="Hipervnculo"/>
                    <w:rFonts w:cs="Times New Roman"/>
                    <w:noProof/>
                  </w:rPr>
                  <w:delText>Marco Legal</w:delText>
                </w:r>
                <w:r w:rsidR="00C27E2F">
                  <w:rPr>
                    <w:noProof/>
                    <w:webHidden/>
                  </w:rPr>
                  <w:tab/>
                </w:r>
                <w:r w:rsidR="00C27E2F">
                  <w:rPr>
                    <w:noProof/>
                    <w:webHidden/>
                  </w:rPr>
                  <w:fldChar w:fldCharType="begin"/>
                </w:r>
                <w:r w:rsidR="00C27E2F">
                  <w:rPr>
                    <w:noProof/>
                    <w:webHidden/>
                  </w:rPr>
                  <w:delInstrText xml:space="preserve"> PAGEREF _Toc227692872 \h </w:delInstrText>
                </w:r>
                <w:r w:rsidR="00C27E2F">
                  <w:rPr>
                    <w:noProof/>
                    <w:webHidden/>
                  </w:rPr>
                </w:r>
                <w:r w:rsidR="00C27E2F">
                  <w:rPr>
                    <w:noProof/>
                    <w:webHidden/>
                  </w:rPr>
                  <w:fldChar w:fldCharType="separate"/>
                </w:r>
                <w:r w:rsidR="00C27E2F">
                  <w:rPr>
                    <w:noProof/>
                    <w:webHidden/>
                  </w:rPr>
                  <w:delText>41</w:delText>
                </w:r>
                <w:r w:rsidR="00C27E2F">
                  <w:rPr>
                    <w:noProof/>
                    <w:webHidden/>
                  </w:rPr>
                  <w:fldChar w:fldCharType="end"/>
                </w:r>
                <w:r>
                  <w:rPr>
                    <w:noProof/>
                  </w:rPr>
                  <w:fldChar w:fldCharType="end"/>
                </w:r>
              </w:del>
            </w:p>
            <w:p w14:paraId="218AA33A" w14:textId="77777777" w:rsidR="00C27E2F" w:rsidRDefault="00DC5717">
              <w:pPr>
                <w:pStyle w:val="TDC2"/>
                <w:tabs>
                  <w:tab w:val="left" w:pos="1540"/>
                  <w:tab w:val="right" w:leader="dot" w:pos="9350"/>
                </w:tabs>
                <w:rPr>
                  <w:del w:id="258" w:author="Edu Fisica" w:date="2026-05-16T07:13:00Z"/>
                  <w:rFonts w:asciiTheme="minorHAnsi" w:eastAsiaTheme="minorEastAsia" w:hAnsiTheme="minorHAnsi" w:cstheme="minorBidi"/>
                  <w:noProof/>
                  <w:sz w:val="22"/>
                  <w:lang w:val="es-CO"/>
                </w:rPr>
              </w:pPr>
              <w:del w:id="259" w:author="Edu Fisica" w:date="2026-05-16T07:13:00Z">
                <w:r>
                  <w:fldChar w:fldCharType="begin"/>
                </w:r>
                <w:r>
                  <w:delInstrText xml:space="preserve"> HYPERLINK \l "_Toc227692873" </w:delInstrText>
                </w:r>
                <w:r>
                  <w:fldChar w:fldCharType="separate"/>
                </w:r>
                <w:r w:rsidR="00C27E2F" w:rsidRPr="005C3967">
                  <w:rPr>
                    <w:rStyle w:val="Hipervnculo"/>
                    <w:rFonts w:cs="Times New Roman"/>
                    <w:noProof/>
                  </w:rPr>
                  <w:delText>4.4</w:delText>
                </w:r>
                <w:r w:rsidR="00C27E2F">
                  <w:rPr>
                    <w:rFonts w:asciiTheme="minorHAnsi" w:eastAsiaTheme="minorEastAsia" w:hAnsiTheme="minorHAnsi" w:cstheme="minorBidi"/>
                    <w:noProof/>
                    <w:sz w:val="22"/>
                    <w:lang w:val="es-CO"/>
                  </w:rPr>
                  <w:tab/>
                </w:r>
                <w:r w:rsidR="00C27E2F" w:rsidRPr="005C3967">
                  <w:rPr>
                    <w:rStyle w:val="Hipervnculo"/>
                    <w:rFonts w:cs="Times New Roman"/>
                    <w:noProof/>
                  </w:rPr>
                  <w:delText>Marco Teórico</w:delText>
                </w:r>
                <w:r w:rsidR="00C27E2F">
                  <w:rPr>
                    <w:noProof/>
                    <w:webHidden/>
                  </w:rPr>
                  <w:tab/>
                </w:r>
                <w:r w:rsidR="00C27E2F">
                  <w:rPr>
                    <w:noProof/>
                    <w:webHidden/>
                  </w:rPr>
                  <w:fldChar w:fldCharType="begin"/>
                </w:r>
                <w:r w:rsidR="00C27E2F">
                  <w:rPr>
                    <w:noProof/>
                    <w:webHidden/>
                  </w:rPr>
                  <w:delInstrText xml:space="preserve"> PAGEREF _Toc227692873 \h </w:delInstrText>
                </w:r>
                <w:r w:rsidR="00C27E2F">
                  <w:rPr>
                    <w:noProof/>
                    <w:webHidden/>
                  </w:rPr>
                </w:r>
                <w:r w:rsidR="00C27E2F">
                  <w:rPr>
                    <w:noProof/>
                    <w:webHidden/>
                  </w:rPr>
                  <w:fldChar w:fldCharType="separate"/>
                </w:r>
                <w:r w:rsidR="00C27E2F">
                  <w:rPr>
                    <w:noProof/>
                    <w:webHidden/>
                  </w:rPr>
                  <w:delText>44</w:delText>
                </w:r>
                <w:r w:rsidR="00C27E2F">
                  <w:rPr>
                    <w:noProof/>
                    <w:webHidden/>
                  </w:rPr>
                  <w:fldChar w:fldCharType="end"/>
                </w:r>
                <w:r>
                  <w:rPr>
                    <w:noProof/>
                  </w:rPr>
                  <w:fldChar w:fldCharType="end"/>
                </w:r>
              </w:del>
            </w:p>
            <w:p w14:paraId="5EA4B8EB" w14:textId="77777777" w:rsidR="00C27E2F" w:rsidRDefault="00DC5717">
              <w:pPr>
                <w:pStyle w:val="TDC3"/>
                <w:tabs>
                  <w:tab w:val="left" w:pos="1860"/>
                  <w:tab w:val="right" w:leader="dot" w:pos="9350"/>
                </w:tabs>
                <w:rPr>
                  <w:del w:id="260" w:author="Edu Fisica" w:date="2026-05-16T07:13:00Z"/>
                  <w:rFonts w:asciiTheme="minorHAnsi" w:eastAsiaTheme="minorEastAsia" w:hAnsiTheme="minorHAnsi" w:cstheme="minorBidi"/>
                  <w:noProof/>
                  <w:sz w:val="22"/>
                  <w:lang w:val="es-CO"/>
                </w:rPr>
              </w:pPr>
              <w:del w:id="261" w:author="Edu Fisica" w:date="2026-05-16T07:13:00Z">
                <w:r>
                  <w:fldChar w:fldCharType="begin"/>
                </w:r>
                <w:r>
                  <w:delInstrText xml:space="preserve"> HYPERLINK \l "_Toc227692874" </w:delInstrText>
                </w:r>
                <w:r>
                  <w:fldChar w:fldCharType="separate"/>
                </w:r>
                <w:r w:rsidR="00C27E2F" w:rsidRPr="005C3967">
                  <w:rPr>
                    <w:rStyle w:val="Hipervnculo"/>
                    <w:rFonts w:cs="Times New Roman"/>
                    <w:noProof/>
                  </w:rPr>
                  <w:delText>4.4.1</w:delText>
                </w:r>
                <w:r w:rsidR="00C27E2F">
                  <w:rPr>
                    <w:rFonts w:asciiTheme="minorHAnsi" w:eastAsiaTheme="minorEastAsia" w:hAnsiTheme="minorHAnsi" w:cstheme="minorBidi"/>
                    <w:noProof/>
                    <w:sz w:val="22"/>
                    <w:lang w:val="es-CO"/>
                  </w:rPr>
                  <w:tab/>
                </w:r>
                <w:r w:rsidR="00C27E2F" w:rsidRPr="005C3967">
                  <w:rPr>
                    <w:rStyle w:val="Hipervnculo"/>
                    <w:rFonts w:cs="Times New Roman"/>
                    <w:noProof/>
                  </w:rPr>
                  <w:delText>La Paz: Concepto Polisémico y Polivalente</w:delText>
                </w:r>
                <w:r w:rsidR="00C27E2F">
                  <w:rPr>
                    <w:noProof/>
                    <w:webHidden/>
                  </w:rPr>
                  <w:tab/>
                </w:r>
                <w:r w:rsidR="00C27E2F">
                  <w:rPr>
                    <w:noProof/>
                    <w:webHidden/>
                  </w:rPr>
                  <w:fldChar w:fldCharType="begin"/>
                </w:r>
                <w:r w:rsidR="00C27E2F">
                  <w:rPr>
                    <w:noProof/>
                    <w:webHidden/>
                  </w:rPr>
                  <w:delInstrText xml:space="preserve"> PAGEREF _Toc227692874 \h </w:delInstrText>
                </w:r>
                <w:r w:rsidR="00C27E2F">
                  <w:rPr>
                    <w:noProof/>
                    <w:webHidden/>
                  </w:rPr>
                </w:r>
                <w:r w:rsidR="00C27E2F">
                  <w:rPr>
                    <w:noProof/>
                    <w:webHidden/>
                  </w:rPr>
                  <w:fldChar w:fldCharType="separate"/>
                </w:r>
                <w:r w:rsidR="00C27E2F">
                  <w:rPr>
                    <w:noProof/>
                    <w:webHidden/>
                  </w:rPr>
                  <w:delText>44</w:delText>
                </w:r>
                <w:r w:rsidR="00C27E2F">
                  <w:rPr>
                    <w:noProof/>
                    <w:webHidden/>
                  </w:rPr>
                  <w:fldChar w:fldCharType="end"/>
                </w:r>
                <w:r>
                  <w:rPr>
                    <w:noProof/>
                  </w:rPr>
                  <w:fldChar w:fldCharType="end"/>
                </w:r>
              </w:del>
            </w:p>
            <w:p w14:paraId="7056E8D5" w14:textId="77777777" w:rsidR="00C27E2F" w:rsidRDefault="00DC5717">
              <w:pPr>
                <w:pStyle w:val="TDC3"/>
                <w:tabs>
                  <w:tab w:val="left" w:pos="1860"/>
                  <w:tab w:val="right" w:leader="dot" w:pos="9350"/>
                </w:tabs>
                <w:rPr>
                  <w:del w:id="262" w:author="Edu Fisica" w:date="2026-05-16T07:13:00Z"/>
                  <w:rFonts w:asciiTheme="minorHAnsi" w:eastAsiaTheme="minorEastAsia" w:hAnsiTheme="minorHAnsi" w:cstheme="minorBidi"/>
                  <w:noProof/>
                  <w:sz w:val="22"/>
                  <w:lang w:val="es-CO"/>
                </w:rPr>
              </w:pPr>
              <w:del w:id="263" w:author="Edu Fisica" w:date="2026-05-16T07:13:00Z">
                <w:r>
                  <w:fldChar w:fldCharType="begin"/>
                </w:r>
                <w:r>
                  <w:delInstrText xml:space="preserve"> HYPERLINK \l "_Toc227692875" </w:delInstrText>
                </w:r>
                <w:r>
                  <w:fldChar w:fldCharType="separate"/>
                </w:r>
                <w:r w:rsidR="00C27E2F" w:rsidRPr="005C3967">
                  <w:rPr>
                    <w:rStyle w:val="Hipervnculo"/>
                    <w:rFonts w:cs="Times New Roman"/>
                    <w:noProof/>
                  </w:rPr>
                  <w:delText>4.4.2</w:delText>
                </w:r>
                <w:r w:rsidR="00C27E2F">
                  <w:rPr>
                    <w:rFonts w:asciiTheme="minorHAnsi" w:eastAsiaTheme="minorEastAsia" w:hAnsiTheme="minorHAnsi" w:cstheme="minorBidi"/>
                    <w:noProof/>
                    <w:sz w:val="22"/>
                    <w:lang w:val="es-CO"/>
                  </w:rPr>
                  <w:tab/>
                </w:r>
                <w:r w:rsidR="00C27E2F" w:rsidRPr="005C3967">
                  <w:rPr>
                    <w:rStyle w:val="Hipervnculo"/>
                    <w:rFonts w:cs="Times New Roman"/>
                    <w:noProof/>
                  </w:rPr>
                  <w:delText>Historia de la Paz.</w:delText>
                </w:r>
                <w:r w:rsidR="00C27E2F">
                  <w:rPr>
                    <w:noProof/>
                    <w:webHidden/>
                  </w:rPr>
                  <w:tab/>
                </w:r>
                <w:r w:rsidR="00C27E2F">
                  <w:rPr>
                    <w:noProof/>
                    <w:webHidden/>
                  </w:rPr>
                  <w:fldChar w:fldCharType="begin"/>
                </w:r>
                <w:r w:rsidR="00C27E2F">
                  <w:rPr>
                    <w:noProof/>
                    <w:webHidden/>
                  </w:rPr>
                  <w:delInstrText xml:space="preserve"> PAGEREF _Toc227692875 \h </w:delInstrText>
                </w:r>
                <w:r w:rsidR="00C27E2F">
                  <w:rPr>
                    <w:noProof/>
                    <w:webHidden/>
                  </w:rPr>
                </w:r>
                <w:r w:rsidR="00C27E2F">
                  <w:rPr>
                    <w:noProof/>
                    <w:webHidden/>
                  </w:rPr>
                  <w:fldChar w:fldCharType="separate"/>
                </w:r>
                <w:r w:rsidR="00C27E2F">
                  <w:rPr>
                    <w:noProof/>
                    <w:webHidden/>
                  </w:rPr>
                  <w:delText>45</w:delText>
                </w:r>
                <w:r w:rsidR="00C27E2F">
                  <w:rPr>
                    <w:noProof/>
                    <w:webHidden/>
                  </w:rPr>
                  <w:fldChar w:fldCharType="end"/>
                </w:r>
                <w:r>
                  <w:rPr>
                    <w:noProof/>
                  </w:rPr>
                  <w:fldChar w:fldCharType="end"/>
                </w:r>
              </w:del>
            </w:p>
            <w:p w14:paraId="512F2EEF" w14:textId="77777777" w:rsidR="00C27E2F" w:rsidRDefault="00DC5717">
              <w:pPr>
                <w:pStyle w:val="TDC4"/>
                <w:tabs>
                  <w:tab w:val="left" w:pos="2320"/>
                  <w:tab w:val="right" w:leader="dot" w:pos="9350"/>
                </w:tabs>
                <w:rPr>
                  <w:del w:id="264" w:author="Edu Fisica" w:date="2026-05-16T07:13:00Z"/>
                  <w:rFonts w:asciiTheme="minorHAnsi" w:eastAsiaTheme="minorEastAsia" w:hAnsiTheme="minorHAnsi" w:cstheme="minorBidi"/>
                  <w:noProof/>
                  <w:sz w:val="22"/>
                  <w:lang w:val="es-CO"/>
                </w:rPr>
              </w:pPr>
              <w:del w:id="265" w:author="Edu Fisica" w:date="2026-05-16T07:13:00Z">
                <w:r>
                  <w:fldChar w:fldCharType="begin"/>
                </w:r>
                <w:r>
                  <w:delInstrText xml:space="preserve"> HYPERLINK \l "_Toc227692876" </w:delInstrText>
                </w:r>
                <w:r>
                  <w:fldChar w:fldCharType="separate"/>
                </w:r>
                <w:r w:rsidR="00C27E2F" w:rsidRPr="005C3967">
                  <w:rPr>
                    <w:rStyle w:val="Hipervnculo"/>
                    <w:rFonts w:cs="Times New Roman"/>
                    <w:noProof/>
                  </w:rPr>
                  <w:delText>4.4.2.1</w:delText>
                </w:r>
                <w:r w:rsidR="00C27E2F">
                  <w:rPr>
                    <w:rFonts w:asciiTheme="minorHAnsi" w:eastAsiaTheme="minorEastAsia" w:hAnsiTheme="minorHAnsi" w:cstheme="minorBidi"/>
                    <w:noProof/>
                    <w:sz w:val="22"/>
                    <w:lang w:val="es-CO"/>
                  </w:rPr>
                  <w:tab/>
                </w:r>
                <w:r w:rsidR="00C27E2F" w:rsidRPr="005C3967">
                  <w:rPr>
                    <w:rStyle w:val="Hipervnculo"/>
                    <w:rFonts w:cs="Times New Roman"/>
                    <w:noProof/>
                  </w:rPr>
                  <w:delText>Concepto de Paz Positiva y Paz Negativa:</w:delText>
                </w:r>
                <w:r w:rsidR="00C27E2F">
                  <w:rPr>
                    <w:noProof/>
                    <w:webHidden/>
                  </w:rPr>
                  <w:tab/>
                </w:r>
                <w:r w:rsidR="00C27E2F">
                  <w:rPr>
                    <w:noProof/>
                    <w:webHidden/>
                  </w:rPr>
                  <w:fldChar w:fldCharType="begin"/>
                </w:r>
                <w:r w:rsidR="00C27E2F">
                  <w:rPr>
                    <w:noProof/>
                    <w:webHidden/>
                  </w:rPr>
                  <w:delInstrText xml:space="preserve"> PAGEREF _Toc227692876 \h </w:delInstrText>
                </w:r>
                <w:r w:rsidR="00C27E2F">
                  <w:rPr>
                    <w:noProof/>
                    <w:webHidden/>
                  </w:rPr>
                </w:r>
                <w:r w:rsidR="00C27E2F">
                  <w:rPr>
                    <w:noProof/>
                    <w:webHidden/>
                  </w:rPr>
                  <w:fldChar w:fldCharType="separate"/>
                </w:r>
                <w:r w:rsidR="00C27E2F">
                  <w:rPr>
                    <w:noProof/>
                    <w:webHidden/>
                  </w:rPr>
                  <w:delText>47</w:delText>
                </w:r>
                <w:r w:rsidR="00C27E2F">
                  <w:rPr>
                    <w:noProof/>
                    <w:webHidden/>
                  </w:rPr>
                  <w:fldChar w:fldCharType="end"/>
                </w:r>
                <w:r>
                  <w:rPr>
                    <w:noProof/>
                  </w:rPr>
                  <w:fldChar w:fldCharType="end"/>
                </w:r>
              </w:del>
            </w:p>
            <w:p w14:paraId="1A2874E6" w14:textId="77777777" w:rsidR="00C27E2F" w:rsidRDefault="00DC5717">
              <w:pPr>
                <w:pStyle w:val="TDC4"/>
                <w:tabs>
                  <w:tab w:val="left" w:pos="2320"/>
                  <w:tab w:val="right" w:leader="dot" w:pos="9350"/>
                </w:tabs>
                <w:rPr>
                  <w:del w:id="266" w:author="Edu Fisica" w:date="2026-05-16T07:13:00Z"/>
                  <w:rFonts w:asciiTheme="minorHAnsi" w:eastAsiaTheme="minorEastAsia" w:hAnsiTheme="minorHAnsi" w:cstheme="minorBidi"/>
                  <w:noProof/>
                  <w:sz w:val="22"/>
                  <w:lang w:val="es-CO"/>
                </w:rPr>
              </w:pPr>
              <w:del w:id="267" w:author="Edu Fisica" w:date="2026-05-16T07:13:00Z">
                <w:r>
                  <w:fldChar w:fldCharType="begin"/>
                </w:r>
                <w:r>
                  <w:delInstrText xml:space="preserve"> HYPERLINK \l "_Toc227692877" </w:delInstrText>
                </w:r>
                <w:r>
                  <w:fldChar w:fldCharType="separate"/>
                </w:r>
                <w:r w:rsidR="00C27E2F" w:rsidRPr="005C3967">
                  <w:rPr>
                    <w:rStyle w:val="Hipervnculo"/>
                    <w:rFonts w:cs="Times New Roman"/>
                    <w:noProof/>
                  </w:rPr>
                  <w:delText>4.4.2.2</w:delText>
                </w:r>
                <w:r w:rsidR="00C27E2F">
                  <w:rPr>
                    <w:rFonts w:asciiTheme="minorHAnsi" w:eastAsiaTheme="minorEastAsia" w:hAnsiTheme="minorHAnsi" w:cstheme="minorBidi"/>
                    <w:noProof/>
                    <w:sz w:val="22"/>
                    <w:lang w:val="es-CO"/>
                  </w:rPr>
                  <w:tab/>
                </w:r>
                <w:r w:rsidR="00C27E2F" w:rsidRPr="005C3967">
                  <w:rPr>
                    <w:rStyle w:val="Hipervnculo"/>
                    <w:rFonts w:cs="Times New Roman"/>
                    <w:noProof/>
                  </w:rPr>
                  <w:delText>La Paz Neutra.</w:delText>
                </w:r>
                <w:r w:rsidR="00C27E2F">
                  <w:rPr>
                    <w:noProof/>
                    <w:webHidden/>
                  </w:rPr>
                  <w:tab/>
                </w:r>
                <w:r w:rsidR="00C27E2F">
                  <w:rPr>
                    <w:noProof/>
                    <w:webHidden/>
                  </w:rPr>
                  <w:fldChar w:fldCharType="begin"/>
                </w:r>
                <w:r w:rsidR="00C27E2F">
                  <w:rPr>
                    <w:noProof/>
                    <w:webHidden/>
                  </w:rPr>
                  <w:delInstrText xml:space="preserve"> PAGEREF _Toc227692877 \h </w:delInstrText>
                </w:r>
                <w:r w:rsidR="00C27E2F">
                  <w:rPr>
                    <w:noProof/>
                    <w:webHidden/>
                  </w:rPr>
                </w:r>
                <w:r w:rsidR="00C27E2F">
                  <w:rPr>
                    <w:noProof/>
                    <w:webHidden/>
                  </w:rPr>
                  <w:fldChar w:fldCharType="separate"/>
                </w:r>
                <w:r w:rsidR="00C27E2F">
                  <w:rPr>
                    <w:noProof/>
                    <w:webHidden/>
                  </w:rPr>
                  <w:delText>49</w:delText>
                </w:r>
                <w:r w:rsidR="00C27E2F">
                  <w:rPr>
                    <w:noProof/>
                    <w:webHidden/>
                  </w:rPr>
                  <w:fldChar w:fldCharType="end"/>
                </w:r>
                <w:r>
                  <w:rPr>
                    <w:noProof/>
                  </w:rPr>
                  <w:fldChar w:fldCharType="end"/>
                </w:r>
              </w:del>
            </w:p>
            <w:p w14:paraId="1D194884" w14:textId="77777777" w:rsidR="00C27E2F" w:rsidRDefault="00DC5717">
              <w:pPr>
                <w:pStyle w:val="TDC4"/>
                <w:tabs>
                  <w:tab w:val="left" w:pos="2320"/>
                  <w:tab w:val="right" w:leader="dot" w:pos="9350"/>
                </w:tabs>
                <w:rPr>
                  <w:del w:id="268" w:author="Edu Fisica" w:date="2026-05-16T07:13:00Z"/>
                  <w:rFonts w:asciiTheme="minorHAnsi" w:eastAsiaTheme="minorEastAsia" w:hAnsiTheme="minorHAnsi" w:cstheme="minorBidi"/>
                  <w:noProof/>
                  <w:sz w:val="22"/>
                  <w:lang w:val="es-CO"/>
                </w:rPr>
              </w:pPr>
              <w:del w:id="269" w:author="Edu Fisica" w:date="2026-05-16T07:13:00Z">
                <w:r>
                  <w:fldChar w:fldCharType="begin"/>
                </w:r>
                <w:r>
                  <w:delInstrText xml:space="preserve"> HYPERLINK \l "_Toc227692878" </w:delInstrText>
                </w:r>
                <w:r>
                  <w:fldChar w:fldCharType="separate"/>
                </w:r>
                <w:r w:rsidR="00C27E2F" w:rsidRPr="005C3967">
                  <w:rPr>
                    <w:rStyle w:val="Hipervnculo"/>
                    <w:rFonts w:cs="Times New Roman"/>
                    <w:noProof/>
                    <w:highlight w:val="white"/>
                  </w:rPr>
                  <w:delText>4.4.2.3</w:delText>
                </w:r>
                <w:r w:rsidR="00C27E2F">
                  <w:rPr>
                    <w:rFonts w:asciiTheme="minorHAnsi" w:eastAsiaTheme="minorEastAsia" w:hAnsiTheme="minorHAnsi" w:cstheme="minorBidi"/>
                    <w:noProof/>
                    <w:sz w:val="22"/>
                    <w:lang w:val="es-CO"/>
                  </w:rPr>
                  <w:tab/>
                </w:r>
                <w:r w:rsidR="00C27E2F" w:rsidRPr="005C3967">
                  <w:rPr>
                    <w:rStyle w:val="Hipervnculo"/>
                    <w:rFonts w:cs="Times New Roman"/>
                    <w:noProof/>
                    <w:highlight w:val="white"/>
                  </w:rPr>
                  <w:delText>La Paz Imperfecta.</w:delText>
                </w:r>
                <w:r w:rsidR="00C27E2F">
                  <w:rPr>
                    <w:noProof/>
                    <w:webHidden/>
                  </w:rPr>
                  <w:tab/>
                </w:r>
                <w:r w:rsidR="00C27E2F">
                  <w:rPr>
                    <w:noProof/>
                    <w:webHidden/>
                  </w:rPr>
                  <w:fldChar w:fldCharType="begin"/>
                </w:r>
                <w:r w:rsidR="00C27E2F">
                  <w:rPr>
                    <w:noProof/>
                    <w:webHidden/>
                  </w:rPr>
                  <w:delInstrText xml:space="preserve"> PAGEREF _Toc227692878 \h </w:delInstrText>
                </w:r>
                <w:r w:rsidR="00C27E2F">
                  <w:rPr>
                    <w:noProof/>
                    <w:webHidden/>
                  </w:rPr>
                </w:r>
                <w:r w:rsidR="00C27E2F">
                  <w:rPr>
                    <w:noProof/>
                    <w:webHidden/>
                  </w:rPr>
                  <w:fldChar w:fldCharType="separate"/>
                </w:r>
                <w:r w:rsidR="00C27E2F">
                  <w:rPr>
                    <w:noProof/>
                    <w:webHidden/>
                  </w:rPr>
                  <w:delText>51</w:delText>
                </w:r>
                <w:r w:rsidR="00C27E2F">
                  <w:rPr>
                    <w:noProof/>
                    <w:webHidden/>
                  </w:rPr>
                  <w:fldChar w:fldCharType="end"/>
                </w:r>
                <w:r>
                  <w:rPr>
                    <w:noProof/>
                  </w:rPr>
                  <w:fldChar w:fldCharType="end"/>
                </w:r>
              </w:del>
            </w:p>
            <w:p w14:paraId="6DFFA2D4" w14:textId="77777777" w:rsidR="00C27E2F" w:rsidRDefault="00DC5717">
              <w:pPr>
                <w:pStyle w:val="TDC3"/>
                <w:tabs>
                  <w:tab w:val="left" w:pos="1860"/>
                  <w:tab w:val="right" w:leader="dot" w:pos="9350"/>
                </w:tabs>
                <w:rPr>
                  <w:del w:id="270" w:author="Edu Fisica" w:date="2026-05-16T07:13:00Z"/>
                  <w:rFonts w:asciiTheme="minorHAnsi" w:eastAsiaTheme="minorEastAsia" w:hAnsiTheme="minorHAnsi" w:cstheme="minorBidi"/>
                  <w:noProof/>
                  <w:sz w:val="22"/>
                  <w:lang w:val="es-CO"/>
                </w:rPr>
              </w:pPr>
              <w:del w:id="271" w:author="Edu Fisica" w:date="2026-05-16T07:13:00Z">
                <w:r>
                  <w:fldChar w:fldCharType="begin"/>
                </w:r>
                <w:r>
                  <w:delInstrText xml:space="preserve"> HYPERLINK \l "_Toc227692879" </w:delInstrText>
                </w:r>
                <w:r>
                  <w:fldChar w:fldCharType="separate"/>
                </w:r>
                <w:r w:rsidR="00C27E2F" w:rsidRPr="005C3967">
                  <w:rPr>
                    <w:rStyle w:val="Hipervnculo"/>
                    <w:rFonts w:cs="Times New Roman"/>
                    <w:noProof/>
                    <w:highlight w:val="white"/>
                  </w:rPr>
                  <w:delText>4.4.3</w:delText>
                </w:r>
                <w:r w:rsidR="00C27E2F">
                  <w:rPr>
                    <w:rFonts w:asciiTheme="minorHAnsi" w:eastAsiaTheme="minorEastAsia" w:hAnsiTheme="minorHAnsi" w:cstheme="minorBidi"/>
                    <w:noProof/>
                    <w:sz w:val="22"/>
                    <w:lang w:val="es-CO"/>
                  </w:rPr>
                  <w:tab/>
                </w:r>
                <w:r w:rsidR="00C27E2F" w:rsidRPr="005C3967">
                  <w:rPr>
                    <w:rStyle w:val="Hipervnculo"/>
                    <w:rFonts w:cs="Times New Roman"/>
                    <w:noProof/>
                    <w:highlight w:val="white"/>
                  </w:rPr>
                  <w:delText>Conflictos.</w:delText>
                </w:r>
                <w:r w:rsidR="00C27E2F">
                  <w:rPr>
                    <w:noProof/>
                    <w:webHidden/>
                  </w:rPr>
                  <w:tab/>
                </w:r>
                <w:r w:rsidR="00C27E2F">
                  <w:rPr>
                    <w:noProof/>
                    <w:webHidden/>
                  </w:rPr>
                  <w:fldChar w:fldCharType="begin"/>
                </w:r>
                <w:r w:rsidR="00C27E2F">
                  <w:rPr>
                    <w:noProof/>
                    <w:webHidden/>
                  </w:rPr>
                  <w:delInstrText xml:space="preserve"> PAGEREF _Toc227692879 \h </w:delInstrText>
                </w:r>
                <w:r w:rsidR="00C27E2F">
                  <w:rPr>
                    <w:noProof/>
                    <w:webHidden/>
                  </w:rPr>
                </w:r>
                <w:r w:rsidR="00C27E2F">
                  <w:rPr>
                    <w:noProof/>
                    <w:webHidden/>
                  </w:rPr>
                  <w:fldChar w:fldCharType="separate"/>
                </w:r>
                <w:r w:rsidR="00C27E2F">
                  <w:rPr>
                    <w:noProof/>
                    <w:webHidden/>
                  </w:rPr>
                  <w:delText>53</w:delText>
                </w:r>
                <w:r w:rsidR="00C27E2F">
                  <w:rPr>
                    <w:noProof/>
                    <w:webHidden/>
                  </w:rPr>
                  <w:fldChar w:fldCharType="end"/>
                </w:r>
                <w:r>
                  <w:rPr>
                    <w:noProof/>
                  </w:rPr>
                  <w:fldChar w:fldCharType="end"/>
                </w:r>
              </w:del>
            </w:p>
            <w:p w14:paraId="031685AC" w14:textId="77777777" w:rsidR="00C27E2F" w:rsidRDefault="00DC5717">
              <w:pPr>
                <w:pStyle w:val="TDC3"/>
                <w:tabs>
                  <w:tab w:val="left" w:pos="1860"/>
                  <w:tab w:val="right" w:leader="dot" w:pos="9350"/>
                </w:tabs>
                <w:rPr>
                  <w:del w:id="272" w:author="Edu Fisica" w:date="2026-05-16T07:13:00Z"/>
                  <w:rFonts w:asciiTheme="minorHAnsi" w:eastAsiaTheme="minorEastAsia" w:hAnsiTheme="minorHAnsi" w:cstheme="minorBidi"/>
                  <w:noProof/>
                  <w:sz w:val="22"/>
                  <w:lang w:val="es-CO"/>
                </w:rPr>
              </w:pPr>
              <w:del w:id="273" w:author="Edu Fisica" w:date="2026-05-16T07:13:00Z">
                <w:r>
                  <w:fldChar w:fldCharType="begin"/>
                </w:r>
                <w:r>
                  <w:delInstrText xml:space="preserve"> HYPERLINK \l "_Toc227692880" </w:delInstrText>
                </w:r>
                <w:r>
                  <w:fldChar w:fldCharType="separate"/>
                </w:r>
                <w:r w:rsidR="00C27E2F" w:rsidRPr="005C3967">
                  <w:rPr>
                    <w:rStyle w:val="Hipervnculo"/>
                    <w:rFonts w:cs="Times New Roman"/>
                    <w:noProof/>
                    <w:highlight w:val="white"/>
                  </w:rPr>
                  <w:delText>4.4.4</w:delText>
                </w:r>
                <w:r w:rsidR="00C27E2F">
                  <w:rPr>
                    <w:rFonts w:asciiTheme="minorHAnsi" w:eastAsiaTheme="minorEastAsia" w:hAnsiTheme="minorHAnsi" w:cstheme="minorBidi"/>
                    <w:noProof/>
                    <w:sz w:val="22"/>
                    <w:lang w:val="es-CO"/>
                  </w:rPr>
                  <w:tab/>
                </w:r>
                <w:r w:rsidR="00C27E2F" w:rsidRPr="005C3967">
                  <w:rPr>
                    <w:rStyle w:val="Hipervnculo"/>
                    <w:rFonts w:cs="Times New Roman"/>
                    <w:noProof/>
                    <w:highlight w:val="white"/>
                  </w:rPr>
                  <w:delText>Cultura de Paz.</w:delText>
                </w:r>
                <w:r w:rsidR="00C27E2F">
                  <w:rPr>
                    <w:noProof/>
                    <w:webHidden/>
                  </w:rPr>
                  <w:tab/>
                </w:r>
                <w:r w:rsidR="00C27E2F">
                  <w:rPr>
                    <w:noProof/>
                    <w:webHidden/>
                  </w:rPr>
                  <w:fldChar w:fldCharType="begin"/>
                </w:r>
                <w:r w:rsidR="00C27E2F">
                  <w:rPr>
                    <w:noProof/>
                    <w:webHidden/>
                  </w:rPr>
                  <w:delInstrText xml:space="preserve"> PAGEREF _Toc227692880 \h </w:delInstrText>
                </w:r>
                <w:r w:rsidR="00C27E2F">
                  <w:rPr>
                    <w:noProof/>
                    <w:webHidden/>
                  </w:rPr>
                </w:r>
                <w:r w:rsidR="00C27E2F">
                  <w:rPr>
                    <w:noProof/>
                    <w:webHidden/>
                  </w:rPr>
                  <w:fldChar w:fldCharType="separate"/>
                </w:r>
                <w:r w:rsidR="00C27E2F">
                  <w:rPr>
                    <w:noProof/>
                    <w:webHidden/>
                  </w:rPr>
                  <w:delText>55</w:delText>
                </w:r>
                <w:r w:rsidR="00C27E2F">
                  <w:rPr>
                    <w:noProof/>
                    <w:webHidden/>
                  </w:rPr>
                  <w:fldChar w:fldCharType="end"/>
                </w:r>
                <w:r>
                  <w:rPr>
                    <w:noProof/>
                  </w:rPr>
                  <w:fldChar w:fldCharType="end"/>
                </w:r>
              </w:del>
            </w:p>
            <w:p w14:paraId="1212C545" w14:textId="77777777" w:rsidR="00C27E2F" w:rsidRDefault="00DC5717">
              <w:pPr>
                <w:pStyle w:val="TDC3"/>
                <w:tabs>
                  <w:tab w:val="left" w:pos="1860"/>
                  <w:tab w:val="right" w:leader="dot" w:pos="9350"/>
                </w:tabs>
                <w:rPr>
                  <w:del w:id="274" w:author="Edu Fisica" w:date="2026-05-16T07:13:00Z"/>
                  <w:rFonts w:asciiTheme="minorHAnsi" w:eastAsiaTheme="minorEastAsia" w:hAnsiTheme="minorHAnsi" w:cstheme="minorBidi"/>
                  <w:noProof/>
                  <w:sz w:val="22"/>
                  <w:lang w:val="es-CO"/>
                </w:rPr>
              </w:pPr>
              <w:del w:id="275" w:author="Edu Fisica" w:date="2026-05-16T07:13:00Z">
                <w:r>
                  <w:fldChar w:fldCharType="begin"/>
                </w:r>
                <w:r>
                  <w:delInstrText xml:space="preserve"> HYPERLINK \l "_Toc227692881" </w:delInstrText>
                </w:r>
                <w:r>
                  <w:fldChar w:fldCharType="separate"/>
                </w:r>
                <w:r w:rsidR="00C27E2F" w:rsidRPr="005C3967">
                  <w:rPr>
                    <w:rStyle w:val="Hipervnculo"/>
                    <w:rFonts w:cs="Times New Roman"/>
                    <w:noProof/>
                  </w:rPr>
                  <w:delText>4.4.5</w:delText>
                </w:r>
                <w:r w:rsidR="00C27E2F">
                  <w:rPr>
                    <w:rFonts w:asciiTheme="minorHAnsi" w:eastAsiaTheme="minorEastAsia" w:hAnsiTheme="minorHAnsi" w:cstheme="minorBidi"/>
                    <w:noProof/>
                    <w:sz w:val="22"/>
                    <w:lang w:val="es-CO"/>
                  </w:rPr>
                  <w:tab/>
                </w:r>
                <w:r w:rsidR="00C27E2F" w:rsidRPr="005C3967">
                  <w:rPr>
                    <w:rStyle w:val="Hipervnculo"/>
                    <w:rFonts w:cs="Times New Roman"/>
                    <w:noProof/>
                  </w:rPr>
                  <w:delText>Educar para la Paz.</w:delText>
                </w:r>
                <w:r w:rsidR="00C27E2F">
                  <w:rPr>
                    <w:noProof/>
                    <w:webHidden/>
                  </w:rPr>
                  <w:tab/>
                </w:r>
                <w:r w:rsidR="00C27E2F">
                  <w:rPr>
                    <w:noProof/>
                    <w:webHidden/>
                  </w:rPr>
                  <w:fldChar w:fldCharType="begin"/>
                </w:r>
                <w:r w:rsidR="00C27E2F">
                  <w:rPr>
                    <w:noProof/>
                    <w:webHidden/>
                  </w:rPr>
                  <w:delInstrText xml:space="preserve"> PAGEREF _Toc227692881 \h </w:delInstrText>
                </w:r>
                <w:r w:rsidR="00C27E2F">
                  <w:rPr>
                    <w:noProof/>
                    <w:webHidden/>
                  </w:rPr>
                </w:r>
                <w:r w:rsidR="00C27E2F">
                  <w:rPr>
                    <w:noProof/>
                    <w:webHidden/>
                  </w:rPr>
                  <w:fldChar w:fldCharType="separate"/>
                </w:r>
                <w:r w:rsidR="00C27E2F">
                  <w:rPr>
                    <w:noProof/>
                    <w:webHidden/>
                  </w:rPr>
                  <w:delText>57</w:delText>
                </w:r>
                <w:r w:rsidR="00C27E2F">
                  <w:rPr>
                    <w:noProof/>
                    <w:webHidden/>
                  </w:rPr>
                  <w:fldChar w:fldCharType="end"/>
                </w:r>
                <w:r>
                  <w:rPr>
                    <w:noProof/>
                  </w:rPr>
                  <w:fldChar w:fldCharType="end"/>
                </w:r>
              </w:del>
            </w:p>
            <w:p w14:paraId="75269ADE" w14:textId="77777777" w:rsidR="00C27E2F" w:rsidRDefault="00DC5717">
              <w:pPr>
                <w:pStyle w:val="TDC4"/>
                <w:tabs>
                  <w:tab w:val="left" w:pos="2320"/>
                  <w:tab w:val="right" w:leader="dot" w:pos="9350"/>
                </w:tabs>
                <w:rPr>
                  <w:del w:id="276" w:author="Edu Fisica" w:date="2026-05-16T07:13:00Z"/>
                  <w:rFonts w:asciiTheme="minorHAnsi" w:eastAsiaTheme="minorEastAsia" w:hAnsiTheme="minorHAnsi" w:cstheme="minorBidi"/>
                  <w:noProof/>
                  <w:sz w:val="22"/>
                  <w:lang w:val="es-CO"/>
                </w:rPr>
              </w:pPr>
              <w:del w:id="277" w:author="Edu Fisica" w:date="2026-05-16T07:13:00Z">
                <w:r>
                  <w:fldChar w:fldCharType="begin"/>
                </w:r>
                <w:r>
                  <w:delInstrText xml:space="preserve"> HYPERLINK \l "_Toc227692882" </w:delInstrText>
                </w:r>
                <w:r>
                  <w:fldChar w:fldCharType="separate"/>
                </w:r>
                <w:r w:rsidR="00C27E2F" w:rsidRPr="005C3967">
                  <w:rPr>
                    <w:rStyle w:val="Hipervnculo"/>
                    <w:rFonts w:cs="Times New Roman"/>
                    <w:noProof/>
                  </w:rPr>
                  <w:delText>4.4.5.1</w:delText>
                </w:r>
                <w:r w:rsidR="00C27E2F">
                  <w:rPr>
                    <w:rFonts w:asciiTheme="minorHAnsi" w:eastAsiaTheme="minorEastAsia" w:hAnsiTheme="minorHAnsi" w:cstheme="minorBidi"/>
                    <w:noProof/>
                    <w:sz w:val="22"/>
                    <w:lang w:val="es-CO"/>
                  </w:rPr>
                  <w:tab/>
                </w:r>
                <w:r w:rsidR="00C27E2F" w:rsidRPr="005C3967">
                  <w:rPr>
                    <w:rStyle w:val="Hipervnculo"/>
                    <w:rFonts w:cs="Times New Roman"/>
                    <w:noProof/>
                  </w:rPr>
                  <w:delText>Educar para Vivir con Justicia y Compasión</w:delText>
                </w:r>
                <w:r w:rsidR="00C27E2F">
                  <w:rPr>
                    <w:noProof/>
                    <w:webHidden/>
                  </w:rPr>
                  <w:tab/>
                </w:r>
                <w:r w:rsidR="00C27E2F">
                  <w:rPr>
                    <w:noProof/>
                    <w:webHidden/>
                  </w:rPr>
                  <w:fldChar w:fldCharType="begin"/>
                </w:r>
                <w:r w:rsidR="00C27E2F">
                  <w:rPr>
                    <w:noProof/>
                    <w:webHidden/>
                  </w:rPr>
                  <w:delInstrText xml:space="preserve"> PAGEREF _Toc227692882 \h </w:delInstrText>
                </w:r>
                <w:r w:rsidR="00C27E2F">
                  <w:rPr>
                    <w:noProof/>
                    <w:webHidden/>
                  </w:rPr>
                </w:r>
                <w:r w:rsidR="00C27E2F">
                  <w:rPr>
                    <w:noProof/>
                    <w:webHidden/>
                  </w:rPr>
                  <w:fldChar w:fldCharType="separate"/>
                </w:r>
                <w:r w:rsidR="00C27E2F">
                  <w:rPr>
                    <w:noProof/>
                    <w:webHidden/>
                  </w:rPr>
                  <w:delText>60</w:delText>
                </w:r>
                <w:r w:rsidR="00C27E2F">
                  <w:rPr>
                    <w:noProof/>
                    <w:webHidden/>
                  </w:rPr>
                  <w:fldChar w:fldCharType="end"/>
                </w:r>
                <w:r>
                  <w:rPr>
                    <w:noProof/>
                  </w:rPr>
                  <w:fldChar w:fldCharType="end"/>
                </w:r>
              </w:del>
            </w:p>
            <w:p w14:paraId="65102D55" w14:textId="77777777" w:rsidR="00C27E2F" w:rsidRDefault="00DC5717">
              <w:pPr>
                <w:pStyle w:val="TDC4"/>
                <w:tabs>
                  <w:tab w:val="left" w:pos="2320"/>
                  <w:tab w:val="right" w:leader="dot" w:pos="9350"/>
                </w:tabs>
                <w:rPr>
                  <w:del w:id="278" w:author="Edu Fisica" w:date="2026-05-16T07:13:00Z"/>
                  <w:rFonts w:asciiTheme="minorHAnsi" w:eastAsiaTheme="minorEastAsia" w:hAnsiTheme="minorHAnsi" w:cstheme="minorBidi"/>
                  <w:noProof/>
                  <w:sz w:val="22"/>
                  <w:lang w:val="es-CO"/>
                </w:rPr>
              </w:pPr>
              <w:del w:id="279" w:author="Edu Fisica" w:date="2026-05-16T07:13:00Z">
                <w:r>
                  <w:fldChar w:fldCharType="begin"/>
                </w:r>
                <w:r>
                  <w:delInstrText xml:space="preserve"> HYPERLINK \l "_Toc227692883" </w:delInstrText>
                </w:r>
                <w:r>
                  <w:fldChar w:fldCharType="separate"/>
                </w:r>
                <w:r w:rsidR="00C27E2F" w:rsidRPr="005C3967">
                  <w:rPr>
                    <w:rStyle w:val="Hipervnculo"/>
                    <w:rFonts w:cs="Times New Roman"/>
                    <w:noProof/>
                  </w:rPr>
                  <w:delText>4.4.5.2</w:delText>
                </w:r>
                <w:r w:rsidR="00C27E2F">
                  <w:rPr>
                    <w:rFonts w:asciiTheme="minorHAnsi" w:eastAsiaTheme="minorEastAsia" w:hAnsiTheme="minorHAnsi" w:cstheme="minorBidi"/>
                    <w:noProof/>
                    <w:sz w:val="22"/>
                    <w:lang w:val="es-CO"/>
                  </w:rPr>
                  <w:tab/>
                </w:r>
                <w:r w:rsidR="00C27E2F" w:rsidRPr="005C3967">
                  <w:rPr>
                    <w:rStyle w:val="Hipervnculo"/>
                    <w:rFonts w:cs="Times New Roman"/>
                    <w:noProof/>
                  </w:rPr>
                  <w:delText>Educar para Promover los Derechos Humanos y la Responsabilidad</w:delText>
                </w:r>
                <w:r w:rsidR="00C27E2F">
                  <w:rPr>
                    <w:noProof/>
                    <w:webHidden/>
                  </w:rPr>
                  <w:tab/>
                </w:r>
                <w:r w:rsidR="00C27E2F">
                  <w:rPr>
                    <w:noProof/>
                    <w:webHidden/>
                  </w:rPr>
                  <w:fldChar w:fldCharType="begin"/>
                </w:r>
                <w:r w:rsidR="00C27E2F">
                  <w:rPr>
                    <w:noProof/>
                    <w:webHidden/>
                  </w:rPr>
                  <w:delInstrText xml:space="preserve"> PAGEREF _Toc227692883 \h </w:delInstrText>
                </w:r>
                <w:r w:rsidR="00C27E2F">
                  <w:rPr>
                    <w:noProof/>
                    <w:webHidden/>
                  </w:rPr>
                </w:r>
                <w:r w:rsidR="00C27E2F">
                  <w:rPr>
                    <w:noProof/>
                    <w:webHidden/>
                  </w:rPr>
                  <w:fldChar w:fldCharType="separate"/>
                </w:r>
                <w:r w:rsidR="00C27E2F">
                  <w:rPr>
                    <w:noProof/>
                    <w:webHidden/>
                  </w:rPr>
                  <w:delText>61</w:delText>
                </w:r>
                <w:r w:rsidR="00C27E2F">
                  <w:rPr>
                    <w:noProof/>
                    <w:webHidden/>
                  </w:rPr>
                  <w:fldChar w:fldCharType="end"/>
                </w:r>
                <w:r>
                  <w:rPr>
                    <w:noProof/>
                  </w:rPr>
                  <w:fldChar w:fldCharType="end"/>
                </w:r>
              </w:del>
            </w:p>
            <w:p w14:paraId="38A80B4B" w14:textId="77777777" w:rsidR="00C27E2F" w:rsidRDefault="00DC5717">
              <w:pPr>
                <w:pStyle w:val="TDC4"/>
                <w:tabs>
                  <w:tab w:val="left" w:pos="2320"/>
                  <w:tab w:val="right" w:leader="dot" w:pos="9350"/>
                </w:tabs>
                <w:rPr>
                  <w:del w:id="280" w:author="Edu Fisica" w:date="2026-05-16T07:13:00Z"/>
                  <w:rFonts w:asciiTheme="minorHAnsi" w:eastAsiaTheme="minorEastAsia" w:hAnsiTheme="minorHAnsi" w:cstheme="minorBidi"/>
                  <w:noProof/>
                  <w:sz w:val="22"/>
                  <w:lang w:val="es-CO"/>
                </w:rPr>
              </w:pPr>
              <w:del w:id="281" w:author="Edu Fisica" w:date="2026-05-16T07:13:00Z">
                <w:r>
                  <w:fldChar w:fldCharType="begin"/>
                </w:r>
                <w:r>
                  <w:delInstrText xml:space="preserve"> HYPERLINK \l "_Toc227692884" </w:delInstrText>
                </w:r>
                <w:r>
                  <w:fldChar w:fldCharType="separate"/>
                </w:r>
                <w:r w:rsidR="00C27E2F" w:rsidRPr="005C3967">
                  <w:rPr>
                    <w:rStyle w:val="Hipervnculo"/>
                    <w:rFonts w:cs="Times New Roman"/>
                    <w:noProof/>
                  </w:rPr>
                  <w:delText>4.4.5.3</w:delText>
                </w:r>
                <w:r w:rsidR="00C27E2F">
                  <w:rPr>
                    <w:rFonts w:asciiTheme="minorHAnsi" w:eastAsiaTheme="minorEastAsia" w:hAnsiTheme="minorHAnsi" w:cstheme="minorBidi"/>
                    <w:noProof/>
                    <w:sz w:val="22"/>
                    <w:lang w:val="es-CO"/>
                  </w:rPr>
                  <w:tab/>
                </w:r>
                <w:r w:rsidR="00C27E2F" w:rsidRPr="005C3967">
                  <w:rPr>
                    <w:rStyle w:val="Hipervnculo"/>
                    <w:rFonts w:cs="Times New Roman"/>
                    <w:noProof/>
                  </w:rPr>
                  <w:delText>Educar para Construir el Respeto Cultural, la Reconciliación y la Solidaridad</w:delText>
                </w:r>
                <w:r w:rsidR="00C27E2F">
                  <w:rPr>
                    <w:noProof/>
                    <w:webHidden/>
                  </w:rPr>
                  <w:tab/>
                </w:r>
                <w:r w:rsidR="00C27E2F">
                  <w:rPr>
                    <w:noProof/>
                    <w:webHidden/>
                  </w:rPr>
                  <w:fldChar w:fldCharType="begin"/>
                </w:r>
                <w:r w:rsidR="00C27E2F">
                  <w:rPr>
                    <w:noProof/>
                    <w:webHidden/>
                  </w:rPr>
                  <w:delInstrText xml:space="preserve"> PAGEREF _Toc227692884 \h </w:delInstrText>
                </w:r>
                <w:r w:rsidR="00C27E2F">
                  <w:rPr>
                    <w:noProof/>
                    <w:webHidden/>
                  </w:rPr>
                </w:r>
                <w:r w:rsidR="00C27E2F">
                  <w:rPr>
                    <w:noProof/>
                    <w:webHidden/>
                  </w:rPr>
                  <w:fldChar w:fldCharType="separate"/>
                </w:r>
                <w:r w:rsidR="00C27E2F">
                  <w:rPr>
                    <w:noProof/>
                    <w:webHidden/>
                  </w:rPr>
                  <w:delText>61</w:delText>
                </w:r>
                <w:r w:rsidR="00C27E2F">
                  <w:rPr>
                    <w:noProof/>
                    <w:webHidden/>
                  </w:rPr>
                  <w:fldChar w:fldCharType="end"/>
                </w:r>
                <w:r>
                  <w:rPr>
                    <w:noProof/>
                  </w:rPr>
                  <w:fldChar w:fldCharType="end"/>
                </w:r>
              </w:del>
            </w:p>
            <w:p w14:paraId="21C607ED" w14:textId="77777777" w:rsidR="00C27E2F" w:rsidRDefault="00DC5717">
              <w:pPr>
                <w:pStyle w:val="TDC4"/>
                <w:tabs>
                  <w:tab w:val="left" w:pos="2320"/>
                  <w:tab w:val="right" w:leader="dot" w:pos="9350"/>
                </w:tabs>
                <w:rPr>
                  <w:del w:id="282" w:author="Edu Fisica" w:date="2026-05-16T07:13:00Z"/>
                  <w:rFonts w:asciiTheme="minorHAnsi" w:eastAsiaTheme="minorEastAsia" w:hAnsiTheme="minorHAnsi" w:cstheme="minorBidi"/>
                  <w:noProof/>
                  <w:sz w:val="22"/>
                  <w:lang w:val="es-CO"/>
                </w:rPr>
              </w:pPr>
              <w:del w:id="283" w:author="Edu Fisica" w:date="2026-05-16T07:13:00Z">
                <w:r>
                  <w:fldChar w:fldCharType="begin"/>
                </w:r>
                <w:r>
                  <w:delInstrText xml:space="preserve"> HYPERLINK \l "_Toc227692885" </w:delInstrText>
                </w:r>
                <w:r>
                  <w:fldChar w:fldCharType="separate"/>
                </w:r>
                <w:r w:rsidR="00C27E2F" w:rsidRPr="005C3967">
                  <w:rPr>
                    <w:rStyle w:val="Hipervnculo"/>
                    <w:rFonts w:cs="Times New Roman"/>
                    <w:noProof/>
                  </w:rPr>
                  <w:delText>4.4.5.4</w:delText>
                </w:r>
                <w:r w:rsidR="00C27E2F">
                  <w:rPr>
                    <w:rFonts w:asciiTheme="minorHAnsi" w:eastAsiaTheme="minorEastAsia" w:hAnsiTheme="minorHAnsi" w:cstheme="minorBidi"/>
                    <w:noProof/>
                    <w:sz w:val="22"/>
                    <w:lang w:val="es-CO"/>
                  </w:rPr>
                  <w:tab/>
                </w:r>
                <w:r w:rsidR="00C27E2F" w:rsidRPr="005C3967">
                  <w:rPr>
                    <w:rStyle w:val="Hipervnculo"/>
                    <w:rFonts w:cs="Times New Roman"/>
                    <w:noProof/>
                  </w:rPr>
                  <w:delText>Educar para Vivir en Armonía con la Tierra</w:delText>
                </w:r>
                <w:r w:rsidR="00C27E2F">
                  <w:rPr>
                    <w:noProof/>
                    <w:webHidden/>
                  </w:rPr>
                  <w:tab/>
                </w:r>
                <w:r w:rsidR="00C27E2F">
                  <w:rPr>
                    <w:noProof/>
                    <w:webHidden/>
                  </w:rPr>
                  <w:fldChar w:fldCharType="begin"/>
                </w:r>
                <w:r w:rsidR="00C27E2F">
                  <w:rPr>
                    <w:noProof/>
                    <w:webHidden/>
                  </w:rPr>
                  <w:delInstrText xml:space="preserve"> PAGEREF _Toc227692885 \h </w:delInstrText>
                </w:r>
                <w:r w:rsidR="00C27E2F">
                  <w:rPr>
                    <w:noProof/>
                    <w:webHidden/>
                  </w:rPr>
                </w:r>
                <w:r w:rsidR="00C27E2F">
                  <w:rPr>
                    <w:noProof/>
                    <w:webHidden/>
                  </w:rPr>
                  <w:fldChar w:fldCharType="separate"/>
                </w:r>
                <w:r w:rsidR="00C27E2F">
                  <w:rPr>
                    <w:noProof/>
                    <w:webHidden/>
                  </w:rPr>
                  <w:delText>62</w:delText>
                </w:r>
                <w:r w:rsidR="00C27E2F">
                  <w:rPr>
                    <w:noProof/>
                    <w:webHidden/>
                  </w:rPr>
                  <w:fldChar w:fldCharType="end"/>
                </w:r>
                <w:r>
                  <w:rPr>
                    <w:noProof/>
                  </w:rPr>
                  <w:fldChar w:fldCharType="end"/>
                </w:r>
              </w:del>
            </w:p>
            <w:p w14:paraId="452AD41B" w14:textId="77777777" w:rsidR="00C27E2F" w:rsidRDefault="00DC5717">
              <w:pPr>
                <w:pStyle w:val="TDC4"/>
                <w:tabs>
                  <w:tab w:val="left" w:pos="2320"/>
                  <w:tab w:val="right" w:leader="dot" w:pos="9350"/>
                </w:tabs>
                <w:rPr>
                  <w:del w:id="284" w:author="Edu Fisica" w:date="2026-05-16T07:13:00Z"/>
                  <w:rFonts w:asciiTheme="minorHAnsi" w:eastAsiaTheme="minorEastAsia" w:hAnsiTheme="minorHAnsi" w:cstheme="minorBidi"/>
                  <w:noProof/>
                  <w:sz w:val="22"/>
                  <w:lang w:val="es-CO"/>
                </w:rPr>
              </w:pPr>
              <w:del w:id="285" w:author="Edu Fisica" w:date="2026-05-16T07:13:00Z">
                <w:r>
                  <w:fldChar w:fldCharType="begin"/>
                </w:r>
                <w:r>
                  <w:delInstrText xml:space="preserve"> HYPERLINK \l "_Toc227692886" </w:delInstrText>
                </w:r>
                <w:r>
                  <w:fldChar w:fldCharType="separate"/>
                </w:r>
                <w:r w:rsidR="00C27E2F" w:rsidRPr="005C3967">
                  <w:rPr>
                    <w:rStyle w:val="Hipervnculo"/>
                    <w:rFonts w:cs="Times New Roman"/>
                    <w:noProof/>
                  </w:rPr>
                  <w:delText>4.4.5.5</w:delText>
                </w:r>
                <w:r w:rsidR="00C27E2F">
                  <w:rPr>
                    <w:rFonts w:asciiTheme="minorHAnsi" w:eastAsiaTheme="minorEastAsia" w:hAnsiTheme="minorHAnsi" w:cstheme="minorBidi"/>
                    <w:noProof/>
                    <w:sz w:val="22"/>
                    <w:lang w:val="es-CO"/>
                  </w:rPr>
                  <w:tab/>
                </w:r>
                <w:r w:rsidR="00C27E2F" w:rsidRPr="005C3967">
                  <w:rPr>
                    <w:rStyle w:val="Hipervnculo"/>
                    <w:rFonts w:cs="Times New Roman"/>
                    <w:noProof/>
                  </w:rPr>
                  <w:delText>Educar para Cultivar la Paz Interior</w:delText>
                </w:r>
                <w:r w:rsidR="00C27E2F">
                  <w:rPr>
                    <w:noProof/>
                    <w:webHidden/>
                  </w:rPr>
                  <w:tab/>
                </w:r>
                <w:r w:rsidR="00C27E2F">
                  <w:rPr>
                    <w:noProof/>
                    <w:webHidden/>
                  </w:rPr>
                  <w:fldChar w:fldCharType="begin"/>
                </w:r>
                <w:r w:rsidR="00C27E2F">
                  <w:rPr>
                    <w:noProof/>
                    <w:webHidden/>
                  </w:rPr>
                  <w:delInstrText xml:space="preserve"> PAGEREF _Toc227692886 \h </w:delInstrText>
                </w:r>
                <w:r w:rsidR="00C27E2F">
                  <w:rPr>
                    <w:noProof/>
                    <w:webHidden/>
                  </w:rPr>
                </w:r>
                <w:r w:rsidR="00C27E2F">
                  <w:rPr>
                    <w:noProof/>
                    <w:webHidden/>
                  </w:rPr>
                  <w:fldChar w:fldCharType="separate"/>
                </w:r>
                <w:r w:rsidR="00C27E2F">
                  <w:rPr>
                    <w:noProof/>
                    <w:webHidden/>
                  </w:rPr>
                  <w:delText>63</w:delText>
                </w:r>
                <w:r w:rsidR="00C27E2F">
                  <w:rPr>
                    <w:noProof/>
                    <w:webHidden/>
                  </w:rPr>
                  <w:fldChar w:fldCharType="end"/>
                </w:r>
                <w:r>
                  <w:rPr>
                    <w:noProof/>
                  </w:rPr>
                  <w:fldChar w:fldCharType="end"/>
                </w:r>
              </w:del>
            </w:p>
            <w:p w14:paraId="1717F4D1" w14:textId="77777777" w:rsidR="00C27E2F" w:rsidRDefault="00DC5717">
              <w:pPr>
                <w:pStyle w:val="TDC4"/>
                <w:tabs>
                  <w:tab w:val="left" w:pos="2320"/>
                  <w:tab w:val="right" w:leader="dot" w:pos="9350"/>
                </w:tabs>
                <w:rPr>
                  <w:del w:id="286" w:author="Edu Fisica" w:date="2026-05-16T07:13:00Z"/>
                  <w:rFonts w:asciiTheme="minorHAnsi" w:eastAsiaTheme="minorEastAsia" w:hAnsiTheme="minorHAnsi" w:cstheme="minorBidi"/>
                  <w:noProof/>
                  <w:sz w:val="22"/>
                  <w:lang w:val="es-CO"/>
                </w:rPr>
              </w:pPr>
              <w:del w:id="287" w:author="Edu Fisica" w:date="2026-05-16T07:13:00Z">
                <w:r>
                  <w:fldChar w:fldCharType="begin"/>
                </w:r>
                <w:r>
                  <w:delInstrText xml:space="preserve"> HYPERLINK \l "_Toc227692887" </w:delInstrText>
                </w:r>
                <w:r>
                  <w:fldChar w:fldCharType="separate"/>
                </w:r>
                <w:r w:rsidR="00C27E2F" w:rsidRPr="005C3967">
                  <w:rPr>
                    <w:rStyle w:val="Hipervnculo"/>
                    <w:rFonts w:cs="Times New Roman"/>
                    <w:noProof/>
                  </w:rPr>
                  <w:delText>4.4.5.6</w:delText>
                </w:r>
                <w:r w:rsidR="00C27E2F">
                  <w:rPr>
                    <w:rFonts w:asciiTheme="minorHAnsi" w:eastAsiaTheme="minorEastAsia" w:hAnsiTheme="minorHAnsi" w:cstheme="minorBidi"/>
                    <w:noProof/>
                    <w:sz w:val="22"/>
                    <w:lang w:val="es-CO"/>
                  </w:rPr>
                  <w:tab/>
                </w:r>
                <w:r w:rsidR="00C27E2F" w:rsidRPr="005C3967">
                  <w:rPr>
                    <w:rStyle w:val="Hipervnculo"/>
                    <w:rFonts w:cs="Times New Roman"/>
                    <w:noProof/>
                  </w:rPr>
                  <w:delText>Educar para Desmantelar la Cultura de la Guerra</w:delText>
                </w:r>
                <w:r w:rsidR="00C27E2F">
                  <w:rPr>
                    <w:noProof/>
                    <w:webHidden/>
                  </w:rPr>
                  <w:tab/>
                </w:r>
                <w:r w:rsidR="00C27E2F">
                  <w:rPr>
                    <w:noProof/>
                    <w:webHidden/>
                  </w:rPr>
                  <w:fldChar w:fldCharType="begin"/>
                </w:r>
                <w:r w:rsidR="00C27E2F">
                  <w:rPr>
                    <w:noProof/>
                    <w:webHidden/>
                  </w:rPr>
                  <w:delInstrText xml:space="preserve"> PAGEREF _Toc227692887 \h </w:delInstrText>
                </w:r>
                <w:r w:rsidR="00C27E2F">
                  <w:rPr>
                    <w:noProof/>
                    <w:webHidden/>
                  </w:rPr>
                </w:r>
                <w:r w:rsidR="00C27E2F">
                  <w:rPr>
                    <w:noProof/>
                    <w:webHidden/>
                  </w:rPr>
                  <w:fldChar w:fldCharType="separate"/>
                </w:r>
                <w:r w:rsidR="00C27E2F">
                  <w:rPr>
                    <w:noProof/>
                    <w:webHidden/>
                  </w:rPr>
                  <w:delText>64</w:delText>
                </w:r>
                <w:r w:rsidR="00C27E2F">
                  <w:rPr>
                    <w:noProof/>
                    <w:webHidden/>
                  </w:rPr>
                  <w:fldChar w:fldCharType="end"/>
                </w:r>
                <w:r>
                  <w:rPr>
                    <w:noProof/>
                  </w:rPr>
                  <w:fldChar w:fldCharType="end"/>
                </w:r>
              </w:del>
            </w:p>
            <w:p w14:paraId="0D17A3B6" w14:textId="77777777" w:rsidR="00C27E2F" w:rsidRDefault="00DC5717">
              <w:pPr>
                <w:pStyle w:val="TDC4"/>
                <w:tabs>
                  <w:tab w:val="left" w:pos="2320"/>
                  <w:tab w:val="right" w:leader="dot" w:pos="9350"/>
                </w:tabs>
                <w:rPr>
                  <w:del w:id="288" w:author="Edu Fisica" w:date="2026-05-16T07:13:00Z"/>
                  <w:rFonts w:asciiTheme="minorHAnsi" w:eastAsiaTheme="minorEastAsia" w:hAnsiTheme="minorHAnsi" w:cstheme="minorBidi"/>
                  <w:noProof/>
                  <w:sz w:val="22"/>
                  <w:lang w:val="es-CO"/>
                </w:rPr>
              </w:pPr>
              <w:del w:id="289" w:author="Edu Fisica" w:date="2026-05-16T07:13:00Z">
                <w:r>
                  <w:fldChar w:fldCharType="begin"/>
                </w:r>
                <w:r>
                  <w:delInstrText xml:space="preserve"> HYPERLINK \l "_Toc227692888" </w:delInstrText>
                </w:r>
                <w:r>
                  <w:fldChar w:fldCharType="separate"/>
                </w:r>
                <w:r w:rsidR="00C27E2F" w:rsidRPr="005C3967">
                  <w:rPr>
                    <w:rStyle w:val="Hipervnculo"/>
                    <w:rFonts w:cs="Times New Roman"/>
                    <w:noProof/>
                  </w:rPr>
                  <w:delText>4.4.5.7</w:delText>
                </w:r>
                <w:r w:rsidR="00C27E2F">
                  <w:rPr>
                    <w:rFonts w:asciiTheme="minorHAnsi" w:eastAsiaTheme="minorEastAsia" w:hAnsiTheme="minorHAnsi" w:cstheme="minorBidi"/>
                    <w:noProof/>
                    <w:sz w:val="22"/>
                    <w:lang w:val="es-CO"/>
                  </w:rPr>
                  <w:tab/>
                </w:r>
                <w:r w:rsidR="00C27E2F" w:rsidRPr="005C3967">
                  <w:rPr>
                    <w:rStyle w:val="Hipervnculo"/>
                    <w:rFonts w:cs="Times New Roman"/>
                    <w:noProof/>
                  </w:rPr>
                  <w:delText>Cátedra de la Paz.</w:delText>
                </w:r>
                <w:r w:rsidR="00C27E2F">
                  <w:rPr>
                    <w:noProof/>
                    <w:webHidden/>
                  </w:rPr>
                  <w:tab/>
                </w:r>
                <w:r w:rsidR="00C27E2F">
                  <w:rPr>
                    <w:noProof/>
                    <w:webHidden/>
                  </w:rPr>
                  <w:fldChar w:fldCharType="begin"/>
                </w:r>
                <w:r w:rsidR="00C27E2F">
                  <w:rPr>
                    <w:noProof/>
                    <w:webHidden/>
                  </w:rPr>
                  <w:delInstrText xml:space="preserve"> PAGEREF _Toc227692888 \h </w:delInstrText>
                </w:r>
                <w:r w:rsidR="00C27E2F">
                  <w:rPr>
                    <w:noProof/>
                    <w:webHidden/>
                  </w:rPr>
                </w:r>
                <w:r w:rsidR="00C27E2F">
                  <w:rPr>
                    <w:noProof/>
                    <w:webHidden/>
                  </w:rPr>
                  <w:fldChar w:fldCharType="separate"/>
                </w:r>
                <w:r w:rsidR="00C27E2F">
                  <w:rPr>
                    <w:noProof/>
                    <w:webHidden/>
                  </w:rPr>
                  <w:delText>65</w:delText>
                </w:r>
                <w:r w:rsidR="00C27E2F">
                  <w:rPr>
                    <w:noProof/>
                    <w:webHidden/>
                  </w:rPr>
                  <w:fldChar w:fldCharType="end"/>
                </w:r>
                <w:r>
                  <w:rPr>
                    <w:noProof/>
                  </w:rPr>
                  <w:fldChar w:fldCharType="end"/>
                </w:r>
              </w:del>
            </w:p>
            <w:p w14:paraId="5EF02FEB" w14:textId="77777777" w:rsidR="00C27E2F" w:rsidRDefault="00DC5717">
              <w:pPr>
                <w:pStyle w:val="TDC4"/>
                <w:tabs>
                  <w:tab w:val="left" w:pos="2320"/>
                  <w:tab w:val="right" w:leader="dot" w:pos="9350"/>
                </w:tabs>
                <w:rPr>
                  <w:del w:id="290" w:author="Edu Fisica" w:date="2026-05-16T07:13:00Z"/>
                  <w:rFonts w:asciiTheme="minorHAnsi" w:eastAsiaTheme="minorEastAsia" w:hAnsiTheme="minorHAnsi" w:cstheme="minorBidi"/>
                  <w:noProof/>
                  <w:sz w:val="22"/>
                  <w:lang w:val="es-CO"/>
                </w:rPr>
              </w:pPr>
              <w:del w:id="291" w:author="Edu Fisica" w:date="2026-05-16T07:13:00Z">
                <w:r>
                  <w:fldChar w:fldCharType="begin"/>
                </w:r>
                <w:r>
                  <w:delInstrText xml:space="preserve"> HYPERLINK \l "_Toc227692889" </w:delInstrText>
                </w:r>
                <w:r>
                  <w:fldChar w:fldCharType="separate"/>
                </w:r>
                <w:r w:rsidR="00C27E2F" w:rsidRPr="005C3967">
                  <w:rPr>
                    <w:rStyle w:val="Hipervnculo"/>
                    <w:rFonts w:cs="Times New Roman"/>
                    <w:noProof/>
                  </w:rPr>
                  <w:delText>4.4.5.8</w:delText>
                </w:r>
                <w:r w:rsidR="00C27E2F">
                  <w:rPr>
                    <w:rFonts w:asciiTheme="minorHAnsi" w:eastAsiaTheme="minorEastAsia" w:hAnsiTheme="minorHAnsi" w:cstheme="minorBidi"/>
                    <w:noProof/>
                    <w:sz w:val="22"/>
                    <w:lang w:val="es-CO"/>
                  </w:rPr>
                  <w:tab/>
                </w:r>
                <w:r w:rsidR="00C27E2F" w:rsidRPr="005C3967">
                  <w:rPr>
                    <w:rStyle w:val="Hipervnculo"/>
                    <w:rFonts w:cs="Times New Roman"/>
                    <w:noProof/>
                  </w:rPr>
                  <w:delText>Violencia y Agresividad.</w:delText>
                </w:r>
                <w:r w:rsidR="00C27E2F">
                  <w:rPr>
                    <w:noProof/>
                    <w:webHidden/>
                  </w:rPr>
                  <w:tab/>
                </w:r>
                <w:r w:rsidR="00C27E2F">
                  <w:rPr>
                    <w:noProof/>
                    <w:webHidden/>
                  </w:rPr>
                  <w:fldChar w:fldCharType="begin"/>
                </w:r>
                <w:r w:rsidR="00C27E2F">
                  <w:rPr>
                    <w:noProof/>
                    <w:webHidden/>
                  </w:rPr>
                  <w:delInstrText xml:space="preserve"> PAGEREF _Toc227692889 \h </w:delInstrText>
                </w:r>
                <w:r w:rsidR="00C27E2F">
                  <w:rPr>
                    <w:noProof/>
                    <w:webHidden/>
                  </w:rPr>
                </w:r>
                <w:r w:rsidR="00C27E2F">
                  <w:rPr>
                    <w:noProof/>
                    <w:webHidden/>
                  </w:rPr>
                  <w:fldChar w:fldCharType="separate"/>
                </w:r>
                <w:r w:rsidR="00C27E2F">
                  <w:rPr>
                    <w:noProof/>
                    <w:webHidden/>
                  </w:rPr>
                  <w:delText>68</w:delText>
                </w:r>
                <w:r w:rsidR="00C27E2F">
                  <w:rPr>
                    <w:noProof/>
                    <w:webHidden/>
                  </w:rPr>
                  <w:fldChar w:fldCharType="end"/>
                </w:r>
                <w:r>
                  <w:rPr>
                    <w:noProof/>
                  </w:rPr>
                  <w:fldChar w:fldCharType="end"/>
                </w:r>
              </w:del>
            </w:p>
            <w:p w14:paraId="3F6B2A0E" w14:textId="77777777" w:rsidR="00C27E2F" w:rsidRDefault="00DC5717">
              <w:pPr>
                <w:pStyle w:val="TDC3"/>
                <w:tabs>
                  <w:tab w:val="left" w:pos="1860"/>
                  <w:tab w:val="right" w:leader="dot" w:pos="9350"/>
                </w:tabs>
                <w:rPr>
                  <w:del w:id="292" w:author="Edu Fisica" w:date="2026-05-16T07:13:00Z"/>
                  <w:rFonts w:asciiTheme="minorHAnsi" w:eastAsiaTheme="minorEastAsia" w:hAnsiTheme="minorHAnsi" w:cstheme="minorBidi"/>
                  <w:noProof/>
                  <w:sz w:val="22"/>
                  <w:lang w:val="es-CO"/>
                </w:rPr>
              </w:pPr>
              <w:del w:id="293" w:author="Edu Fisica" w:date="2026-05-16T07:13:00Z">
                <w:r>
                  <w:fldChar w:fldCharType="begin"/>
                </w:r>
                <w:r>
                  <w:delInstrText xml:space="preserve"> HYPERLINK \l "_Toc227692890" </w:delInstrText>
                </w:r>
                <w:r>
                  <w:fldChar w:fldCharType="separate"/>
                </w:r>
                <w:r w:rsidR="00C27E2F" w:rsidRPr="005C3967">
                  <w:rPr>
                    <w:rStyle w:val="Hipervnculo"/>
                    <w:rFonts w:cs="Times New Roman"/>
                    <w:noProof/>
                  </w:rPr>
                  <w:delText>4.4.6</w:delText>
                </w:r>
                <w:r w:rsidR="00C27E2F">
                  <w:rPr>
                    <w:rFonts w:asciiTheme="minorHAnsi" w:eastAsiaTheme="minorEastAsia" w:hAnsiTheme="minorHAnsi" w:cstheme="minorBidi"/>
                    <w:noProof/>
                    <w:sz w:val="22"/>
                    <w:lang w:val="es-CO"/>
                  </w:rPr>
                  <w:tab/>
                </w:r>
                <w:r w:rsidR="00C27E2F" w:rsidRPr="005C3967">
                  <w:rPr>
                    <w:rStyle w:val="Hipervnculo"/>
                    <w:rFonts w:cs="Times New Roman"/>
                    <w:noProof/>
                  </w:rPr>
                  <w:delText>Convivencia</w:delText>
                </w:r>
                <w:r w:rsidR="00C27E2F">
                  <w:rPr>
                    <w:noProof/>
                    <w:webHidden/>
                  </w:rPr>
                  <w:tab/>
                </w:r>
                <w:r w:rsidR="00C27E2F">
                  <w:rPr>
                    <w:noProof/>
                    <w:webHidden/>
                  </w:rPr>
                  <w:fldChar w:fldCharType="begin"/>
                </w:r>
                <w:r w:rsidR="00C27E2F">
                  <w:rPr>
                    <w:noProof/>
                    <w:webHidden/>
                  </w:rPr>
                  <w:delInstrText xml:space="preserve"> PAGEREF _Toc227692890 \h </w:delInstrText>
                </w:r>
                <w:r w:rsidR="00C27E2F">
                  <w:rPr>
                    <w:noProof/>
                    <w:webHidden/>
                  </w:rPr>
                </w:r>
                <w:r w:rsidR="00C27E2F">
                  <w:rPr>
                    <w:noProof/>
                    <w:webHidden/>
                  </w:rPr>
                  <w:fldChar w:fldCharType="separate"/>
                </w:r>
                <w:r w:rsidR="00C27E2F">
                  <w:rPr>
                    <w:noProof/>
                    <w:webHidden/>
                  </w:rPr>
                  <w:delText>74</w:delText>
                </w:r>
                <w:r w:rsidR="00C27E2F">
                  <w:rPr>
                    <w:noProof/>
                    <w:webHidden/>
                  </w:rPr>
                  <w:fldChar w:fldCharType="end"/>
                </w:r>
                <w:r>
                  <w:rPr>
                    <w:noProof/>
                  </w:rPr>
                  <w:fldChar w:fldCharType="end"/>
                </w:r>
              </w:del>
            </w:p>
            <w:p w14:paraId="0D393334" w14:textId="77777777" w:rsidR="00C27E2F" w:rsidRDefault="00DC5717">
              <w:pPr>
                <w:pStyle w:val="TDC4"/>
                <w:tabs>
                  <w:tab w:val="left" w:pos="2320"/>
                  <w:tab w:val="right" w:leader="dot" w:pos="9350"/>
                </w:tabs>
                <w:rPr>
                  <w:del w:id="294" w:author="Edu Fisica" w:date="2026-05-16T07:13:00Z"/>
                  <w:rFonts w:asciiTheme="minorHAnsi" w:eastAsiaTheme="minorEastAsia" w:hAnsiTheme="minorHAnsi" w:cstheme="minorBidi"/>
                  <w:noProof/>
                  <w:sz w:val="22"/>
                  <w:lang w:val="es-CO"/>
                </w:rPr>
              </w:pPr>
              <w:del w:id="295" w:author="Edu Fisica" w:date="2026-05-16T07:13:00Z">
                <w:r>
                  <w:fldChar w:fldCharType="begin"/>
                </w:r>
                <w:r>
                  <w:delInstrText xml:space="preserve"> HYPERLINK \l "_Toc227692891" </w:delInstrText>
                </w:r>
                <w:r>
                  <w:fldChar w:fldCharType="separate"/>
                </w:r>
                <w:r w:rsidR="00C27E2F" w:rsidRPr="005C3967">
                  <w:rPr>
                    <w:rStyle w:val="Hipervnculo"/>
                    <w:rFonts w:cs="Times New Roman"/>
                    <w:noProof/>
                  </w:rPr>
                  <w:delText>4.4.6.1</w:delText>
                </w:r>
                <w:r w:rsidR="00C27E2F">
                  <w:rPr>
                    <w:rFonts w:asciiTheme="minorHAnsi" w:eastAsiaTheme="minorEastAsia" w:hAnsiTheme="minorHAnsi" w:cstheme="minorBidi"/>
                    <w:noProof/>
                    <w:sz w:val="22"/>
                    <w:lang w:val="es-CO"/>
                  </w:rPr>
                  <w:tab/>
                </w:r>
                <w:r w:rsidR="00C27E2F" w:rsidRPr="005C3967">
                  <w:rPr>
                    <w:rStyle w:val="Hipervnculo"/>
                    <w:rFonts w:cs="Times New Roman"/>
                    <w:noProof/>
                  </w:rPr>
                  <w:delText>Convivencia Familiar.</w:delText>
                </w:r>
                <w:r w:rsidR="00C27E2F">
                  <w:rPr>
                    <w:noProof/>
                    <w:webHidden/>
                  </w:rPr>
                  <w:tab/>
                </w:r>
                <w:r w:rsidR="00C27E2F">
                  <w:rPr>
                    <w:noProof/>
                    <w:webHidden/>
                  </w:rPr>
                  <w:fldChar w:fldCharType="begin"/>
                </w:r>
                <w:r w:rsidR="00C27E2F">
                  <w:rPr>
                    <w:noProof/>
                    <w:webHidden/>
                  </w:rPr>
                  <w:delInstrText xml:space="preserve"> PAGEREF _Toc227692891 \h </w:delInstrText>
                </w:r>
                <w:r w:rsidR="00C27E2F">
                  <w:rPr>
                    <w:noProof/>
                    <w:webHidden/>
                  </w:rPr>
                </w:r>
                <w:r w:rsidR="00C27E2F">
                  <w:rPr>
                    <w:noProof/>
                    <w:webHidden/>
                  </w:rPr>
                  <w:fldChar w:fldCharType="separate"/>
                </w:r>
                <w:r w:rsidR="00C27E2F">
                  <w:rPr>
                    <w:noProof/>
                    <w:webHidden/>
                  </w:rPr>
                  <w:delText>76</w:delText>
                </w:r>
                <w:r w:rsidR="00C27E2F">
                  <w:rPr>
                    <w:noProof/>
                    <w:webHidden/>
                  </w:rPr>
                  <w:fldChar w:fldCharType="end"/>
                </w:r>
                <w:r>
                  <w:rPr>
                    <w:noProof/>
                  </w:rPr>
                  <w:fldChar w:fldCharType="end"/>
                </w:r>
              </w:del>
            </w:p>
            <w:p w14:paraId="666E1CBE" w14:textId="77777777" w:rsidR="00C27E2F" w:rsidRDefault="00DC5717">
              <w:pPr>
                <w:pStyle w:val="TDC4"/>
                <w:tabs>
                  <w:tab w:val="left" w:pos="2320"/>
                  <w:tab w:val="right" w:leader="dot" w:pos="9350"/>
                </w:tabs>
                <w:rPr>
                  <w:del w:id="296" w:author="Edu Fisica" w:date="2026-05-16T07:13:00Z"/>
                  <w:rFonts w:asciiTheme="minorHAnsi" w:eastAsiaTheme="minorEastAsia" w:hAnsiTheme="minorHAnsi" w:cstheme="minorBidi"/>
                  <w:noProof/>
                  <w:sz w:val="22"/>
                  <w:lang w:val="es-CO"/>
                </w:rPr>
              </w:pPr>
              <w:del w:id="297" w:author="Edu Fisica" w:date="2026-05-16T07:13:00Z">
                <w:r>
                  <w:fldChar w:fldCharType="begin"/>
                </w:r>
                <w:r>
                  <w:delInstrText xml:space="preserve"> HYPERLINK \l "_Toc227692892" </w:delInstrText>
                </w:r>
                <w:r>
                  <w:fldChar w:fldCharType="separate"/>
                </w:r>
                <w:r w:rsidR="00C27E2F" w:rsidRPr="005C3967">
                  <w:rPr>
                    <w:rStyle w:val="Hipervnculo"/>
                    <w:rFonts w:cs="Times New Roman"/>
                    <w:noProof/>
                  </w:rPr>
                  <w:delText>4.4.6.2</w:delText>
                </w:r>
                <w:r w:rsidR="00C27E2F">
                  <w:rPr>
                    <w:rFonts w:asciiTheme="minorHAnsi" w:eastAsiaTheme="minorEastAsia" w:hAnsiTheme="minorHAnsi" w:cstheme="minorBidi"/>
                    <w:noProof/>
                    <w:sz w:val="22"/>
                    <w:lang w:val="es-CO"/>
                  </w:rPr>
                  <w:tab/>
                </w:r>
                <w:r w:rsidR="00C27E2F" w:rsidRPr="005C3967">
                  <w:rPr>
                    <w:rStyle w:val="Hipervnculo"/>
                    <w:rFonts w:cs="Times New Roman"/>
                    <w:noProof/>
                  </w:rPr>
                  <w:delText>Convivencia Escolar.</w:delText>
                </w:r>
                <w:r w:rsidR="00C27E2F">
                  <w:rPr>
                    <w:noProof/>
                    <w:webHidden/>
                  </w:rPr>
                  <w:tab/>
                </w:r>
                <w:r w:rsidR="00C27E2F">
                  <w:rPr>
                    <w:noProof/>
                    <w:webHidden/>
                  </w:rPr>
                  <w:fldChar w:fldCharType="begin"/>
                </w:r>
                <w:r w:rsidR="00C27E2F">
                  <w:rPr>
                    <w:noProof/>
                    <w:webHidden/>
                  </w:rPr>
                  <w:delInstrText xml:space="preserve"> PAGEREF _Toc227692892 \h </w:delInstrText>
                </w:r>
                <w:r w:rsidR="00C27E2F">
                  <w:rPr>
                    <w:noProof/>
                    <w:webHidden/>
                  </w:rPr>
                </w:r>
                <w:r w:rsidR="00C27E2F">
                  <w:rPr>
                    <w:noProof/>
                    <w:webHidden/>
                  </w:rPr>
                  <w:fldChar w:fldCharType="separate"/>
                </w:r>
                <w:r w:rsidR="00C27E2F">
                  <w:rPr>
                    <w:noProof/>
                    <w:webHidden/>
                  </w:rPr>
                  <w:delText>77</w:delText>
                </w:r>
                <w:r w:rsidR="00C27E2F">
                  <w:rPr>
                    <w:noProof/>
                    <w:webHidden/>
                  </w:rPr>
                  <w:fldChar w:fldCharType="end"/>
                </w:r>
                <w:r>
                  <w:rPr>
                    <w:noProof/>
                  </w:rPr>
                  <w:fldChar w:fldCharType="end"/>
                </w:r>
              </w:del>
            </w:p>
            <w:p w14:paraId="29519079" w14:textId="77777777" w:rsidR="00C27E2F" w:rsidRDefault="00DC5717">
              <w:pPr>
                <w:pStyle w:val="TDC3"/>
                <w:tabs>
                  <w:tab w:val="left" w:pos="1860"/>
                  <w:tab w:val="right" w:leader="dot" w:pos="9350"/>
                </w:tabs>
                <w:rPr>
                  <w:del w:id="298" w:author="Edu Fisica" w:date="2026-05-16T07:13:00Z"/>
                  <w:rFonts w:asciiTheme="minorHAnsi" w:eastAsiaTheme="minorEastAsia" w:hAnsiTheme="minorHAnsi" w:cstheme="minorBidi"/>
                  <w:noProof/>
                  <w:sz w:val="22"/>
                  <w:lang w:val="es-CO"/>
                </w:rPr>
              </w:pPr>
              <w:del w:id="299" w:author="Edu Fisica" w:date="2026-05-16T07:13:00Z">
                <w:r>
                  <w:fldChar w:fldCharType="begin"/>
                </w:r>
                <w:r>
                  <w:delInstrText xml:space="preserve"> HYPERLINK \l "_Toc227692893" </w:delInstrText>
                </w:r>
                <w:r>
                  <w:fldChar w:fldCharType="separate"/>
                </w:r>
                <w:r w:rsidR="00C27E2F" w:rsidRPr="005C3967">
                  <w:rPr>
                    <w:rStyle w:val="Hipervnculo"/>
                    <w:rFonts w:cs="Times New Roman"/>
                    <w:noProof/>
                  </w:rPr>
                  <w:delText>4.4.7</w:delText>
                </w:r>
                <w:r w:rsidR="00C27E2F">
                  <w:rPr>
                    <w:rFonts w:asciiTheme="minorHAnsi" w:eastAsiaTheme="minorEastAsia" w:hAnsiTheme="minorHAnsi" w:cstheme="minorBidi"/>
                    <w:noProof/>
                    <w:sz w:val="22"/>
                    <w:lang w:val="es-CO"/>
                  </w:rPr>
                  <w:tab/>
                </w:r>
                <w:r w:rsidR="00C27E2F" w:rsidRPr="005C3967">
                  <w:rPr>
                    <w:rStyle w:val="Hipervnculo"/>
                    <w:rFonts w:cs="Times New Roman"/>
                    <w:noProof/>
                  </w:rPr>
                  <w:delText>Estrategias Didácticas</w:delText>
                </w:r>
                <w:r w:rsidR="00C27E2F">
                  <w:rPr>
                    <w:noProof/>
                    <w:webHidden/>
                  </w:rPr>
                  <w:tab/>
                </w:r>
                <w:r w:rsidR="00C27E2F">
                  <w:rPr>
                    <w:noProof/>
                    <w:webHidden/>
                  </w:rPr>
                  <w:fldChar w:fldCharType="begin"/>
                </w:r>
                <w:r w:rsidR="00C27E2F">
                  <w:rPr>
                    <w:noProof/>
                    <w:webHidden/>
                  </w:rPr>
                  <w:delInstrText xml:space="preserve"> PAGEREF _Toc227692893 \h </w:delInstrText>
                </w:r>
                <w:r w:rsidR="00C27E2F">
                  <w:rPr>
                    <w:noProof/>
                    <w:webHidden/>
                  </w:rPr>
                </w:r>
                <w:r w:rsidR="00C27E2F">
                  <w:rPr>
                    <w:noProof/>
                    <w:webHidden/>
                  </w:rPr>
                  <w:fldChar w:fldCharType="separate"/>
                </w:r>
                <w:r w:rsidR="00C27E2F">
                  <w:rPr>
                    <w:noProof/>
                    <w:webHidden/>
                  </w:rPr>
                  <w:delText>82</w:delText>
                </w:r>
                <w:r w:rsidR="00C27E2F">
                  <w:rPr>
                    <w:noProof/>
                    <w:webHidden/>
                  </w:rPr>
                  <w:fldChar w:fldCharType="end"/>
                </w:r>
                <w:r>
                  <w:rPr>
                    <w:noProof/>
                  </w:rPr>
                  <w:fldChar w:fldCharType="end"/>
                </w:r>
              </w:del>
            </w:p>
            <w:p w14:paraId="39203791" w14:textId="77777777" w:rsidR="00C27E2F" w:rsidRDefault="00DC5717">
              <w:pPr>
                <w:pStyle w:val="TDC1"/>
                <w:tabs>
                  <w:tab w:val="left" w:pos="1100"/>
                </w:tabs>
                <w:rPr>
                  <w:del w:id="300" w:author="Edu Fisica" w:date="2026-05-16T07:13:00Z"/>
                  <w:rFonts w:asciiTheme="minorHAnsi" w:eastAsiaTheme="minorEastAsia" w:hAnsiTheme="minorHAnsi" w:cstheme="minorBidi"/>
                  <w:noProof/>
                  <w:sz w:val="22"/>
                  <w:lang w:val="es-CO"/>
                </w:rPr>
              </w:pPr>
              <w:del w:id="301" w:author="Edu Fisica" w:date="2026-05-16T07:13:00Z">
                <w:r>
                  <w:fldChar w:fldCharType="begin"/>
                </w:r>
                <w:r>
                  <w:delInstrText xml:space="preserve"> HYPERLINK \l "_Toc227692894" </w:delInstrText>
                </w:r>
                <w:r>
                  <w:fldChar w:fldCharType="separate"/>
                </w:r>
                <w:r w:rsidR="00C27E2F" w:rsidRPr="005C3967">
                  <w:rPr>
                    <w:rStyle w:val="Hipervnculo"/>
                    <w:rFonts w:cs="Times New Roman"/>
                    <w:noProof/>
                  </w:rPr>
                  <w:delText>5</w:delText>
                </w:r>
                <w:r w:rsidR="00C27E2F">
                  <w:rPr>
                    <w:rFonts w:asciiTheme="minorHAnsi" w:eastAsiaTheme="minorEastAsia" w:hAnsiTheme="minorHAnsi" w:cstheme="minorBidi"/>
                    <w:noProof/>
                    <w:sz w:val="22"/>
                    <w:lang w:val="es-CO"/>
                  </w:rPr>
                  <w:tab/>
                </w:r>
                <w:r w:rsidR="00C27E2F" w:rsidRPr="005C3967">
                  <w:rPr>
                    <w:rStyle w:val="Hipervnculo"/>
                    <w:rFonts w:cs="Times New Roman"/>
                    <w:noProof/>
                  </w:rPr>
                  <w:delText>Diseño Metodológico</w:delText>
                </w:r>
                <w:r w:rsidR="00C27E2F">
                  <w:rPr>
                    <w:noProof/>
                    <w:webHidden/>
                  </w:rPr>
                  <w:tab/>
                </w:r>
                <w:r w:rsidR="00C27E2F">
                  <w:rPr>
                    <w:noProof/>
                    <w:webHidden/>
                  </w:rPr>
                  <w:fldChar w:fldCharType="begin"/>
                </w:r>
                <w:r w:rsidR="00C27E2F">
                  <w:rPr>
                    <w:noProof/>
                    <w:webHidden/>
                  </w:rPr>
                  <w:delInstrText xml:space="preserve"> PAGEREF _Toc227692894 \h </w:delInstrText>
                </w:r>
                <w:r w:rsidR="00C27E2F">
                  <w:rPr>
                    <w:noProof/>
                    <w:webHidden/>
                  </w:rPr>
                </w:r>
                <w:r w:rsidR="00C27E2F">
                  <w:rPr>
                    <w:noProof/>
                    <w:webHidden/>
                  </w:rPr>
                  <w:fldChar w:fldCharType="separate"/>
                </w:r>
                <w:r w:rsidR="00C27E2F">
                  <w:rPr>
                    <w:noProof/>
                    <w:webHidden/>
                  </w:rPr>
                  <w:delText>86</w:delText>
                </w:r>
                <w:r w:rsidR="00C27E2F">
                  <w:rPr>
                    <w:noProof/>
                    <w:webHidden/>
                  </w:rPr>
                  <w:fldChar w:fldCharType="end"/>
                </w:r>
                <w:r>
                  <w:rPr>
                    <w:noProof/>
                  </w:rPr>
                  <w:fldChar w:fldCharType="end"/>
                </w:r>
              </w:del>
            </w:p>
            <w:p w14:paraId="240085B4" w14:textId="77777777" w:rsidR="00C27E2F" w:rsidRDefault="00DC5717">
              <w:pPr>
                <w:pStyle w:val="TDC2"/>
                <w:tabs>
                  <w:tab w:val="left" w:pos="1540"/>
                  <w:tab w:val="right" w:leader="dot" w:pos="9350"/>
                </w:tabs>
                <w:rPr>
                  <w:del w:id="302" w:author="Edu Fisica" w:date="2026-05-16T07:13:00Z"/>
                  <w:rFonts w:asciiTheme="minorHAnsi" w:eastAsiaTheme="minorEastAsia" w:hAnsiTheme="minorHAnsi" w:cstheme="minorBidi"/>
                  <w:noProof/>
                  <w:sz w:val="22"/>
                  <w:lang w:val="es-CO"/>
                </w:rPr>
              </w:pPr>
              <w:del w:id="303" w:author="Edu Fisica" w:date="2026-05-16T07:13:00Z">
                <w:r>
                  <w:fldChar w:fldCharType="begin"/>
                </w:r>
                <w:r>
                  <w:delInstrText xml:space="preserve"> HYPERLINK \l "_Toc227692895" </w:delInstrText>
                </w:r>
                <w:r>
                  <w:fldChar w:fldCharType="separate"/>
                </w:r>
                <w:r w:rsidR="00C27E2F" w:rsidRPr="005C3967">
                  <w:rPr>
                    <w:rStyle w:val="Hipervnculo"/>
                    <w:rFonts w:cs="Times New Roman"/>
                    <w:noProof/>
                  </w:rPr>
                  <w:delText>5.1</w:delText>
                </w:r>
                <w:r w:rsidR="00C27E2F">
                  <w:rPr>
                    <w:rFonts w:asciiTheme="minorHAnsi" w:eastAsiaTheme="minorEastAsia" w:hAnsiTheme="minorHAnsi" w:cstheme="minorBidi"/>
                    <w:noProof/>
                    <w:sz w:val="22"/>
                    <w:lang w:val="es-CO"/>
                  </w:rPr>
                  <w:tab/>
                </w:r>
                <w:r w:rsidR="00C27E2F" w:rsidRPr="005C3967">
                  <w:rPr>
                    <w:rStyle w:val="Hipervnculo"/>
                    <w:rFonts w:cs="Times New Roman"/>
                    <w:noProof/>
                  </w:rPr>
                  <w:delText>Enfoque Cualitativo</w:delText>
                </w:r>
                <w:r w:rsidR="00C27E2F">
                  <w:rPr>
                    <w:noProof/>
                    <w:webHidden/>
                  </w:rPr>
                  <w:tab/>
                </w:r>
                <w:r w:rsidR="00C27E2F">
                  <w:rPr>
                    <w:noProof/>
                    <w:webHidden/>
                  </w:rPr>
                  <w:fldChar w:fldCharType="begin"/>
                </w:r>
                <w:r w:rsidR="00C27E2F">
                  <w:rPr>
                    <w:noProof/>
                    <w:webHidden/>
                  </w:rPr>
                  <w:delInstrText xml:space="preserve"> PAGEREF _Toc227692895 \h </w:delInstrText>
                </w:r>
                <w:r w:rsidR="00C27E2F">
                  <w:rPr>
                    <w:noProof/>
                    <w:webHidden/>
                  </w:rPr>
                </w:r>
                <w:r w:rsidR="00C27E2F">
                  <w:rPr>
                    <w:noProof/>
                    <w:webHidden/>
                  </w:rPr>
                  <w:fldChar w:fldCharType="separate"/>
                </w:r>
                <w:r w:rsidR="00C27E2F">
                  <w:rPr>
                    <w:noProof/>
                    <w:webHidden/>
                  </w:rPr>
                  <w:delText>86</w:delText>
                </w:r>
                <w:r w:rsidR="00C27E2F">
                  <w:rPr>
                    <w:noProof/>
                    <w:webHidden/>
                  </w:rPr>
                  <w:fldChar w:fldCharType="end"/>
                </w:r>
                <w:r>
                  <w:rPr>
                    <w:noProof/>
                  </w:rPr>
                  <w:fldChar w:fldCharType="end"/>
                </w:r>
              </w:del>
            </w:p>
            <w:p w14:paraId="4315FD91" w14:textId="77777777" w:rsidR="00C27E2F" w:rsidRDefault="00DC5717">
              <w:pPr>
                <w:pStyle w:val="TDC2"/>
                <w:tabs>
                  <w:tab w:val="left" w:pos="1540"/>
                  <w:tab w:val="right" w:leader="dot" w:pos="9350"/>
                </w:tabs>
                <w:rPr>
                  <w:del w:id="304" w:author="Edu Fisica" w:date="2026-05-16T07:13:00Z"/>
                  <w:rFonts w:asciiTheme="minorHAnsi" w:eastAsiaTheme="minorEastAsia" w:hAnsiTheme="minorHAnsi" w:cstheme="minorBidi"/>
                  <w:noProof/>
                  <w:sz w:val="22"/>
                  <w:lang w:val="es-CO"/>
                </w:rPr>
              </w:pPr>
              <w:del w:id="305" w:author="Edu Fisica" w:date="2026-05-16T07:13:00Z">
                <w:r>
                  <w:fldChar w:fldCharType="begin"/>
                </w:r>
                <w:r>
                  <w:delInstrText xml:space="preserve"> HYPERLINK \l "_Toc227692896" </w:delInstrText>
                </w:r>
                <w:r>
                  <w:fldChar w:fldCharType="separate"/>
                </w:r>
                <w:r w:rsidR="00C27E2F" w:rsidRPr="005C3967">
                  <w:rPr>
                    <w:rStyle w:val="Hipervnculo"/>
                    <w:rFonts w:cs="Times New Roman"/>
                    <w:noProof/>
                    <w:lang w:val="es-CO"/>
                  </w:rPr>
                  <w:delText>5.2</w:delText>
                </w:r>
                <w:r w:rsidR="00C27E2F">
                  <w:rPr>
                    <w:rFonts w:asciiTheme="minorHAnsi" w:eastAsiaTheme="minorEastAsia" w:hAnsiTheme="minorHAnsi" w:cstheme="minorBidi"/>
                    <w:noProof/>
                    <w:sz w:val="22"/>
                    <w:lang w:val="es-CO"/>
                  </w:rPr>
                  <w:tab/>
                </w:r>
                <w:r w:rsidR="00C27E2F" w:rsidRPr="005C3967">
                  <w:rPr>
                    <w:rStyle w:val="Hipervnculo"/>
                    <w:rFonts w:cs="Times New Roman"/>
                    <w:noProof/>
                    <w:lang w:val="es-CO"/>
                  </w:rPr>
                  <w:delText>Paradigma Socio Critico</w:delText>
                </w:r>
                <w:r w:rsidR="00C27E2F">
                  <w:rPr>
                    <w:noProof/>
                    <w:webHidden/>
                  </w:rPr>
                  <w:tab/>
                </w:r>
                <w:r w:rsidR="00C27E2F">
                  <w:rPr>
                    <w:noProof/>
                    <w:webHidden/>
                  </w:rPr>
                  <w:fldChar w:fldCharType="begin"/>
                </w:r>
                <w:r w:rsidR="00C27E2F">
                  <w:rPr>
                    <w:noProof/>
                    <w:webHidden/>
                  </w:rPr>
                  <w:delInstrText xml:space="preserve"> PAGEREF _Toc227692896 \h </w:delInstrText>
                </w:r>
                <w:r w:rsidR="00C27E2F">
                  <w:rPr>
                    <w:noProof/>
                    <w:webHidden/>
                  </w:rPr>
                </w:r>
                <w:r w:rsidR="00C27E2F">
                  <w:rPr>
                    <w:noProof/>
                    <w:webHidden/>
                  </w:rPr>
                  <w:fldChar w:fldCharType="separate"/>
                </w:r>
                <w:r w:rsidR="00C27E2F">
                  <w:rPr>
                    <w:noProof/>
                    <w:webHidden/>
                  </w:rPr>
                  <w:delText>87</w:delText>
                </w:r>
                <w:r w:rsidR="00C27E2F">
                  <w:rPr>
                    <w:noProof/>
                    <w:webHidden/>
                  </w:rPr>
                  <w:fldChar w:fldCharType="end"/>
                </w:r>
                <w:r>
                  <w:rPr>
                    <w:noProof/>
                  </w:rPr>
                  <w:fldChar w:fldCharType="end"/>
                </w:r>
              </w:del>
            </w:p>
            <w:p w14:paraId="3DAD7FD7" w14:textId="77777777" w:rsidR="00C27E2F" w:rsidRDefault="00DC5717">
              <w:pPr>
                <w:pStyle w:val="TDC2"/>
                <w:tabs>
                  <w:tab w:val="left" w:pos="1540"/>
                  <w:tab w:val="right" w:leader="dot" w:pos="9350"/>
                </w:tabs>
                <w:rPr>
                  <w:del w:id="306" w:author="Edu Fisica" w:date="2026-05-16T07:13:00Z"/>
                  <w:rFonts w:asciiTheme="minorHAnsi" w:eastAsiaTheme="minorEastAsia" w:hAnsiTheme="minorHAnsi" w:cstheme="minorBidi"/>
                  <w:noProof/>
                  <w:sz w:val="22"/>
                  <w:lang w:val="es-CO"/>
                </w:rPr>
              </w:pPr>
              <w:del w:id="307" w:author="Edu Fisica" w:date="2026-05-16T07:13:00Z">
                <w:r>
                  <w:fldChar w:fldCharType="begin"/>
                </w:r>
                <w:r>
                  <w:delInstrText xml:space="preserve"> HYPERLINK \l "_Toc227692897" </w:delInstrText>
                </w:r>
                <w:r>
                  <w:fldChar w:fldCharType="separate"/>
                </w:r>
                <w:r w:rsidR="00C27E2F" w:rsidRPr="005C3967">
                  <w:rPr>
                    <w:rStyle w:val="Hipervnculo"/>
                    <w:rFonts w:cs="Times New Roman"/>
                    <w:noProof/>
                    <w:lang w:val="es-CO"/>
                  </w:rPr>
                  <w:delText>5.3</w:delText>
                </w:r>
                <w:r w:rsidR="00C27E2F">
                  <w:rPr>
                    <w:rFonts w:asciiTheme="minorHAnsi" w:eastAsiaTheme="minorEastAsia" w:hAnsiTheme="minorHAnsi" w:cstheme="minorBidi"/>
                    <w:noProof/>
                    <w:sz w:val="22"/>
                    <w:lang w:val="es-CO"/>
                  </w:rPr>
                  <w:tab/>
                </w:r>
                <w:r w:rsidR="00C27E2F" w:rsidRPr="005C3967">
                  <w:rPr>
                    <w:rStyle w:val="Hipervnculo"/>
                    <w:rFonts w:cs="Times New Roman"/>
                    <w:noProof/>
                    <w:lang w:val="es-CO"/>
                  </w:rPr>
                  <w:delText>Tipo de Investigación</w:delText>
                </w:r>
                <w:r w:rsidR="00C27E2F">
                  <w:rPr>
                    <w:noProof/>
                    <w:webHidden/>
                  </w:rPr>
                  <w:tab/>
                </w:r>
                <w:r w:rsidR="00C27E2F">
                  <w:rPr>
                    <w:noProof/>
                    <w:webHidden/>
                  </w:rPr>
                  <w:fldChar w:fldCharType="begin"/>
                </w:r>
                <w:r w:rsidR="00C27E2F">
                  <w:rPr>
                    <w:noProof/>
                    <w:webHidden/>
                  </w:rPr>
                  <w:delInstrText xml:space="preserve"> PAGEREF _Toc227692897 \h </w:delInstrText>
                </w:r>
                <w:r w:rsidR="00C27E2F">
                  <w:rPr>
                    <w:noProof/>
                    <w:webHidden/>
                  </w:rPr>
                </w:r>
                <w:r w:rsidR="00C27E2F">
                  <w:rPr>
                    <w:noProof/>
                    <w:webHidden/>
                  </w:rPr>
                  <w:fldChar w:fldCharType="separate"/>
                </w:r>
                <w:r w:rsidR="00C27E2F">
                  <w:rPr>
                    <w:noProof/>
                    <w:webHidden/>
                  </w:rPr>
                  <w:delText>88</w:delText>
                </w:r>
                <w:r w:rsidR="00C27E2F">
                  <w:rPr>
                    <w:noProof/>
                    <w:webHidden/>
                  </w:rPr>
                  <w:fldChar w:fldCharType="end"/>
                </w:r>
                <w:r>
                  <w:rPr>
                    <w:noProof/>
                  </w:rPr>
                  <w:fldChar w:fldCharType="end"/>
                </w:r>
              </w:del>
            </w:p>
            <w:p w14:paraId="440E1E9E" w14:textId="77777777" w:rsidR="00C27E2F" w:rsidRDefault="00DC5717">
              <w:pPr>
                <w:pStyle w:val="TDC2"/>
                <w:tabs>
                  <w:tab w:val="left" w:pos="1540"/>
                  <w:tab w:val="right" w:leader="dot" w:pos="9350"/>
                </w:tabs>
                <w:rPr>
                  <w:del w:id="308" w:author="Edu Fisica" w:date="2026-05-16T07:13:00Z"/>
                  <w:rFonts w:asciiTheme="minorHAnsi" w:eastAsiaTheme="minorEastAsia" w:hAnsiTheme="minorHAnsi" w:cstheme="minorBidi"/>
                  <w:noProof/>
                  <w:sz w:val="22"/>
                  <w:lang w:val="es-CO"/>
                </w:rPr>
              </w:pPr>
              <w:del w:id="309" w:author="Edu Fisica" w:date="2026-05-16T07:13:00Z">
                <w:r>
                  <w:fldChar w:fldCharType="begin"/>
                </w:r>
                <w:r>
                  <w:delInstrText xml:space="preserve"> HYPERLINK \l "_Toc227692898" </w:delInstrText>
                </w:r>
                <w:r>
                  <w:fldChar w:fldCharType="separate"/>
                </w:r>
                <w:r w:rsidR="00C27E2F" w:rsidRPr="005C3967">
                  <w:rPr>
                    <w:rStyle w:val="Hipervnculo"/>
                    <w:rFonts w:cs="Times New Roman"/>
                    <w:noProof/>
                    <w:lang w:val="es-CO"/>
                  </w:rPr>
                  <w:delText>5.4</w:delText>
                </w:r>
                <w:r w:rsidR="00C27E2F">
                  <w:rPr>
                    <w:rFonts w:asciiTheme="minorHAnsi" w:eastAsiaTheme="minorEastAsia" w:hAnsiTheme="minorHAnsi" w:cstheme="minorBidi"/>
                    <w:noProof/>
                    <w:sz w:val="22"/>
                    <w:lang w:val="es-CO"/>
                  </w:rPr>
                  <w:tab/>
                </w:r>
                <w:r w:rsidR="00C27E2F" w:rsidRPr="005C3967">
                  <w:rPr>
                    <w:rStyle w:val="Hipervnculo"/>
                    <w:rFonts w:cs="Times New Roman"/>
                    <w:noProof/>
                    <w:lang w:val="es-CO"/>
                  </w:rPr>
                  <w:delText>Técnicas e Instrumentos de Recolección de Información</w:delText>
                </w:r>
                <w:r w:rsidR="00C27E2F">
                  <w:rPr>
                    <w:noProof/>
                    <w:webHidden/>
                  </w:rPr>
                  <w:tab/>
                </w:r>
                <w:r w:rsidR="00C27E2F">
                  <w:rPr>
                    <w:noProof/>
                    <w:webHidden/>
                  </w:rPr>
                  <w:fldChar w:fldCharType="begin"/>
                </w:r>
                <w:r w:rsidR="00C27E2F">
                  <w:rPr>
                    <w:noProof/>
                    <w:webHidden/>
                  </w:rPr>
                  <w:delInstrText xml:space="preserve"> PAGEREF _Toc227692898 \h </w:delInstrText>
                </w:r>
                <w:r w:rsidR="00C27E2F">
                  <w:rPr>
                    <w:noProof/>
                    <w:webHidden/>
                  </w:rPr>
                </w:r>
                <w:r w:rsidR="00C27E2F">
                  <w:rPr>
                    <w:noProof/>
                    <w:webHidden/>
                  </w:rPr>
                  <w:fldChar w:fldCharType="separate"/>
                </w:r>
                <w:r w:rsidR="00C27E2F">
                  <w:rPr>
                    <w:noProof/>
                    <w:webHidden/>
                  </w:rPr>
                  <w:delText>89</w:delText>
                </w:r>
                <w:r w:rsidR="00C27E2F">
                  <w:rPr>
                    <w:noProof/>
                    <w:webHidden/>
                  </w:rPr>
                  <w:fldChar w:fldCharType="end"/>
                </w:r>
                <w:r>
                  <w:rPr>
                    <w:noProof/>
                  </w:rPr>
                  <w:fldChar w:fldCharType="end"/>
                </w:r>
              </w:del>
            </w:p>
            <w:p w14:paraId="6CB9601F" w14:textId="77777777" w:rsidR="00C27E2F" w:rsidRDefault="00DC5717">
              <w:pPr>
                <w:pStyle w:val="TDC2"/>
                <w:tabs>
                  <w:tab w:val="left" w:pos="1540"/>
                  <w:tab w:val="right" w:leader="dot" w:pos="9350"/>
                </w:tabs>
                <w:rPr>
                  <w:del w:id="310" w:author="Edu Fisica" w:date="2026-05-16T07:13:00Z"/>
                  <w:rFonts w:asciiTheme="minorHAnsi" w:eastAsiaTheme="minorEastAsia" w:hAnsiTheme="minorHAnsi" w:cstheme="minorBidi"/>
                  <w:noProof/>
                  <w:sz w:val="22"/>
                  <w:lang w:val="es-CO"/>
                </w:rPr>
              </w:pPr>
              <w:del w:id="311" w:author="Edu Fisica" w:date="2026-05-16T07:13:00Z">
                <w:r>
                  <w:fldChar w:fldCharType="begin"/>
                </w:r>
                <w:r>
                  <w:delInstrText xml:space="preserve"> HYPERLINK \l "_Toc227692899" </w:delInstrText>
                </w:r>
                <w:r>
                  <w:fldChar w:fldCharType="separate"/>
                </w:r>
                <w:r w:rsidR="00C27E2F" w:rsidRPr="005C3967">
                  <w:rPr>
                    <w:rStyle w:val="Hipervnculo"/>
                    <w:rFonts w:cs="Times New Roman"/>
                    <w:noProof/>
                    <w:lang w:val="es-CO"/>
                  </w:rPr>
                  <w:delText>5.5</w:delText>
                </w:r>
                <w:r w:rsidR="00C27E2F">
                  <w:rPr>
                    <w:rFonts w:asciiTheme="minorHAnsi" w:eastAsiaTheme="minorEastAsia" w:hAnsiTheme="minorHAnsi" w:cstheme="minorBidi"/>
                    <w:noProof/>
                    <w:sz w:val="22"/>
                    <w:lang w:val="es-CO"/>
                  </w:rPr>
                  <w:tab/>
                </w:r>
                <w:r w:rsidR="00C27E2F" w:rsidRPr="005C3967">
                  <w:rPr>
                    <w:rStyle w:val="Hipervnculo"/>
                    <w:rFonts w:cs="Times New Roman"/>
                    <w:noProof/>
                    <w:lang w:val="es-CO"/>
                  </w:rPr>
                  <w:delText>Población y Muestra</w:delText>
                </w:r>
                <w:r w:rsidR="00C27E2F">
                  <w:rPr>
                    <w:noProof/>
                    <w:webHidden/>
                  </w:rPr>
                  <w:tab/>
                </w:r>
                <w:r w:rsidR="00C27E2F">
                  <w:rPr>
                    <w:noProof/>
                    <w:webHidden/>
                  </w:rPr>
                  <w:fldChar w:fldCharType="begin"/>
                </w:r>
                <w:r w:rsidR="00C27E2F">
                  <w:rPr>
                    <w:noProof/>
                    <w:webHidden/>
                  </w:rPr>
                  <w:delInstrText xml:space="preserve"> PAGEREF _Toc227692899 \h </w:delInstrText>
                </w:r>
                <w:r w:rsidR="00C27E2F">
                  <w:rPr>
                    <w:noProof/>
                    <w:webHidden/>
                  </w:rPr>
                </w:r>
                <w:r w:rsidR="00C27E2F">
                  <w:rPr>
                    <w:noProof/>
                    <w:webHidden/>
                  </w:rPr>
                  <w:fldChar w:fldCharType="separate"/>
                </w:r>
                <w:r w:rsidR="00C27E2F">
                  <w:rPr>
                    <w:noProof/>
                    <w:webHidden/>
                  </w:rPr>
                  <w:delText>90</w:delText>
                </w:r>
                <w:r w:rsidR="00C27E2F">
                  <w:rPr>
                    <w:noProof/>
                    <w:webHidden/>
                  </w:rPr>
                  <w:fldChar w:fldCharType="end"/>
                </w:r>
                <w:r>
                  <w:rPr>
                    <w:noProof/>
                  </w:rPr>
                  <w:fldChar w:fldCharType="end"/>
                </w:r>
              </w:del>
            </w:p>
            <w:p w14:paraId="1EA98577" w14:textId="77777777" w:rsidR="00C27E2F" w:rsidRDefault="00DC5717">
              <w:pPr>
                <w:pStyle w:val="TDC1"/>
                <w:tabs>
                  <w:tab w:val="left" w:pos="1100"/>
                </w:tabs>
                <w:rPr>
                  <w:del w:id="312" w:author="Edu Fisica" w:date="2026-05-16T07:13:00Z"/>
                  <w:rFonts w:asciiTheme="minorHAnsi" w:eastAsiaTheme="minorEastAsia" w:hAnsiTheme="minorHAnsi" w:cstheme="minorBidi"/>
                  <w:noProof/>
                  <w:sz w:val="22"/>
                  <w:lang w:val="es-CO"/>
                </w:rPr>
              </w:pPr>
              <w:del w:id="313" w:author="Edu Fisica" w:date="2026-05-16T07:13:00Z">
                <w:r>
                  <w:fldChar w:fldCharType="begin"/>
                </w:r>
                <w:r>
                  <w:delInstrText xml:space="preserve"> HYPERLINK \l "_Toc227692900" </w:delInstrText>
                </w:r>
                <w:r>
                  <w:fldChar w:fldCharType="separate"/>
                </w:r>
                <w:r w:rsidR="00C27E2F" w:rsidRPr="005C3967">
                  <w:rPr>
                    <w:rStyle w:val="Hipervnculo"/>
                    <w:rFonts w:cs="Times New Roman"/>
                    <w:noProof/>
                  </w:rPr>
                  <w:delText>6</w:delText>
                </w:r>
                <w:r w:rsidR="00C27E2F">
                  <w:rPr>
                    <w:rFonts w:asciiTheme="minorHAnsi" w:eastAsiaTheme="minorEastAsia" w:hAnsiTheme="minorHAnsi" w:cstheme="minorBidi"/>
                    <w:noProof/>
                    <w:sz w:val="22"/>
                    <w:lang w:val="es-CO"/>
                  </w:rPr>
                  <w:tab/>
                </w:r>
                <w:r w:rsidR="00C27E2F" w:rsidRPr="005C3967">
                  <w:rPr>
                    <w:rStyle w:val="Hipervnculo"/>
                    <w:rFonts w:cs="Times New Roman"/>
                    <w:noProof/>
                  </w:rPr>
                  <w:delText>Análisis de Resultados</w:delText>
                </w:r>
                <w:r w:rsidR="00C27E2F">
                  <w:rPr>
                    <w:noProof/>
                    <w:webHidden/>
                  </w:rPr>
                  <w:tab/>
                </w:r>
                <w:r w:rsidR="00C27E2F">
                  <w:rPr>
                    <w:noProof/>
                    <w:webHidden/>
                  </w:rPr>
                  <w:fldChar w:fldCharType="begin"/>
                </w:r>
                <w:r w:rsidR="00C27E2F">
                  <w:rPr>
                    <w:noProof/>
                    <w:webHidden/>
                  </w:rPr>
                  <w:delInstrText xml:space="preserve"> PAGEREF _Toc227692900 \h </w:delInstrText>
                </w:r>
                <w:r w:rsidR="00C27E2F">
                  <w:rPr>
                    <w:noProof/>
                    <w:webHidden/>
                  </w:rPr>
                </w:r>
                <w:r w:rsidR="00C27E2F">
                  <w:rPr>
                    <w:noProof/>
                    <w:webHidden/>
                  </w:rPr>
                  <w:fldChar w:fldCharType="separate"/>
                </w:r>
                <w:r w:rsidR="00C27E2F">
                  <w:rPr>
                    <w:noProof/>
                    <w:webHidden/>
                  </w:rPr>
                  <w:delText>91</w:delText>
                </w:r>
                <w:r w:rsidR="00C27E2F">
                  <w:rPr>
                    <w:noProof/>
                    <w:webHidden/>
                  </w:rPr>
                  <w:fldChar w:fldCharType="end"/>
                </w:r>
                <w:r>
                  <w:rPr>
                    <w:noProof/>
                  </w:rPr>
                  <w:fldChar w:fldCharType="end"/>
                </w:r>
              </w:del>
            </w:p>
            <w:p w14:paraId="6871F7FA" w14:textId="77777777" w:rsidR="00C27E2F" w:rsidRDefault="00DC5717">
              <w:pPr>
                <w:pStyle w:val="TDC2"/>
                <w:tabs>
                  <w:tab w:val="left" w:pos="1540"/>
                  <w:tab w:val="right" w:leader="dot" w:pos="9350"/>
                </w:tabs>
                <w:rPr>
                  <w:del w:id="314" w:author="Edu Fisica" w:date="2026-05-16T07:13:00Z"/>
                  <w:rFonts w:asciiTheme="minorHAnsi" w:eastAsiaTheme="minorEastAsia" w:hAnsiTheme="minorHAnsi" w:cstheme="minorBidi"/>
                  <w:noProof/>
                  <w:sz w:val="22"/>
                  <w:lang w:val="es-CO"/>
                </w:rPr>
              </w:pPr>
              <w:del w:id="315" w:author="Edu Fisica" w:date="2026-05-16T07:13:00Z">
                <w:r>
                  <w:fldChar w:fldCharType="begin"/>
                </w:r>
                <w:r>
                  <w:delInstrText xml:space="preserve"> HYPERLINK \l "_Toc227692901" </w:delInstrText>
                </w:r>
                <w:r>
                  <w:fldChar w:fldCharType="separate"/>
                </w:r>
                <w:r w:rsidR="00C27E2F" w:rsidRPr="005C3967">
                  <w:rPr>
                    <w:rStyle w:val="Hipervnculo"/>
                    <w:rFonts w:cs="Times New Roman"/>
                    <w:noProof/>
                  </w:rPr>
                  <w:delText>6.1</w:delText>
                </w:r>
                <w:r w:rsidR="00C27E2F">
                  <w:rPr>
                    <w:rFonts w:asciiTheme="minorHAnsi" w:eastAsiaTheme="minorEastAsia" w:hAnsiTheme="minorHAnsi" w:cstheme="minorBidi"/>
                    <w:noProof/>
                    <w:sz w:val="22"/>
                    <w:lang w:val="es-CO"/>
                  </w:rPr>
                  <w:tab/>
                </w:r>
                <w:r w:rsidR="00C27E2F" w:rsidRPr="005C3967">
                  <w:rPr>
                    <w:rStyle w:val="Hipervnculo"/>
                    <w:rFonts w:cs="Times New Roman"/>
                    <w:noProof/>
                  </w:rPr>
                  <w:delText>Identificación de problemas de convivencia:</w:delText>
                </w:r>
                <w:r w:rsidR="00C27E2F">
                  <w:rPr>
                    <w:noProof/>
                    <w:webHidden/>
                  </w:rPr>
                  <w:tab/>
                </w:r>
                <w:r w:rsidR="00C27E2F">
                  <w:rPr>
                    <w:noProof/>
                    <w:webHidden/>
                  </w:rPr>
                  <w:fldChar w:fldCharType="begin"/>
                </w:r>
                <w:r w:rsidR="00C27E2F">
                  <w:rPr>
                    <w:noProof/>
                    <w:webHidden/>
                  </w:rPr>
                  <w:delInstrText xml:space="preserve"> PAGEREF _Toc227692901 \h </w:delInstrText>
                </w:r>
                <w:r w:rsidR="00C27E2F">
                  <w:rPr>
                    <w:noProof/>
                    <w:webHidden/>
                  </w:rPr>
                </w:r>
                <w:r w:rsidR="00C27E2F">
                  <w:rPr>
                    <w:noProof/>
                    <w:webHidden/>
                  </w:rPr>
                  <w:fldChar w:fldCharType="separate"/>
                </w:r>
                <w:r w:rsidR="00C27E2F">
                  <w:rPr>
                    <w:noProof/>
                    <w:webHidden/>
                  </w:rPr>
                  <w:delText>91</w:delText>
                </w:r>
                <w:r w:rsidR="00C27E2F">
                  <w:rPr>
                    <w:noProof/>
                    <w:webHidden/>
                  </w:rPr>
                  <w:fldChar w:fldCharType="end"/>
                </w:r>
                <w:r>
                  <w:rPr>
                    <w:noProof/>
                  </w:rPr>
                  <w:fldChar w:fldCharType="end"/>
                </w:r>
              </w:del>
            </w:p>
            <w:p w14:paraId="7743122D" w14:textId="77777777" w:rsidR="00C27E2F" w:rsidRDefault="00DC5717">
              <w:pPr>
                <w:pStyle w:val="TDC2"/>
                <w:tabs>
                  <w:tab w:val="left" w:pos="1540"/>
                  <w:tab w:val="right" w:leader="dot" w:pos="9350"/>
                </w:tabs>
                <w:rPr>
                  <w:del w:id="316" w:author="Edu Fisica" w:date="2026-05-16T07:13:00Z"/>
                  <w:rFonts w:asciiTheme="minorHAnsi" w:eastAsiaTheme="minorEastAsia" w:hAnsiTheme="minorHAnsi" w:cstheme="minorBidi"/>
                  <w:noProof/>
                  <w:sz w:val="22"/>
                  <w:lang w:val="es-CO"/>
                </w:rPr>
              </w:pPr>
              <w:del w:id="317" w:author="Edu Fisica" w:date="2026-05-16T07:13:00Z">
                <w:r>
                  <w:fldChar w:fldCharType="begin"/>
                </w:r>
                <w:r>
                  <w:delInstrText xml:space="preserve"> HYPERLINK \l "_Toc227692902" </w:delInstrText>
                </w:r>
                <w:r>
                  <w:fldChar w:fldCharType="separate"/>
                </w:r>
                <w:r w:rsidR="00C27E2F" w:rsidRPr="005C3967">
                  <w:rPr>
                    <w:rStyle w:val="Hipervnculo"/>
                    <w:rFonts w:cs="Times New Roman"/>
                    <w:bCs/>
                    <w:noProof/>
                  </w:rPr>
                  <w:delText>6.2</w:delText>
                </w:r>
                <w:r w:rsidR="00C27E2F">
                  <w:rPr>
                    <w:rFonts w:asciiTheme="minorHAnsi" w:eastAsiaTheme="minorEastAsia" w:hAnsiTheme="minorHAnsi" w:cstheme="minorBidi"/>
                    <w:noProof/>
                    <w:sz w:val="22"/>
                    <w:lang w:val="es-CO"/>
                  </w:rPr>
                  <w:tab/>
                </w:r>
                <w:r w:rsidR="00C27E2F" w:rsidRPr="005C3967">
                  <w:rPr>
                    <w:rStyle w:val="Hipervnculo"/>
                    <w:rFonts w:cs="Times New Roman"/>
                    <w:noProof/>
                  </w:rPr>
                  <w:delText>Desarrollo de estrategias didácticas</w:delText>
                </w:r>
                <w:r w:rsidR="00C27E2F" w:rsidRPr="005C3967">
                  <w:rPr>
                    <w:rStyle w:val="Hipervnculo"/>
                    <w:rFonts w:cs="Times New Roman"/>
                    <w:bCs/>
                    <w:noProof/>
                  </w:rPr>
                  <w:delText>:</w:delText>
                </w:r>
                <w:r w:rsidR="00C27E2F">
                  <w:rPr>
                    <w:noProof/>
                    <w:webHidden/>
                  </w:rPr>
                  <w:tab/>
                </w:r>
                <w:r w:rsidR="00C27E2F">
                  <w:rPr>
                    <w:noProof/>
                    <w:webHidden/>
                  </w:rPr>
                  <w:fldChar w:fldCharType="begin"/>
                </w:r>
                <w:r w:rsidR="00C27E2F">
                  <w:rPr>
                    <w:noProof/>
                    <w:webHidden/>
                  </w:rPr>
                  <w:delInstrText xml:space="preserve"> PAGEREF _Toc227692902 \h </w:delInstrText>
                </w:r>
                <w:r w:rsidR="00C27E2F">
                  <w:rPr>
                    <w:noProof/>
                    <w:webHidden/>
                  </w:rPr>
                </w:r>
                <w:r w:rsidR="00C27E2F">
                  <w:rPr>
                    <w:noProof/>
                    <w:webHidden/>
                  </w:rPr>
                  <w:fldChar w:fldCharType="separate"/>
                </w:r>
                <w:r w:rsidR="00C27E2F">
                  <w:rPr>
                    <w:noProof/>
                    <w:webHidden/>
                  </w:rPr>
                  <w:delText>101</w:delText>
                </w:r>
                <w:r w:rsidR="00C27E2F">
                  <w:rPr>
                    <w:noProof/>
                    <w:webHidden/>
                  </w:rPr>
                  <w:fldChar w:fldCharType="end"/>
                </w:r>
                <w:r>
                  <w:rPr>
                    <w:noProof/>
                  </w:rPr>
                  <w:fldChar w:fldCharType="end"/>
                </w:r>
              </w:del>
            </w:p>
            <w:p w14:paraId="631D38D0" w14:textId="77777777" w:rsidR="00C27E2F" w:rsidRDefault="00DC5717">
              <w:pPr>
                <w:pStyle w:val="TDC2"/>
                <w:tabs>
                  <w:tab w:val="left" w:pos="1540"/>
                  <w:tab w:val="right" w:leader="dot" w:pos="9350"/>
                </w:tabs>
                <w:rPr>
                  <w:del w:id="318" w:author="Edu Fisica" w:date="2026-05-16T07:13:00Z"/>
                  <w:rFonts w:asciiTheme="minorHAnsi" w:eastAsiaTheme="minorEastAsia" w:hAnsiTheme="minorHAnsi" w:cstheme="minorBidi"/>
                  <w:noProof/>
                  <w:sz w:val="22"/>
                  <w:lang w:val="es-CO"/>
                </w:rPr>
              </w:pPr>
              <w:del w:id="319" w:author="Edu Fisica" w:date="2026-05-16T07:13:00Z">
                <w:r>
                  <w:fldChar w:fldCharType="begin"/>
                </w:r>
                <w:r>
                  <w:delInstrText xml:space="preserve"> HYPERLINK \l "_Toc227692903" </w:delInstrText>
                </w:r>
                <w:r>
                  <w:fldChar w:fldCharType="separate"/>
                </w:r>
                <w:r w:rsidR="00C27E2F" w:rsidRPr="005C3967">
                  <w:rPr>
                    <w:rStyle w:val="Hipervnculo"/>
                    <w:rFonts w:cs="Times New Roman"/>
                    <w:noProof/>
                  </w:rPr>
                  <w:delText>6.3</w:delText>
                </w:r>
                <w:r w:rsidR="00C27E2F">
                  <w:rPr>
                    <w:rFonts w:asciiTheme="minorHAnsi" w:eastAsiaTheme="minorEastAsia" w:hAnsiTheme="minorHAnsi" w:cstheme="minorBidi"/>
                    <w:noProof/>
                    <w:sz w:val="22"/>
                    <w:lang w:val="es-CO"/>
                  </w:rPr>
                  <w:tab/>
                </w:r>
                <w:r w:rsidR="00C27E2F" w:rsidRPr="005C3967">
                  <w:rPr>
                    <w:rStyle w:val="Hipervnculo"/>
                    <w:rFonts w:cs="Times New Roman"/>
                    <w:noProof/>
                  </w:rPr>
                  <w:delText>Fomento de actitudes proactivas hacia la paz:</w:delText>
                </w:r>
                <w:r w:rsidR="00C27E2F">
                  <w:rPr>
                    <w:noProof/>
                    <w:webHidden/>
                  </w:rPr>
                  <w:tab/>
                </w:r>
                <w:r w:rsidR="00C27E2F">
                  <w:rPr>
                    <w:noProof/>
                    <w:webHidden/>
                  </w:rPr>
                  <w:fldChar w:fldCharType="begin"/>
                </w:r>
                <w:r w:rsidR="00C27E2F">
                  <w:rPr>
                    <w:noProof/>
                    <w:webHidden/>
                  </w:rPr>
                  <w:delInstrText xml:space="preserve"> PAGEREF _Toc227692903 \h </w:delInstrText>
                </w:r>
                <w:r w:rsidR="00C27E2F">
                  <w:rPr>
                    <w:noProof/>
                    <w:webHidden/>
                  </w:rPr>
                </w:r>
                <w:r w:rsidR="00C27E2F">
                  <w:rPr>
                    <w:noProof/>
                    <w:webHidden/>
                  </w:rPr>
                  <w:fldChar w:fldCharType="separate"/>
                </w:r>
                <w:r w:rsidR="00C27E2F">
                  <w:rPr>
                    <w:noProof/>
                    <w:webHidden/>
                  </w:rPr>
                  <w:delText>123</w:delText>
                </w:r>
                <w:r w:rsidR="00C27E2F">
                  <w:rPr>
                    <w:noProof/>
                    <w:webHidden/>
                  </w:rPr>
                  <w:fldChar w:fldCharType="end"/>
                </w:r>
                <w:r>
                  <w:rPr>
                    <w:noProof/>
                  </w:rPr>
                  <w:fldChar w:fldCharType="end"/>
                </w:r>
              </w:del>
            </w:p>
            <w:p w14:paraId="73197620" w14:textId="77777777" w:rsidR="00C27E2F" w:rsidRDefault="00DC5717">
              <w:pPr>
                <w:pStyle w:val="TDC2"/>
                <w:tabs>
                  <w:tab w:val="left" w:pos="1540"/>
                  <w:tab w:val="right" w:leader="dot" w:pos="9350"/>
                </w:tabs>
                <w:rPr>
                  <w:del w:id="320" w:author="Edu Fisica" w:date="2026-05-16T07:13:00Z"/>
                  <w:rFonts w:asciiTheme="minorHAnsi" w:eastAsiaTheme="minorEastAsia" w:hAnsiTheme="minorHAnsi" w:cstheme="minorBidi"/>
                  <w:noProof/>
                  <w:sz w:val="22"/>
                  <w:lang w:val="es-CO"/>
                </w:rPr>
              </w:pPr>
              <w:del w:id="321" w:author="Edu Fisica" w:date="2026-05-16T07:13:00Z">
                <w:r>
                  <w:fldChar w:fldCharType="begin"/>
                </w:r>
                <w:r>
                  <w:delInstrText xml:space="preserve"> HYPERLINK \l "_Toc227692904" </w:delInstrText>
                </w:r>
                <w:r>
                  <w:fldChar w:fldCharType="separate"/>
                </w:r>
                <w:r w:rsidR="00C27E2F" w:rsidRPr="005C3967">
                  <w:rPr>
                    <w:rStyle w:val="Hipervnculo"/>
                    <w:rFonts w:cs="Times New Roman"/>
                    <w:noProof/>
                    <w:lang w:val="es-CO"/>
                  </w:rPr>
                  <w:delText>6.4</w:delText>
                </w:r>
                <w:r w:rsidR="00C27E2F">
                  <w:rPr>
                    <w:rFonts w:asciiTheme="minorHAnsi" w:eastAsiaTheme="minorEastAsia" w:hAnsiTheme="minorHAnsi" w:cstheme="minorBidi"/>
                    <w:noProof/>
                    <w:sz w:val="22"/>
                    <w:lang w:val="es-CO"/>
                  </w:rPr>
                  <w:tab/>
                </w:r>
                <w:r w:rsidR="00C27E2F" w:rsidRPr="005C3967">
                  <w:rPr>
                    <w:rStyle w:val="Hipervnculo"/>
                    <w:rFonts w:cs="Times New Roman"/>
                    <w:noProof/>
                    <w:lang w:val="es-CO"/>
                  </w:rPr>
                  <w:delText>Evaluación de la incidencia de las estrategias didácticas:</w:delText>
                </w:r>
                <w:r w:rsidR="00C27E2F">
                  <w:rPr>
                    <w:noProof/>
                    <w:webHidden/>
                  </w:rPr>
                  <w:tab/>
                </w:r>
                <w:r w:rsidR="00C27E2F">
                  <w:rPr>
                    <w:noProof/>
                    <w:webHidden/>
                  </w:rPr>
                  <w:fldChar w:fldCharType="begin"/>
                </w:r>
                <w:r w:rsidR="00C27E2F">
                  <w:rPr>
                    <w:noProof/>
                    <w:webHidden/>
                  </w:rPr>
                  <w:delInstrText xml:space="preserve"> PAGEREF _Toc227692904 \h </w:delInstrText>
                </w:r>
                <w:r w:rsidR="00C27E2F">
                  <w:rPr>
                    <w:noProof/>
                    <w:webHidden/>
                  </w:rPr>
                </w:r>
                <w:r w:rsidR="00C27E2F">
                  <w:rPr>
                    <w:noProof/>
                    <w:webHidden/>
                  </w:rPr>
                  <w:fldChar w:fldCharType="separate"/>
                </w:r>
                <w:r w:rsidR="00C27E2F">
                  <w:rPr>
                    <w:noProof/>
                    <w:webHidden/>
                  </w:rPr>
                  <w:delText>150</w:delText>
                </w:r>
                <w:r w:rsidR="00C27E2F">
                  <w:rPr>
                    <w:noProof/>
                    <w:webHidden/>
                  </w:rPr>
                  <w:fldChar w:fldCharType="end"/>
                </w:r>
                <w:r>
                  <w:rPr>
                    <w:noProof/>
                  </w:rPr>
                  <w:fldChar w:fldCharType="end"/>
                </w:r>
              </w:del>
            </w:p>
            <w:p w14:paraId="32D59F6A" w14:textId="77777777" w:rsidR="00C27E2F" w:rsidRDefault="00DC5717">
              <w:pPr>
                <w:pStyle w:val="TDC1"/>
                <w:tabs>
                  <w:tab w:val="left" w:pos="1100"/>
                </w:tabs>
                <w:rPr>
                  <w:del w:id="322" w:author="Edu Fisica" w:date="2026-05-16T07:13:00Z"/>
                  <w:rFonts w:asciiTheme="minorHAnsi" w:eastAsiaTheme="minorEastAsia" w:hAnsiTheme="minorHAnsi" w:cstheme="minorBidi"/>
                  <w:noProof/>
                  <w:sz w:val="22"/>
                  <w:lang w:val="es-CO"/>
                </w:rPr>
              </w:pPr>
              <w:del w:id="323" w:author="Edu Fisica" w:date="2026-05-16T07:13:00Z">
                <w:r>
                  <w:fldChar w:fldCharType="begin"/>
                </w:r>
                <w:r>
                  <w:delInstrText xml:space="preserve"> HYPERLINK \l "_Toc227692905" </w:delInstrText>
                </w:r>
                <w:r>
                  <w:fldChar w:fldCharType="separate"/>
                </w:r>
                <w:r w:rsidR="00C27E2F" w:rsidRPr="005C3967">
                  <w:rPr>
                    <w:rStyle w:val="Hipervnculo"/>
                    <w:bCs/>
                    <w:noProof/>
                  </w:rPr>
                  <w:delText>7</w:delText>
                </w:r>
                <w:r w:rsidR="00C27E2F">
                  <w:rPr>
                    <w:rFonts w:asciiTheme="minorHAnsi" w:eastAsiaTheme="minorEastAsia" w:hAnsiTheme="minorHAnsi" w:cstheme="minorBidi"/>
                    <w:noProof/>
                    <w:sz w:val="22"/>
                    <w:lang w:val="es-CO"/>
                  </w:rPr>
                  <w:tab/>
                </w:r>
                <w:r w:rsidR="00C27E2F" w:rsidRPr="005C3967">
                  <w:rPr>
                    <w:rStyle w:val="Hipervnculo"/>
                    <w:noProof/>
                  </w:rPr>
                  <w:delText>CONCLUSIONES</w:delText>
                </w:r>
                <w:r w:rsidR="00C27E2F">
                  <w:rPr>
                    <w:noProof/>
                    <w:webHidden/>
                  </w:rPr>
                  <w:tab/>
                </w:r>
                <w:r w:rsidR="00C27E2F">
                  <w:rPr>
                    <w:noProof/>
                    <w:webHidden/>
                  </w:rPr>
                  <w:fldChar w:fldCharType="begin"/>
                </w:r>
                <w:r w:rsidR="00C27E2F">
                  <w:rPr>
                    <w:noProof/>
                    <w:webHidden/>
                  </w:rPr>
                  <w:delInstrText xml:space="preserve"> PAGEREF _Toc227692905 \h </w:delInstrText>
                </w:r>
                <w:r w:rsidR="00C27E2F">
                  <w:rPr>
                    <w:noProof/>
                    <w:webHidden/>
                  </w:rPr>
                </w:r>
                <w:r w:rsidR="00C27E2F">
                  <w:rPr>
                    <w:noProof/>
                    <w:webHidden/>
                  </w:rPr>
                  <w:fldChar w:fldCharType="separate"/>
                </w:r>
                <w:r w:rsidR="00C27E2F">
                  <w:rPr>
                    <w:noProof/>
                    <w:webHidden/>
                  </w:rPr>
                  <w:delText>163</w:delText>
                </w:r>
                <w:r w:rsidR="00C27E2F">
                  <w:rPr>
                    <w:noProof/>
                    <w:webHidden/>
                  </w:rPr>
                  <w:fldChar w:fldCharType="end"/>
                </w:r>
                <w:r>
                  <w:rPr>
                    <w:noProof/>
                  </w:rPr>
                  <w:fldChar w:fldCharType="end"/>
                </w:r>
              </w:del>
            </w:p>
            <w:p w14:paraId="48516DAA" w14:textId="77777777" w:rsidR="00C27E2F" w:rsidRDefault="00DC5717">
              <w:pPr>
                <w:pStyle w:val="TDC1"/>
                <w:tabs>
                  <w:tab w:val="left" w:pos="1100"/>
                </w:tabs>
                <w:rPr>
                  <w:del w:id="324" w:author="Edu Fisica" w:date="2026-05-16T07:13:00Z"/>
                  <w:rFonts w:asciiTheme="minorHAnsi" w:eastAsiaTheme="minorEastAsia" w:hAnsiTheme="minorHAnsi" w:cstheme="minorBidi"/>
                  <w:noProof/>
                  <w:sz w:val="22"/>
                  <w:lang w:val="es-CO"/>
                </w:rPr>
              </w:pPr>
              <w:del w:id="325" w:author="Edu Fisica" w:date="2026-05-16T07:13:00Z">
                <w:r>
                  <w:fldChar w:fldCharType="begin"/>
                </w:r>
                <w:r>
                  <w:delInstrText xml:space="preserve"> HYPERLINK \l "_Toc227692906" </w:delInstrText>
                </w:r>
                <w:r>
                  <w:fldChar w:fldCharType="separate"/>
                </w:r>
                <w:r w:rsidR="00C27E2F" w:rsidRPr="005C3967">
                  <w:rPr>
                    <w:rStyle w:val="Hipervnculo"/>
                    <w:rFonts w:cs="Times New Roman"/>
                    <w:noProof/>
                  </w:rPr>
                  <w:delText>8</w:delText>
                </w:r>
                <w:r w:rsidR="00C27E2F">
                  <w:rPr>
                    <w:rFonts w:asciiTheme="minorHAnsi" w:eastAsiaTheme="minorEastAsia" w:hAnsiTheme="minorHAnsi" w:cstheme="minorBidi"/>
                    <w:noProof/>
                    <w:sz w:val="22"/>
                    <w:lang w:val="es-CO"/>
                  </w:rPr>
                  <w:tab/>
                </w:r>
                <w:r w:rsidR="00C27E2F" w:rsidRPr="005C3967">
                  <w:rPr>
                    <w:rStyle w:val="Hipervnculo"/>
                    <w:rFonts w:cs="Times New Roman"/>
                    <w:noProof/>
                  </w:rPr>
                  <w:delText>Cronograma</w:delText>
                </w:r>
                <w:r w:rsidR="00C27E2F">
                  <w:rPr>
                    <w:noProof/>
                    <w:webHidden/>
                  </w:rPr>
                  <w:tab/>
                </w:r>
                <w:r w:rsidR="00C27E2F">
                  <w:rPr>
                    <w:noProof/>
                    <w:webHidden/>
                  </w:rPr>
                  <w:fldChar w:fldCharType="begin"/>
                </w:r>
                <w:r w:rsidR="00C27E2F">
                  <w:rPr>
                    <w:noProof/>
                    <w:webHidden/>
                  </w:rPr>
                  <w:delInstrText xml:space="preserve"> PAGEREF _Toc227692906 \h </w:delInstrText>
                </w:r>
                <w:r w:rsidR="00C27E2F">
                  <w:rPr>
                    <w:noProof/>
                    <w:webHidden/>
                  </w:rPr>
                </w:r>
                <w:r w:rsidR="00C27E2F">
                  <w:rPr>
                    <w:noProof/>
                    <w:webHidden/>
                  </w:rPr>
                  <w:fldChar w:fldCharType="separate"/>
                </w:r>
                <w:r w:rsidR="00C27E2F">
                  <w:rPr>
                    <w:noProof/>
                    <w:webHidden/>
                  </w:rPr>
                  <w:delText>168</w:delText>
                </w:r>
                <w:r w:rsidR="00C27E2F">
                  <w:rPr>
                    <w:noProof/>
                    <w:webHidden/>
                  </w:rPr>
                  <w:fldChar w:fldCharType="end"/>
                </w:r>
                <w:r>
                  <w:rPr>
                    <w:noProof/>
                  </w:rPr>
                  <w:fldChar w:fldCharType="end"/>
                </w:r>
              </w:del>
            </w:p>
            <w:p w14:paraId="76E8E986" w14:textId="77777777" w:rsidR="00C27E2F" w:rsidRDefault="00DC5717">
              <w:pPr>
                <w:pStyle w:val="TDC1"/>
                <w:rPr>
                  <w:del w:id="326" w:author="Edu Fisica" w:date="2026-05-16T07:13:00Z"/>
                  <w:rFonts w:asciiTheme="minorHAnsi" w:eastAsiaTheme="minorEastAsia" w:hAnsiTheme="minorHAnsi" w:cstheme="minorBidi"/>
                  <w:noProof/>
                  <w:sz w:val="22"/>
                  <w:lang w:val="es-CO"/>
                </w:rPr>
              </w:pPr>
              <w:del w:id="327" w:author="Edu Fisica" w:date="2026-05-16T07:13:00Z">
                <w:r>
                  <w:fldChar w:fldCharType="begin"/>
                </w:r>
                <w:r>
                  <w:delInstrText xml:space="preserve"> HYPERLINK \l "_Toc227692907" </w:delInstrText>
                </w:r>
                <w:r>
                  <w:fldChar w:fldCharType="separate"/>
                </w:r>
                <w:r w:rsidR="00C27E2F" w:rsidRPr="005C3967">
                  <w:rPr>
                    <w:rStyle w:val="Hipervnculo"/>
                    <w:rFonts w:cs="Times New Roman"/>
                    <w:noProof/>
                  </w:rPr>
                  <w:delText>Referencias</w:delText>
                </w:r>
                <w:r w:rsidR="00C27E2F">
                  <w:rPr>
                    <w:noProof/>
                    <w:webHidden/>
                  </w:rPr>
                  <w:tab/>
                </w:r>
                <w:r w:rsidR="00C27E2F">
                  <w:rPr>
                    <w:noProof/>
                    <w:webHidden/>
                  </w:rPr>
                  <w:fldChar w:fldCharType="begin"/>
                </w:r>
                <w:r w:rsidR="00C27E2F">
                  <w:rPr>
                    <w:noProof/>
                    <w:webHidden/>
                  </w:rPr>
                  <w:delInstrText xml:space="preserve"> PAGEREF _Toc227692907 \h </w:delInstrText>
                </w:r>
                <w:r w:rsidR="00C27E2F">
                  <w:rPr>
                    <w:noProof/>
                    <w:webHidden/>
                  </w:rPr>
                </w:r>
                <w:r w:rsidR="00C27E2F">
                  <w:rPr>
                    <w:noProof/>
                    <w:webHidden/>
                  </w:rPr>
                  <w:fldChar w:fldCharType="separate"/>
                </w:r>
                <w:r w:rsidR="00C27E2F">
                  <w:rPr>
                    <w:noProof/>
                    <w:webHidden/>
                  </w:rPr>
                  <w:delText>169</w:delText>
                </w:r>
                <w:r w:rsidR="00C27E2F">
                  <w:rPr>
                    <w:noProof/>
                    <w:webHidden/>
                  </w:rPr>
                  <w:fldChar w:fldCharType="end"/>
                </w:r>
                <w:r>
                  <w:rPr>
                    <w:noProof/>
                  </w:rPr>
                  <w:fldChar w:fldCharType="end"/>
                </w:r>
              </w:del>
            </w:p>
            <w:p w14:paraId="6053A08E" w14:textId="77777777" w:rsidR="00C27E2F" w:rsidRDefault="00DC5717">
              <w:pPr>
                <w:pStyle w:val="TDC1"/>
                <w:rPr>
                  <w:del w:id="328" w:author="Edu Fisica" w:date="2026-05-16T07:13:00Z"/>
                  <w:rFonts w:asciiTheme="minorHAnsi" w:eastAsiaTheme="minorEastAsia" w:hAnsiTheme="minorHAnsi" w:cstheme="minorBidi"/>
                  <w:noProof/>
                  <w:sz w:val="22"/>
                  <w:lang w:val="es-CO"/>
                </w:rPr>
              </w:pPr>
              <w:del w:id="329" w:author="Edu Fisica" w:date="2026-05-16T07:13:00Z">
                <w:r>
                  <w:fldChar w:fldCharType="begin"/>
                </w:r>
                <w:r>
                  <w:delInstrText xml:space="preserve"> HYPERLINK \l "_Toc227692908" </w:delInstrText>
                </w:r>
                <w:r>
                  <w:fldChar w:fldCharType="separate"/>
                </w:r>
                <w:r w:rsidR="00C27E2F" w:rsidRPr="005C3967">
                  <w:rPr>
                    <w:rStyle w:val="Hipervnculo"/>
                    <w:noProof/>
                  </w:rPr>
                  <w:delText>Anexos</w:delText>
                </w:r>
                <w:r w:rsidR="00C27E2F">
                  <w:rPr>
                    <w:noProof/>
                    <w:webHidden/>
                  </w:rPr>
                  <w:tab/>
                </w:r>
                <w:r w:rsidR="00C27E2F">
                  <w:rPr>
                    <w:noProof/>
                    <w:webHidden/>
                  </w:rPr>
                  <w:fldChar w:fldCharType="begin"/>
                </w:r>
                <w:r w:rsidR="00C27E2F">
                  <w:rPr>
                    <w:noProof/>
                    <w:webHidden/>
                  </w:rPr>
                  <w:delInstrText xml:space="preserve"> PAGEREF _Toc227692908 \h </w:delInstrText>
                </w:r>
                <w:r w:rsidR="00C27E2F">
                  <w:rPr>
                    <w:noProof/>
                    <w:webHidden/>
                  </w:rPr>
                </w:r>
                <w:r w:rsidR="00C27E2F">
                  <w:rPr>
                    <w:noProof/>
                    <w:webHidden/>
                  </w:rPr>
                  <w:fldChar w:fldCharType="separate"/>
                </w:r>
                <w:r w:rsidR="00C27E2F">
                  <w:rPr>
                    <w:noProof/>
                    <w:webHidden/>
                  </w:rPr>
                  <w:delText>176</w:delText>
                </w:r>
                <w:r w:rsidR="00C27E2F">
                  <w:rPr>
                    <w:noProof/>
                    <w:webHidden/>
                  </w:rPr>
                  <w:fldChar w:fldCharType="end"/>
                </w:r>
                <w:r>
                  <w:rPr>
                    <w:noProof/>
                  </w:rPr>
                  <w:fldChar w:fldCharType="end"/>
                </w:r>
              </w:del>
            </w:p>
            <w:p w14:paraId="208621B0" w14:textId="3F9DE0DC" w:rsidR="006B6376" w:rsidRDefault="00DC5717">
              <w:pPr>
                <w:pStyle w:val="TDC1"/>
                <w:rPr>
                  <w:ins w:id="330" w:author="Edu Fisica" w:date="2026-05-16T07:13:00Z"/>
                  <w:rFonts w:asciiTheme="minorHAnsi" w:eastAsiaTheme="minorEastAsia" w:hAnsiTheme="minorHAnsi" w:cstheme="minorBidi"/>
                  <w:noProof/>
                  <w:sz w:val="22"/>
                  <w:lang w:val="es-CO"/>
                </w:rPr>
              </w:pPr>
              <w:ins w:id="331" w:author="Edu Fisica" w:date="2026-05-16T07:13:00Z">
                <w:r>
                  <w:fldChar w:fldCharType="begin"/>
                </w:r>
                <w:r>
                  <w:instrText xml:space="preserve"> HYPERLINK \l "_Toc229133520" </w:instrText>
                </w:r>
                <w:r>
                  <w:fldChar w:fldCharType="separate"/>
                </w:r>
                <w:r w:rsidR="006B6376" w:rsidRPr="001D081E">
                  <w:rPr>
                    <w:rStyle w:val="Hipervnculo"/>
                    <w:rFonts w:cs="Times New Roman"/>
                    <w:noProof/>
                  </w:rPr>
                  <w:t>Introducción</w:t>
                </w:r>
                <w:r w:rsidR="006B6376">
                  <w:rPr>
                    <w:noProof/>
                    <w:webHidden/>
                  </w:rPr>
                  <w:tab/>
                </w:r>
                <w:r w:rsidR="006B6376">
                  <w:rPr>
                    <w:noProof/>
                    <w:webHidden/>
                  </w:rPr>
                  <w:fldChar w:fldCharType="begin"/>
                </w:r>
                <w:r w:rsidR="006B6376">
                  <w:rPr>
                    <w:noProof/>
                    <w:webHidden/>
                  </w:rPr>
                  <w:instrText xml:space="preserve"> PAGEREF _Toc229133520 \h </w:instrText>
                </w:r>
                <w:r w:rsidR="006B6376">
                  <w:rPr>
                    <w:noProof/>
                    <w:webHidden/>
                  </w:rPr>
                </w:r>
                <w:r w:rsidR="006B6376">
                  <w:rPr>
                    <w:noProof/>
                    <w:webHidden/>
                  </w:rPr>
                  <w:fldChar w:fldCharType="separate"/>
                </w:r>
                <w:r w:rsidR="006B6376">
                  <w:rPr>
                    <w:noProof/>
                    <w:webHidden/>
                  </w:rPr>
                  <w:t>9</w:t>
                </w:r>
                <w:r w:rsidR="006B6376">
                  <w:rPr>
                    <w:noProof/>
                    <w:webHidden/>
                  </w:rPr>
                  <w:fldChar w:fldCharType="end"/>
                </w:r>
                <w:r>
                  <w:rPr>
                    <w:noProof/>
                  </w:rPr>
                  <w:fldChar w:fldCharType="end"/>
                </w:r>
              </w:ins>
            </w:p>
            <w:p w14:paraId="54C72DDC" w14:textId="7E8BFDA1" w:rsidR="006B6376" w:rsidRDefault="00DC5717">
              <w:pPr>
                <w:pStyle w:val="TDC1"/>
                <w:tabs>
                  <w:tab w:val="left" w:pos="1100"/>
                </w:tabs>
                <w:rPr>
                  <w:ins w:id="332" w:author="Edu Fisica" w:date="2026-05-16T07:13:00Z"/>
                  <w:rFonts w:asciiTheme="minorHAnsi" w:eastAsiaTheme="minorEastAsia" w:hAnsiTheme="minorHAnsi" w:cstheme="minorBidi"/>
                  <w:noProof/>
                  <w:sz w:val="22"/>
                  <w:lang w:val="es-CO"/>
                </w:rPr>
              </w:pPr>
              <w:ins w:id="333" w:author="Edu Fisica" w:date="2026-05-16T07:13:00Z">
                <w:r>
                  <w:fldChar w:fldCharType="begin"/>
                </w:r>
                <w:r>
                  <w:instrText xml:space="preserve"> HYPERLINK \l "_Toc229133521" </w:instrText>
                </w:r>
                <w:r>
                  <w:fldChar w:fldCharType="separate"/>
                </w:r>
                <w:r w:rsidR="006B6376" w:rsidRPr="001D081E">
                  <w:rPr>
                    <w:rStyle w:val="Hipervnculo"/>
                    <w:rFonts w:eastAsia="Times New Roman" w:cs="Times New Roman"/>
                    <w:noProof/>
                  </w:rPr>
                  <w:t>1</w:t>
                </w:r>
                <w:r w:rsidR="006B6376">
                  <w:rPr>
                    <w:rFonts w:asciiTheme="minorHAnsi" w:eastAsiaTheme="minorEastAsia" w:hAnsiTheme="minorHAnsi" w:cstheme="minorBidi"/>
                    <w:noProof/>
                    <w:sz w:val="22"/>
                    <w:lang w:val="es-CO"/>
                  </w:rPr>
                  <w:tab/>
                </w:r>
                <w:r w:rsidR="006B6376" w:rsidRPr="001D081E">
                  <w:rPr>
                    <w:rStyle w:val="Hipervnculo"/>
                    <w:rFonts w:cs="Times New Roman"/>
                    <w:noProof/>
                  </w:rPr>
                  <w:t>Planteamiento del Problema</w:t>
                </w:r>
                <w:r w:rsidR="006B6376">
                  <w:rPr>
                    <w:noProof/>
                    <w:webHidden/>
                  </w:rPr>
                  <w:tab/>
                </w:r>
                <w:r w:rsidR="006B6376">
                  <w:rPr>
                    <w:noProof/>
                    <w:webHidden/>
                  </w:rPr>
                  <w:fldChar w:fldCharType="begin"/>
                </w:r>
                <w:r w:rsidR="006B6376">
                  <w:rPr>
                    <w:noProof/>
                    <w:webHidden/>
                  </w:rPr>
                  <w:instrText xml:space="preserve"> PAGEREF _Toc229133521 \h </w:instrText>
                </w:r>
                <w:r w:rsidR="006B6376">
                  <w:rPr>
                    <w:noProof/>
                    <w:webHidden/>
                  </w:rPr>
                </w:r>
                <w:r w:rsidR="006B6376">
                  <w:rPr>
                    <w:noProof/>
                    <w:webHidden/>
                  </w:rPr>
                  <w:fldChar w:fldCharType="separate"/>
                </w:r>
                <w:r w:rsidR="006B6376">
                  <w:rPr>
                    <w:noProof/>
                    <w:webHidden/>
                  </w:rPr>
                  <w:t>12</w:t>
                </w:r>
                <w:r w:rsidR="006B6376">
                  <w:rPr>
                    <w:noProof/>
                    <w:webHidden/>
                  </w:rPr>
                  <w:fldChar w:fldCharType="end"/>
                </w:r>
                <w:r>
                  <w:rPr>
                    <w:noProof/>
                  </w:rPr>
                  <w:fldChar w:fldCharType="end"/>
                </w:r>
              </w:ins>
            </w:p>
            <w:p w14:paraId="7837315A" w14:textId="333CC762" w:rsidR="006B6376" w:rsidRDefault="00DC5717">
              <w:pPr>
                <w:pStyle w:val="TDC2"/>
                <w:tabs>
                  <w:tab w:val="left" w:pos="1540"/>
                  <w:tab w:val="right" w:leader="dot" w:pos="9350"/>
                </w:tabs>
                <w:rPr>
                  <w:ins w:id="334" w:author="Edu Fisica" w:date="2026-05-16T07:13:00Z"/>
                  <w:rFonts w:asciiTheme="minorHAnsi" w:eastAsiaTheme="minorEastAsia" w:hAnsiTheme="minorHAnsi" w:cstheme="minorBidi"/>
                  <w:noProof/>
                  <w:sz w:val="22"/>
                  <w:lang w:val="es-CO"/>
                </w:rPr>
              </w:pPr>
              <w:ins w:id="335" w:author="Edu Fisica" w:date="2026-05-16T07:13:00Z">
                <w:r>
                  <w:fldChar w:fldCharType="begin"/>
                </w:r>
                <w:r>
                  <w:instrText xml:space="preserve"> HYPERLINK \l "_Toc229133522" </w:instrText>
                </w:r>
                <w:r>
                  <w:fldChar w:fldCharType="separate"/>
                </w:r>
                <w:r w:rsidR="006B6376" w:rsidRPr="001D081E">
                  <w:rPr>
                    <w:rStyle w:val="Hipervnculo"/>
                    <w:rFonts w:cs="Times New Roman"/>
                    <w:noProof/>
                  </w:rPr>
                  <w:t>1.1</w:t>
                </w:r>
                <w:r w:rsidR="006B6376">
                  <w:rPr>
                    <w:rFonts w:asciiTheme="minorHAnsi" w:eastAsiaTheme="minorEastAsia" w:hAnsiTheme="minorHAnsi" w:cstheme="minorBidi"/>
                    <w:noProof/>
                    <w:sz w:val="22"/>
                    <w:lang w:val="es-CO"/>
                  </w:rPr>
                  <w:tab/>
                </w:r>
                <w:r w:rsidR="006B6376" w:rsidRPr="001D081E">
                  <w:rPr>
                    <w:rStyle w:val="Hipervnculo"/>
                    <w:rFonts w:cs="Times New Roman"/>
                    <w:noProof/>
                  </w:rPr>
                  <w:t>Descripción del Problema</w:t>
                </w:r>
                <w:r w:rsidR="006B6376">
                  <w:rPr>
                    <w:noProof/>
                    <w:webHidden/>
                  </w:rPr>
                  <w:tab/>
                </w:r>
                <w:r w:rsidR="006B6376">
                  <w:rPr>
                    <w:noProof/>
                    <w:webHidden/>
                  </w:rPr>
                  <w:fldChar w:fldCharType="begin"/>
                </w:r>
                <w:r w:rsidR="006B6376">
                  <w:rPr>
                    <w:noProof/>
                    <w:webHidden/>
                  </w:rPr>
                  <w:instrText xml:space="preserve"> PAGEREF _Toc229133522 \h </w:instrText>
                </w:r>
                <w:r w:rsidR="006B6376">
                  <w:rPr>
                    <w:noProof/>
                    <w:webHidden/>
                  </w:rPr>
                </w:r>
                <w:r w:rsidR="006B6376">
                  <w:rPr>
                    <w:noProof/>
                    <w:webHidden/>
                  </w:rPr>
                  <w:fldChar w:fldCharType="separate"/>
                </w:r>
                <w:r w:rsidR="006B6376">
                  <w:rPr>
                    <w:noProof/>
                    <w:webHidden/>
                  </w:rPr>
                  <w:t>12</w:t>
                </w:r>
                <w:r w:rsidR="006B6376">
                  <w:rPr>
                    <w:noProof/>
                    <w:webHidden/>
                  </w:rPr>
                  <w:fldChar w:fldCharType="end"/>
                </w:r>
                <w:r>
                  <w:rPr>
                    <w:noProof/>
                  </w:rPr>
                  <w:fldChar w:fldCharType="end"/>
                </w:r>
              </w:ins>
            </w:p>
            <w:p w14:paraId="786D4121" w14:textId="1651B3D6" w:rsidR="006B6376" w:rsidRDefault="00DC5717">
              <w:pPr>
                <w:pStyle w:val="TDC2"/>
                <w:tabs>
                  <w:tab w:val="left" w:pos="1540"/>
                  <w:tab w:val="right" w:leader="dot" w:pos="9350"/>
                </w:tabs>
                <w:rPr>
                  <w:ins w:id="336" w:author="Edu Fisica" w:date="2026-05-16T07:13:00Z"/>
                  <w:rFonts w:asciiTheme="minorHAnsi" w:eastAsiaTheme="minorEastAsia" w:hAnsiTheme="minorHAnsi" w:cstheme="minorBidi"/>
                  <w:noProof/>
                  <w:sz w:val="22"/>
                  <w:lang w:val="es-CO"/>
                </w:rPr>
              </w:pPr>
              <w:ins w:id="337" w:author="Edu Fisica" w:date="2026-05-16T07:13:00Z">
                <w:r>
                  <w:fldChar w:fldCharType="begin"/>
                </w:r>
                <w:r>
                  <w:instrText xml:space="preserve"> HYPERLINK \l "_Toc229133523" </w:instrText>
                </w:r>
                <w:r>
                  <w:fldChar w:fldCharType="separate"/>
                </w:r>
                <w:r w:rsidR="006B6376" w:rsidRPr="001D081E">
                  <w:rPr>
                    <w:rStyle w:val="Hipervnculo"/>
                    <w:rFonts w:cs="Times New Roman"/>
                    <w:noProof/>
                  </w:rPr>
                  <w:t>1.2</w:t>
                </w:r>
                <w:r w:rsidR="006B6376">
                  <w:rPr>
                    <w:rFonts w:asciiTheme="minorHAnsi" w:eastAsiaTheme="minorEastAsia" w:hAnsiTheme="minorHAnsi" w:cstheme="minorBidi"/>
                    <w:noProof/>
                    <w:sz w:val="22"/>
                    <w:lang w:val="es-CO"/>
                  </w:rPr>
                  <w:tab/>
                </w:r>
                <w:r w:rsidR="006B6376" w:rsidRPr="001D081E">
                  <w:rPr>
                    <w:rStyle w:val="Hipervnculo"/>
                    <w:rFonts w:cs="Times New Roman"/>
                    <w:noProof/>
                  </w:rPr>
                  <w:t>Pregunta de Investigación</w:t>
                </w:r>
                <w:r w:rsidR="006B6376">
                  <w:rPr>
                    <w:noProof/>
                    <w:webHidden/>
                  </w:rPr>
                  <w:tab/>
                </w:r>
                <w:r w:rsidR="006B6376">
                  <w:rPr>
                    <w:noProof/>
                    <w:webHidden/>
                  </w:rPr>
                  <w:fldChar w:fldCharType="begin"/>
                </w:r>
                <w:r w:rsidR="006B6376">
                  <w:rPr>
                    <w:noProof/>
                    <w:webHidden/>
                  </w:rPr>
                  <w:instrText xml:space="preserve"> PAGEREF _Toc229133523 \h </w:instrText>
                </w:r>
                <w:r w:rsidR="006B6376">
                  <w:rPr>
                    <w:noProof/>
                    <w:webHidden/>
                  </w:rPr>
                </w:r>
                <w:r w:rsidR="006B6376">
                  <w:rPr>
                    <w:noProof/>
                    <w:webHidden/>
                  </w:rPr>
                  <w:fldChar w:fldCharType="separate"/>
                </w:r>
                <w:r w:rsidR="006B6376">
                  <w:rPr>
                    <w:noProof/>
                    <w:webHidden/>
                  </w:rPr>
                  <w:t>14</w:t>
                </w:r>
                <w:r w:rsidR="006B6376">
                  <w:rPr>
                    <w:noProof/>
                    <w:webHidden/>
                  </w:rPr>
                  <w:fldChar w:fldCharType="end"/>
                </w:r>
                <w:r>
                  <w:rPr>
                    <w:noProof/>
                  </w:rPr>
                  <w:fldChar w:fldCharType="end"/>
                </w:r>
              </w:ins>
            </w:p>
            <w:p w14:paraId="12687D83" w14:textId="31B59565" w:rsidR="006B6376" w:rsidRDefault="00DC5717">
              <w:pPr>
                <w:pStyle w:val="TDC1"/>
                <w:tabs>
                  <w:tab w:val="left" w:pos="1100"/>
                </w:tabs>
                <w:rPr>
                  <w:ins w:id="338" w:author="Edu Fisica" w:date="2026-05-16T07:13:00Z"/>
                  <w:rFonts w:asciiTheme="minorHAnsi" w:eastAsiaTheme="minorEastAsia" w:hAnsiTheme="minorHAnsi" w:cstheme="minorBidi"/>
                  <w:noProof/>
                  <w:sz w:val="22"/>
                  <w:lang w:val="es-CO"/>
                </w:rPr>
              </w:pPr>
              <w:ins w:id="339" w:author="Edu Fisica" w:date="2026-05-16T07:13:00Z">
                <w:r>
                  <w:fldChar w:fldCharType="begin"/>
                </w:r>
                <w:r>
                  <w:instrText xml:space="preserve"> HYPERLINK \l "_Toc229133524" </w:instrText>
                </w:r>
                <w:r>
                  <w:fldChar w:fldCharType="separate"/>
                </w:r>
                <w:r w:rsidR="006B6376" w:rsidRPr="001D081E">
                  <w:rPr>
                    <w:rStyle w:val="Hipervnculo"/>
                    <w:rFonts w:cs="Times New Roman"/>
                    <w:noProof/>
                  </w:rPr>
                  <w:t>2</w:t>
                </w:r>
                <w:r w:rsidR="006B6376">
                  <w:rPr>
                    <w:rFonts w:asciiTheme="minorHAnsi" w:eastAsiaTheme="minorEastAsia" w:hAnsiTheme="minorHAnsi" w:cstheme="minorBidi"/>
                    <w:noProof/>
                    <w:sz w:val="22"/>
                    <w:lang w:val="es-CO"/>
                  </w:rPr>
                  <w:tab/>
                </w:r>
                <w:r w:rsidR="006B6376" w:rsidRPr="001D081E">
                  <w:rPr>
                    <w:rStyle w:val="Hipervnculo"/>
                    <w:rFonts w:cs="Times New Roman"/>
                    <w:noProof/>
                  </w:rPr>
                  <w:t>Objetivos</w:t>
                </w:r>
                <w:r w:rsidR="006B6376">
                  <w:rPr>
                    <w:noProof/>
                    <w:webHidden/>
                  </w:rPr>
                  <w:tab/>
                </w:r>
                <w:r w:rsidR="006B6376">
                  <w:rPr>
                    <w:noProof/>
                    <w:webHidden/>
                  </w:rPr>
                  <w:fldChar w:fldCharType="begin"/>
                </w:r>
                <w:r w:rsidR="006B6376">
                  <w:rPr>
                    <w:noProof/>
                    <w:webHidden/>
                  </w:rPr>
                  <w:instrText xml:space="preserve"> PAGEREF _Toc229133524 \h </w:instrText>
                </w:r>
                <w:r w:rsidR="006B6376">
                  <w:rPr>
                    <w:noProof/>
                    <w:webHidden/>
                  </w:rPr>
                </w:r>
                <w:r w:rsidR="006B6376">
                  <w:rPr>
                    <w:noProof/>
                    <w:webHidden/>
                  </w:rPr>
                  <w:fldChar w:fldCharType="separate"/>
                </w:r>
                <w:r w:rsidR="006B6376">
                  <w:rPr>
                    <w:noProof/>
                    <w:webHidden/>
                  </w:rPr>
                  <w:t>15</w:t>
                </w:r>
                <w:r w:rsidR="006B6376">
                  <w:rPr>
                    <w:noProof/>
                    <w:webHidden/>
                  </w:rPr>
                  <w:fldChar w:fldCharType="end"/>
                </w:r>
                <w:r>
                  <w:rPr>
                    <w:noProof/>
                  </w:rPr>
                  <w:fldChar w:fldCharType="end"/>
                </w:r>
              </w:ins>
            </w:p>
            <w:p w14:paraId="4DA3BB11" w14:textId="02F466CB" w:rsidR="006B6376" w:rsidRDefault="00DC5717">
              <w:pPr>
                <w:pStyle w:val="TDC2"/>
                <w:tabs>
                  <w:tab w:val="left" w:pos="1540"/>
                  <w:tab w:val="right" w:leader="dot" w:pos="9350"/>
                </w:tabs>
                <w:rPr>
                  <w:ins w:id="340" w:author="Edu Fisica" w:date="2026-05-16T07:13:00Z"/>
                  <w:rFonts w:asciiTheme="minorHAnsi" w:eastAsiaTheme="minorEastAsia" w:hAnsiTheme="minorHAnsi" w:cstheme="minorBidi"/>
                  <w:noProof/>
                  <w:sz w:val="22"/>
                  <w:lang w:val="es-CO"/>
                </w:rPr>
              </w:pPr>
              <w:ins w:id="341" w:author="Edu Fisica" w:date="2026-05-16T07:13:00Z">
                <w:r>
                  <w:fldChar w:fldCharType="begin"/>
                </w:r>
                <w:r>
                  <w:instrText xml:space="preserve"> HYPERLINK \l "_Toc229133525" </w:instrText>
                </w:r>
                <w:r>
                  <w:fldChar w:fldCharType="separate"/>
                </w:r>
                <w:r w:rsidR="006B6376" w:rsidRPr="001D081E">
                  <w:rPr>
                    <w:rStyle w:val="Hipervnculo"/>
                    <w:rFonts w:cs="Times New Roman"/>
                    <w:noProof/>
                  </w:rPr>
                  <w:t>2.1</w:t>
                </w:r>
                <w:r w:rsidR="006B6376">
                  <w:rPr>
                    <w:rFonts w:asciiTheme="minorHAnsi" w:eastAsiaTheme="minorEastAsia" w:hAnsiTheme="minorHAnsi" w:cstheme="minorBidi"/>
                    <w:noProof/>
                    <w:sz w:val="22"/>
                    <w:lang w:val="es-CO"/>
                  </w:rPr>
                  <w:tab/>
                </w:r>
                <w:r w:rsidR="006B6376" w:rsidRPr="001D081E">
                  <w:rPr>
                    <w:rStyle w:val="Hipervnculo"/>
                    <w:rFonts w:cs="Times New Roman"/>
                    <w:noProof/>
                  </w:rPr>
                  <w:t>Objetivo General</w:t>
                </w:r>
                <w:r w:rsidR="006B6376">
                  <w:rPr>
                    <w:noProof/>
                    <w:webHidden/>
                  </w:rPr>
                  <w:tab/>
                </w:r>
                <w:r w:rsidR="006B6376">
                  <w:rPr>
                    <w:noProof/>
                    <w:webHidden/>
                  </w:rPr>
                  <w:fldChar w:fldCharType="begin"/>
                </w:r>
                <w:r w:rsidR="006B6376">
                  <w:rPr>
                    <w:noProof/>
                    <w:webHidden/>
                  </w:rPr>
                  <w:instrText xml:space="preserve"> PAGEREF _Toc229133525 \h </w:instrText>
                </w:r>
                <w:r w:rsidR="006B6376">
                  <w:rPr>
                    <w:noProof/>
                    <w:webHidden/>
                  </w:rPr>
                </w:r>
                <w:r w:rsidR="006B6376">
                  <w:rPr>
                    <w:noProof/>
                    <w:webHidden/>
                  </w:rPr>
                  <w:fldChar w:fldCharType="separate"/>
                </w:r>
                <w:r w:rsidR="006B6376">
                  <w:rPr>
                    <w:noProof/>
                    <w:webHidden/>
                  </w:rPr>
                  <w:t>15</w:t>
                </w:r>
                <w:r w:rsidR="006B6376">
                  <w:rPr>
                    <w:noProof/>
                    <w:webHidden/>
                  </w:rPr>
                  <w:fldChar w:fldCharType="end"/>
                </w:r>
                <w:r>
                  <w:rPr>
                    <w:noProof/>
                  </w:rPr>
                  <w:fldChar w:fldCharType="end"/>
                </w:r>
              </w:ins>
            </w:p>
            <w:p w14:paraId="1D4C6906" w14:textId="1BAFD0E9" w:rsidR="006B6376" w:rsidRDefault="00DC5717">
              <w:pPr>
                <w:pStyle w:val="TDC2"/>
                <w:tabs>
                  <w:tab w:val="left" w:pos="1540"/>
                  <w:tab w:val="right" w:leader="dot" w:pos="9350"/>
                </w:tabs>
                <w:rPr>
                  <w:ins w:id="342" w:author="Edu Fisica" w:date="2026-05-16T07:13:00Z"/>
                  <w:rFonts w:asciiTheme="minorHAnsi" w:eastAsiaTheme="minorEastAsia" w:hAnsiTheme="minorHAnsi" w:cstheme="minorBidi"/>
                  <w:noProof/>
                  <w:sz w:val="22"/>
                  <w:lang w:val="es-CO"/>
                </w:rPr>
              </w:pPr>
              <w:ins w:id="343" w:author="Edu Fisica" w:date="2026-05-16T07:13:00Z">
                <w:r>
                  <w:fldChar w:fldCharType="begin"/>
                </w:r>
                <w:r>
                  <w:instrText xml:space="preserve"> HYPERLINK \l "_Toc229133526" </w:instrText>
                </w:r>
                <w:r>
                  <w:fldChar w:fldCharType="separate"/>
                </w:r>
                <w:r w:rsidR="006B6376" w:rsidRPr="001D081E">
                  <w:rPr>
                    <w:rStyle w:val="Hipervnculo"/>
                    <w:rFonts w:cs="Times New Roman"/>
                    <w:noProof/>
                  </w:rPr>
                  <w:t>2.2</w:t>
                </w:r>
                <w:r w:rsidR="006B6376">
                  <w:rPr>
                    <w:rFonts w:asciiTheme="minorHAnsi" w:eastAsiaTheme="minorEastAsia" w:hAnsiTheme="minorHAnsi" w:cstheme="minorBidi"/>
                    <w:noProof/>
                    <w:sz w:val="22"/>
                    <w:lang w:val="es-CO"/>
                  </w:rPr>
                  <w:tab/>
                </w:r>
                <w:r w:rsidR="006B6376" w:rsidRPr="001D081E">
                  <w:rPr>
                    <w:rStyle w:val="Hipervnculo"/>
                    <w:rFonts w:cs="Times New Roman"/>
                    <w:noProof/>
                  </w:rPr>
                  <w:t>Objetivos Específicos</w:t>
                </w:r>
                <w:r w:rsidR="006B6376">
                  <w:rPr>
                    <w:noProof/>
                    <w:webHidden/>
                  </w:rPr>
                  <w:tab/>
                </w:r>
                <w:r w:rsidR="006B6376">
                  <w:rPr>
                    <w:noProof/>
                    <w:webHidden/>
                  </w:rPr>
                  <w:fldChar w:fldCharType="begin"/>
                </w:r>
                <w:r w:rsidR="006B6376">
                  <w:rPr>
                    <w:noProof/>
                    <w:webHidden/>
                  </w:rPr>
                  <w:instrText xml:space="preserve"> PAGEREF _Toc229133526 \h </w:instrText>
                </w:r>
                <w:r w:rsidR="006B6376">
                  <w:rPr>
                    <w:noProof/>
                    <w:webHidden/>
                  </w:rPr>
                </w:r>
                <w:r w:rsidR="006B6376">
                  <w:rPr>
                    <w:noProof/>
                    <w:webHidden/>
                  </w:rPr>
                  <w:fldChar w:fldCharType="separate"/>
                </w:r>
                <w:r w:rsidR="006B6376">
                  <w:rPr>
                    <w:noProof/>
                    <w:webHidden/>
                  </w:rPr>
                  <w:t>15</w:t>
                </w:r>
                <w:r w:rsidR="006B6376">
                  <w:rPr>
                    <w:noProof/>
                    <w:webHidden/>
                  </w:rPr>
                  <w:fldChar w:fldCharType="end"/>
                </w:r>
                <w:r>
                  <w:rPr>
                    <w:noProof/>
                  </w:rPr>
                  <w:fldChar w:fldCharType="end"/>
                </w:r>
              </w:ins>
            </w:p>
            <w:p w14:paraId="1765C999" w14:textId="5DFC0AC9" w:rsidR="006B6376" w:rsidRDefault="00DC5717">
              <w:pPr>
                <w:pStyle w:val="TDC1"/>
                <w:tabs>
                  <w:tab w:val="left" w:pos="1100"/>
                </w:tabs>
                <w:rPr>
                  <w:ins w:id="344" w:author="Edu Fisica" w:date="2026-05-16T07:13:00Z"/>
                  <w:rFonts w:asciiTheme="minorHAnsi" w:eastAsiaTheme="minorEastAsia" w:hAnsiTheme="minorHAnsi" w:cstheme="minorBidi"/>
                  <w:noProof/>
                  <w:sz w:val="22"/>
                  <w:lang w:val="es-CO"/>
                </w:rPr>
              </w:pPr>
              <w:ins w:id="345" w:author="Edu Fisica" w:date="2026-05-16T07:13:00Z">
                <w:r>
                  <w:fldChar w:fldCharType="begin"/>
                </w:r>
                <w:r>
                  <w:instrText xml:space="preserve"> HYPERLINK \l "_Toc229133527" </w:instrText>
                </w:r>
                <w:r>
                  <w:fldChar w:fldCharType="separate"/>
                </w:r>
                <w:r w:rsidR="006B6376" w:rsidRPr="001D081E">
                  <w:rPr>
                    <w:rStyle w:val="Hipervnculo"/>
                    <w:rFonts w:cs="Times New Roman"/>
                    <w:noProof/>
                  </w:rPr>
                  <w:t>3</w:t>
                </w:r>
                <w:r w:rsidR="006B6376">
                  <w:rPr>
                    <w:rFonts w:asciiTheme="minorHAnsi" w:eastAsiaTheme="minorEastAsia" w:hAnsiTheme="minorHAnsi" w:cstheme="minorBidi"/>
                    <w:noProof/>
                    <w:sz w:val="22"/>
                    <w:lang w:val="es-CO"/>
                  </w:rPr>
                  <w:tab/>
                </w:r>
                <w:r w:rsidR="006B6376" w:rsidRPr="001D081E">
                  <w:rPr>
                    <w:rStyle w:val="Hipervnculo"/>
                    <w:rFonts w:cs="Times New Roman"/>
                    <w:noProof/>
                  </w:rPr>
                  <w:t>Justificación</w:t>
                </w:r>
                <w:r w:rsidR="006B6376">
                  <w:rPr>
                    <w:noProof/>
                    <w:webHidden/>
                  </w:rPr>
                  <w:tab/>
                </w:r>
                <w:r w:rsidR="006B6376">
                  <w:rPr>
                    <w:noProof/>
                    <w:webHidden/>
                  </w:rPr>
                  <w:fldChar w:fldCharType="begin"/>
                </w:r>
                <w:r w:rsidR="006B6376">
                  <w:rPr>
                    <w:noProof/>
                    <w:webHidden/>
                  </w:rPr>
                  <w:instrText xml:space="preserve"> PAGEREF _Toc229133527 \h </w:instrText>
                </w:r>
                <w:r w:rsidR="006B6376">
                  <w:rPr>
                    <w:noProof/>
                    <w:webHidden/>
                  </w:rPr>
                </w:r>
                <w:r w:rsidR="006B6376">
                  <w:rPr>
                    <w:noProof/>
                    <w:webHidden/>
                  </w:rPr>
                  <w:fldChar w:fldCharType="separate"/>
                </w:r>
                <w:r w:rsidR="006B6376">
                  <w:rPr>
                    <w:noProof/>
                    <w:webHidden/>
                  </w:rPr>
                  <w:t>17</w:t>
                </w:r>
                <w:r w:rsidR="006B6376">
                  <w:rPr>
                    <w:noProof/>
                    <w:webHidden/>
                  </w:rPr>
                  <w:fldChar w:fldCharType="end"/>
                </w:r>
                <w:r>
                  <w:rPr>
                    <w:noProof/>
                  </w:rPr>
                  <w:fldChar w:fldCharType="end"/>
                </w:r>
              </w:ins>
            </w:p>
            <w:p w14:paraId="36F3B1D3" w14:textId="240803BC" w:rsidR="006B6376" w:rsidRDefault="00DC5717">
              <w:pPr>
                <w:pStyle w:val="TDC1"/>
                <w:tabs>
                  <w:tab w:val="left" w:pos="1100"/>
                </w:tabs>
                <w:rPr>
                  <w:ins w:id="346" w:author="Edu Fisica" w:date="2026-05-16T07:13:00Z"/>
                  <w:rFonts w:asciiTheme="minorHAnsi" w:eastAsiaTheme="minorEastAsia" w:hAnsiTheme="minorHAnsi" w:cstheme="minorBidi"/>
                  <w:noProof/>
                  <w:sz w:val="22"/>
                  <w:lang w:val="es-CO"/>
                </w:rPr>
              </w:pPr>
              <w:ins w:id="347" w:author="Edu Fisica" w:date="2026-05-16T07:13:00Z">
                <w:r>
                  <w:fldChar w:fldCharType="begin"/>
                </w:r>
                <w:r>
                  <w:instrText xml:space="preserve"> HYPERLINK \l "_Toc229133528" </w:instrText>
                </w:r>
                <w:r>
                  <w:fldChar w:fldCharType="separate"/>
                </w:r>
                <w:r w:rsidR="006B6376" w:rsidRPr="001D081E">
                  <w:rPr>
                    <w:rStyle w:val="Hipervnculo"/>
                    <w:rFonts w:cs="Times New Roman"/>
                    <w:noProof/>
                  </w:rPr>
                  <w:t>4</w:t>
                </w:r>
                <w:r w:rsidR="006B6376">
                  <w:rPr>
                    <w:rFonts w:asciiTheme="minorHAnsi" w:eastAsiaTheme="minorEastAsia" w:hAnsiTheme="minorHAnsi" w:cstheme="minorBidi"/>
                    <w:noProof/>
                    <w:sz w:val="22"/>
                    <w:lang w:val="es-CO"/>
                  </w:rPr>
                  <w:tab/>
                </w:r>
                <w:r w:rsidR="006B6376" w:rsidRPr="001D081E">
                  <w:rPr>
                    <w:rStyle w:val="Hipervnculo"/>
                    <w:rFonts w:cs="Times New Roman"/>
                    <w:noProof/>
                  </w:rPr>
                  <w:t>Marco de Referencia</w:t>
                </w:r>
                <w:r w:rsidR="006B6376">
                  <w:rPr>
                    <w:noProof/>
                    <w:webHidden/>
                  </w:rPr>
                  <w:tab/>
                </w:r>
                <w:r w:rsidR="006B6376">
                  <w:rPr>
                    <w:noProof/>
                    <w:webHidden/>
                  </w:rPr>
                  <w:fldChar w:fldCharType="begin"/>
                </w:r>
                <w:r w:rsidR="006B6376">
                  <w:rPr>
                    <w:noProof/>
                    <w:webHidden/>
                  </w:rPr>
                  <w:instrText xml:space="preserve"> PAGEREF _Toc229133528 \h </w:instrText>
                </w:r>
                <w:r w:rsidR="006B6376">
                  <w:rPr>
                    <w:noProof/>
                    <w:webHidden/>
                  </w:rPr>
                </w:r>
                <w:r w:rsidR="006B6376">
                  <w:rPr>
                    <w:noProof/>
                    <w:webHidden/>
                  </w:rPr>
                  <w:fldChar w:fldCharType="separate"/>
                </w:r>
                <w:r w:rsidR="006B6376">
                  <w:rPr>
                    <w:noProof/>
                    <w:webHidden/>
                  </w:rPr>
                  <w:t>20</w:t>
                </w:r>
                <w:r w:rsidR="006B6376">
                  <w:rPr>
                    <w:noProof/>
                    <w:webHidden/>
                  </w:rPr>
                  <w:fldChar w:fldCharType="end"/>
                </w:r>
                <w:r>
                  <w:rPr>
                    <w:noProof/>
                  </w:rPr>
                  <w:fldChar w:fldCharType="end"/>
                </w:r>
              </w:ins>
            </w:p>
            <w:p w14:paraId="3DF9AAD1" w14:textId="7B3EF6F9" w:rsidR="006B6376" w:rsidRDefault="00DC5717">
              <w:pPr>
                <w:pStyle w:val="TDC2"/>
                <w:tabs>
                  <w:tab w:val="left" w:pos="1540"/>
                  <w:tab w:val="right" w:leader="dot" w:pos="9350"/>
                </w:tabs>
                <w:rPr>
                  <w:ins w:id="348" w:author="Edu Fisica" w:date="2026-05-16T07:13:00Z"/>
                  <w:rFonts w:asciiTheme="minorHAnsi" w:eastAsiaTheme="minorEastAsia" w:hAnsiTheme="minorHAnsi" w:cstheme="minorBidi"/>
                  <w:noProof/>
                  <w:sz w:val="22"/>
                  <w:lang w:val="es-CO"/>
                </w:rPr>
              </w:pPr>
              <w:ins w:id="349" w:author="Edu Fisica" w:date="2026-05-16T07:13:00Z">
                <w:r>
                  <w:fldChar w:fldCharType="begin"/>
                </w:r>
                <w:r>
                  <w:instrText xml:space="preserve"> HYPERLINK \l "_Toc229133529" </w:instrText>
                </w:r>
                <w:r>
                  <w:fldChar w:fldCharType="separate"/>
                </w:r>
                <w:r w:rsidR="006B6376" w:rsidRPr="001D081E">
                  <w:rPr>
                    <w:rStyle w:val="Hipervnculo"/>
                    <w:rFonts w:cs="Times New Roman"/>
                    <w:noProof/>
                  </w:rPr>
                  <w:t>4.1</w:t>
                </w:r>
                <w:r w:rsidR="006B6376">
                  <w:rPr>
                    <w:rFonts w:asciiTheme="minorHAnsi" w:eastAsiaTheme="minorEastAsia" w:hAnsiTheme="minorHAnsi" w:cstheme="minorBidi"/>
                    <w:noProof/>
                    <w:sz w:val="22"/>
                    <w:lang w:val="es-CO"/>
                  </w:rPr>
                  <w:tab/>
                </w:r>
                <w:r w:rsidR="006B6376" w:rsidRPr="001D081E">
                  <w:rPr>
                    <w:rStyle w:val="Hipervnculo"/>
                    <w:rFonts w:cs="Times New Roman"/>
                    <w:noProof/>
                  </w:rPr>
                  <w:t>Marco de Antecedentes</w:t>
                </w:r>
                <w:r w:rsidR="006B6376">
                  <w:rPr>
                    <w:noProof/>
                    <w:webHidden/>
                  </w:rPr>
                  <w:tab/>
                </w:r>
                <w:r w:rsidR="006B6376">
                  <w:rPr>
                    <w:noProof/>
                    <w:webHidden/>
                  </w:rPr>
                  <w:fldChar w:fldCharType="begin"/>
                </w:r>
                <w:r w:rsidR="006B6376">
                  <w:rPr>
                    <w:noProof/>
                    <w:webHidden/>
                  </w:rPr>
                  <w:instrText xml:space="preserve"> PAGEREF _Toc229133529 \h </w:instrText>
                </w:r>
                <w:r w:rsidR="006B6376">
                  <w:rPr>
                    <w:noProof/>
                    <w:webHidden/>
                  </w:rPr>
                </w:r>
                <w:r w:rsidR="006B6376">
                  <w:rPr>
                    <w:noProof/>
                    <w:webHidden/>
                  </w:rPr>
                  <w:fldChar w:fldCharType="separate"/>
                </w:r>
                <w:r w:rsidR="006B6376">
                  <w:rPr>
                    <w:noProof/>
                    <w:webHidden/>
                  </w:rPr>
                  <w:t>20</w:t>
                </w:r>
                <w:r w:rsidR="006B6376">
                  <w:rPr>
                    <w:noProof/>
                    <w:webHidden/>
                  </w:rPr>
                  <w:fldChar w:fldCharType="end"/>
                </w:r>
                <w:r>
                  <w:rPr>
                    <w:noProof/>
                  </w:rPr>
                  <w:fldChar w:fldCharType="end"/>
                </w:r>
              </w:ins>
            </w:p>
            <w:p w14:paraId="2E1AF27D" w14:textId="00CE66BC" w:rsidR="006B6376" w:rsidRDefault="00DC5717">
              <w:pPr>
                <w:pStyle w:val="TDC3"/>
                <w:tabs>
                  <w:tab w:val="left" w:pos="1860"/>
                  <w:tab w:val="right" w:leader="dot" w:pos="9350"/>
                </w:tabs>
                <w:rPr>
                  <w:ins w:id="350" w:author="Edu Fisica" w:date="2026-05-16T07:13:00Z"/>
                  <w:rFonts w:asciiTheme="minorHAnsi" w:eastAsiaTheme="minorEastAsia" w:hAnsiTheme="minorHAnsi" w:cstheme="minorBidi"/>
                  <w:noProof/>
                  <w:sz w:val="22"/>
                  <w:lang w:val="es-CO"/>
                </w:rPr>
              </w:pPr>
              <w:ins w:id="351" w:author="Edu Fisica" w:date="2026-05-16T07:13:00Z">
                <w:r>
                  <w:fldChar w:fldCharType="begin"/>
                </w:r>
                <w:r>
                  <w:instrText xml:space="preserve"> HYPERLINK \l "_Toc229133530" </w:instrText>
                </w:r>
                <w:r>
                  <w:fldChar w:fldCharType="separate"/>
                </w:r>
                <w:r w:rsidR="006B6376" w:rsidRPr="001D081E">
                  <w:rPr>
                    <w:rStyle w:val="Hipervnculo"/>
                    <w:rFonts w:cs="Times New Roman"/>
                    <w:noProof/>
                  </w:rPr>
                  <w:t>4.1.1</w:t>
                </w:r>
                <w:r w:rsidR="006B6376">
                  <w:rPr>
                    <w:rFonts w:asciiTheme="minorHAnsi" w:eastAsiaTheme="minorEastAsia" w:hAnsiTheme="minorHAnsi" w:cstheme="minorBidi"/>
                    <w:noProof/>
                    <w:sz w:val="22"/>
                    <w:lang w:val="es-CO"/>
                  </w:rPr>
                  <w:tab/>
                </w:r>
                <w:r w:rsidR="006B6376" w:rsidRPr="001D081E">
                  <w:rPr>
                    <w:rStyle w:val="Hipervnculo"/>
                    <w:rFonts w:cs="Times New Roman"/>
                    <w:noProof/>
                  </w:rPr>
                  <w:t>Internacional</w:t>
                </w:r>
                <w:r w:rsidR="006B6376">
                  <w:rPr>
                    <w:noProof/>
                    <w:webHidden/>
                  </w:rPr>
                  <w:tab/>
                </w:r>
                <w:r w:rsidR="006B6376">
                  <w:rPr>
                    <w:noProof/>
                    <w:webHidden/>
                  </w:rPr>
                  <w:fldChar w:fldCharType="begin"/>
                </w:r>
                <w:r w:rsidR="006B6376">
                  <w:rPr>
                    <w:noProof/>
                    <w:webHidden/>
                  </w:rPr>
                  <w:instrText xml:space="preserve"> PAGEREF _Toc229133530 \h </w:instrText>
                </w:r>
                <w:r w:rsidR="006B6376">
                  <w:rPr>
                    <w:noProof/>
                    <w:webHidden/>
                  </w:rPr>
                </w:r>
                <w:r w:rsidR="006B6376">
                  <w:rPr>
                    <w:noProof/>
                    <w:webHidden/>
                  </w:rPr>
                  <w:fldChar w:fldCharType="separate"/>
                </w:r>
                <w:r w:rsidR="006B6376">
                  <w:rPr>
                    <w:noProof/>
                    <w:webHidden/>
                  </w:rPr>
                  <w:t>20</w:t>
                </w:r>
                <w:r w:rsidR="006B6376">
                  <w:rPr>
                    <w:noProof/>
                    <w:webHidden/>
                  </w:rPr>
                  <w:fldChar w:fldCharType="end"/>
                </w:r>
                <w:r>
                  <w:rPr>
                    <w:noProof/>
                  </w:rPr>
                  <w:fldChar w:fldCharType="end"/>
                </w:r>
              </w:ins>
            </w:p>
            <w:p w14:paraId="5AD561BA" w14:textId="732B0BF6" w:rsidR="006B6376" w:rsidRDefault="00DC5717">
              <w:pPr>
                <w:pStyle w:val="TDC3"/>
                <w:tabs>
                  <w:tab w:val="left" w:pos="1860"/>
                  <w:tab w:val="right" w:leader="dot" w:pos="9350"/>
                </w:tabs>
                <w:rPr>
                  <w:ins w:id="352" w:author="Edu Fisica" w:date="2026-05-16T07:13:00Z"/>
                  <w:rFonts w:asciiTheme="minorHAnsi" w:eastAsiaTheme="minorEastAsia" w:hAnsiTheme="minorHAnsi" w:cstheme="minorBidi"/>
                  <w:noProof/>
                  <w:sz w:val="22"/>
                  <w:lang w:val="es-CO"/>
                </w:rPr>
              </w:pPr>
              <w:ins w:id="353" w:author="Edu Fisica" w:date="2026-05-16T07:13:00Z">
                <w:r>
                  <w:fldChar w:fldCharType="begin"/>
                </w:r>
                <w:r>
                  <w:instrText xml:space="preserve"> HYPERLINK \l "_Toc229133531" </w:instrText>
                </w:r>
                <w:r>
                  <w:fldChar w:fldCharType="separate"/>
                </w:r>
                <w:r w:rsidR="006B6376" w:rsidRPr="001D081E">
                  <w:rPr>
                    <w:rStyle w:val="Hipervnculo"/>
                    <w:rFonts w:cs="Times New Roman"/>
                    <w:noProof/>
                  </w:rPr>
                  <w:t>4.1.2</w:t>
                </w:r>
                <w:r w:rsidR="006B6376">
                  <w:rPr>
                    <w:rFonts w:asciiTheme="minorHAnsi" w:eastAsiaTheme="minorEastAsia" w:hAnsiTheme="minorHAnsi" w:cstheme="minorBidi"/>
                    <w:noProof/>
                    <w:sz w:val="22"/>
                    <w:lang w:val="es-CO"/>
                  </w:rPr>
                  <w:tab/>
                </w:r>
                <w:r w:rsidR="006B6376" w:rsidRPr="001D081E">
                  <w:rPr>
                    <w:rStyle w:val="Hipervnculo"/>
                    <w:rFonts w:cs="Times New Roman"/>
                    <w:noProof/>
                  </w:rPr>
                  <w:t>Nacional</w:t>
                </w:r>
                <w:r w:rsidR="006B6376">
                  <w:rPr>
                    <w:noProof/>
                    <w:webHidden/>
                  </w:rPr>
                  <w:tab/>
                </w:r>
                <w:r w:rsidR="006B6376">
                  <w:rPr>
                    <w:noProof/>
                    <w:webHidden/>
                  </w:rPr>
                  <w:fldChar w:fldCharType="begin"/>
                </w:r>
                <w:r w:rsidR="006B6376">
                  <w:rPr>
                    <w:noProof/>
                    <w:webHidden/>
                  </w:rPr>
                  <w:instrText xml:space="preserve"> PAGEREF _Toc229133531 \h </w:instrText>
                </w:r>
                <w:r w:rsidR="006B6376">
                  <w:rPr>
                    <w:noProof/>
                    <w:webHidden/>
                  </w:rPr>
                </w:r>
                <w:r w:rsidR="006B6376">
                  <w:rPr>
                    <w:noProof/>
                    <w:webHidden/>
                  </w:rPr>
                  <w:fldChar w:fldCharType="separate"/>
                </w:r>
                <w:r w:rsidR="006B6376">
                  <w:rPr>
                    <w:noProof/>
                    <w:webHidden/>
                  </w:rPr>
                  <w:t>25</w:t>
                </w:r>
                <w:r w:rsidR="006B6376">
                  <w:rPr>
                    <w:noProof/>
                    <w:webHidden/>
                  </w:rPr>
                  <w:fldChar w:fldCharType="end"/>
                </w:r>
                <w:r>
                  <w:rPr>
                    <w:noProof/>
                  </w:rPr>
                  <w:fldChar w:fldCharType="end"/>
                </w:r>
              </w:ins>
            </w:p>
            <w:p w14:paraId="4712FEE0" w14:textId="03B3EECB" w:rsidR="006B6376" w:rsidRDefault="00DC5717">
              <w:pPr>
                <w:pStyle w:val="TDC3"/>
                <w:tabs>
                  <w:tab w:val="left" w:pos="1860"/>
                  <w:tab w:val="right" w:leader="dot" w:pos="9350"/>
                </w:tabs>
                <w:rPr>
                  <w:ins w:id="354" w:author="Edu Fisica" w:date="2026-05-16T07:13:00Z"/>
                  <w:rFonts w:asciiTheme="minorHAnsi" w:eastAsiaTheme="minorEastAsia" w:hAnsiTheme="minorHAnsi" w:cstheme="minorBidi"/>
                  <w:noProof/>
                  <w:sz w:val="22"/>
                  <w:lang w:val="es-CO"/>
                </w:rPr>
              </w:pPr>
              <w:ins w:id="355" w:author="Edu Fisica" w:date="2026-05-16T07:13:00Z">
                <w:r>
                  <w:fldChar w:fldCharType="begin"/>
                </w:r>
                <w:r>
                  <w:instrText xml:space="preserve"> HYPERLINK \l "_Toc229133532" </w:instrText>
                </w:r>
                <w:r>
                  <w:fldChar w:fldCharType="separate"/>
                </w:r>
                <w:r w:rsidR="006B6376" w:rsidRPr="001D081E">
                  <w:rPr>
                    <w:rStyle w:val="Hipervnculo"/>
                    <w:rFonts w:cs="Times New Roman"/>
                    <w:noProof/>
                  </w:rPr>
                  <w:t>4.1.3</w:t>
                </w:r>
                <w:r w:rsidR="006B6376">
                  <w:rPr>
                    <w:rFonts w:asciiTheme="minorHAnsi" w:eastAsiaTheme="minorEastAsia" w:hAnsiTheme="minorHAnsi" w:cstheme="minorBidi"/>
                    <w:noProof/>
                    <w:sz w:val="22"/>
                    <w:lang w:val="es-CO"/>
                  </w:rPr>
                  <w:tab/>
                </w:r>
                <w:r w:rsidR="006B6376" w:rsidRPr="001D081E">
                  <w:rPr>
                    <w:rStyle w:val="Hipervnculo"/>
                    <w:rFonts w:cs="Times New Roman"/>
                    <w:noProof/>
                  </w:rPr>
                  <w:t>Regional</w:t>
                </w:r>
                <w:r w:rsidR="006B6376">
                  <w:rPr>
                    <w:noProof/>
                    <w:webHidden/>
                  </w:rPr>
                  <w:tab/>
                </w:r>
                <w:r w:rsidR="006B6376">
                  <w:rPr>
                    <w:noProof/>
                    <w:webHidden/>
                  </w:rPr>
                  <w:fldChar w:fldCharType="begin"/>
                </w:r>
                <w:r w:rsidR="006B6376">
                  <w:rPr>
                    <w:noProof/>
                    <w:webHidden/>
                  </w:rPr>
                  <w:instrText xml:space="preserve"> PAGEREF _Toc229133532 \h </w:instrText>
                </w:r>
                <w:r w:rsidR="006B6376">
                  <w:rPr>
                    <w:noProof/>
                    <w:webHidden/>
                  </w:rPr>
                </w:r>
                <w:r w:rsidR="006B6376">
                  <w:rPr>
                    <w:noProof/>
                    <w:webHidden/>
                  </w:rPr>
                  <w:fldChar w:fldCharType="separate"/>
                </w:r>
                <w:r w:rsidR="006B6376">
                  <w:rPr>
                    <w:noProof/>
                    <w:webHidden/>
                  </w:rPr>
                  <w:t>30</w:t>
                </w:r>
                <w:r w:rsidR="006B6376">
                  <w:rPr>
                    <w:noProof/>
                    <w:webHidden/>
                  </w:rPr>
                  <w:fldChar w:fldCharType="end"/>
                </w:r>
                <w:r>
                  <w:rPr>
                    <w:noProof/>
                  </w:rPr>
                  <w:fldChar w:fldCharType="end"/>
                </w:r>
              </w:ins>
            </w:p>
            <w:p w14:paraId="3EC8BD34" w14:textId="36323A9B" w:rsidR="006B6376" w:rsidRDefault="00DC5717">
              <w:pPr>
                <w:pStyle w:val="TDC2"/>
                <w:tabs>
                  <w:tab w:val="left" w:pos="1540"/>
                  <w:tab w:val="right" w:leader="dot" w:pos="9350"/>
                </w:tabs>
                <w:rPr>
                  <w:ins w:id="356" w:author="Edu Fisica" w:date="2026-05-16T07:13:00Z"/>
                  <w:rFonts w:asciiTheme="minorHAnsi" w:eastAsiaTheme="minorEastAsia" w:hAnsiTheme="minorHAnsi" w:cstheme="minorBidi"/>
                  <w:noProof/>
                  <w:sz w:val="22"/>
                  <w:lang w:val="es-CO"/>
                </w:rPr>
              </w:pPr>
              <w:ins w:id="357" w:author="Edu Fisica" w:date="2026-05-16T07:13:00Z">
                <w:r>
                  <w:fldChar w:fldCharType="begin"/>
                </w:r>
                <w:r>
                  <w:instrText xml:space="preserve"> HYPERLINK \l "_Toc229133533" </w:instrText>
                </w:r>
                <w:r>
                  <w:fldChar w:fldCharType="separate"/>
                </w:r>
                <w:r w:rsidR="006B6376" w:rsidRPr="001D081E">
                  <w:rPr>
                    <w:rStyle w:val="Hipervnculo"/>
                    <w:rFonts w:cs="Times New Roman"/>
                    <w:noProof/>
                  </w:rPr>
                  <w:t>4.2</w:t>
                </w:r>
                <w:r w:rsidR="006B6376">
                  <w:rPr>
                    <w:rFonts w:asciiTheme="minorHAnsi" w:eastAsiaTheme="minorEastAsia" w:hAnsiTheme="minorHAnsi" w:cstheme="minorBidi"/>
                    <w:noProof/>
                    <w:sz w:val="22"/>
                    <w:lang w:val="es-CO"/>
                  </w:rPr>
                  <w:tab/>
                </w:r>
                <w:r w:rsidR="006B6376" w:rsidRPr="001D081E">
                  <w:rPr>
                    <w:rStyle w:val="Hipervnculo"/>
                    <w:rFonts w:cs="Times New Roman"/>
                    <w:noProof/>
                  </w:rPr>
                  <w:t>Marco Contextual</w:t>
                </w:r>
                <w:r w:rsidR="006B6376">
                  <w:rPr>
                    <w:noProof/>
                    <w:webHidden/>
                  </w:rPr>
                  <w:tab/>
                </w:r>
                <w:r w:rsidR="006B6376">
                  <w:rPr>
                    <w:noProof/>
                    <w:webHidden/>
                  </w:rPr>
                  <w:fldChar w:fldCharType="begin"/>
                </w:r>
                <w:r w:rsidR="006B6376">
                  <w:rPr>
                    <w:noProof/>
                    <w:webHidden/>
                  </w:rPr>
                  <w:instrText xml:space="preserve"> PAGEREF _Toc229133533 \h </w:instrText>
                </w:r>
                <w:r w:rsidR="006B6376">
                  <w:rPr>
                    <w:noProof/>
                    <w:webHidden/>
                  </w:rPr>
                </w:r>
                <w:r w:rsidR="006B6376">
                  <w:rPr>
                    <w:noProof/>
                    <w:webHidden/>
                  </w:rPr>
                  <w:fldChar w:fldCharType="separate"/>
                </w:r>
                <w:r w:rsidR="006B6376">
                  <w:rPr>
                    <w:noProof/>
                    <w:webHidden/>
                  </w:rPr>
                  <w:t>35</w:t>
                </w:r>
                <w:r w:rsidR="006B6376">
                  <w:rPr>
                    <w:noProof/>
                    <w:webHidden/>
                  </w:rPr>
                  <w:fldChar w:fldCharType="end"/>
                </w:r>
                <w:r>
                  <w:rPr>
                    <w:noProof/>
                  </w:rPr>
                  <w:fldChar w:fldCharType="end"/>
                </w:r>
              </w:ins>
            </w:p>
            <w:p w14:paraId="360F47F6" w14:textId="750A32E2" w:rsidR="006B6376" w:rsidRDefault="00DC5717">
              <w:pPr>
                <w:pStyle w:val="TDC3"/>
                <w:tabs>
                  <w:tab w:val="left" w:pos="1860"/>
                  <w:tab w:val="right" w:leader="dot" w:pos="9350"/>
                </w:tabs>
                <w:rPr>
                  <w:ins w:id="358" w:author="Edu Fisica" w:date="2026-05-16T07:13:00Z"/>
                  <w:rFonts w:asciiTheme="minorHAnsi" w:eastAsiaTheme="minorEastAsia" w:hAnsiTheme="minorHAnsi" w:cstheme="minorBidi"/>
                  <w:noProof/>
                  <w:sz w:val="22"/>
                  <w:lang w:val="es-CO"/>
                </w:rPr>
              </w:pPr>
              <w:ins w:id="359" w:author="Edu Fisica" w:date="2026-05-16T07:13:00Z">
                <w:r>
                  <w:fldChar w:fldCharType="begin"/>
                </w:r>
                <w:r>
                  <w:instrText xml:space="preserve"> HYPERLINK \l "_Toc229133534" </w:instrText>
                </w:r>
                <w:r>
                  <w:fldChar w:fldCharType="separate"/>
                </w:r>
                <w:r w:rsidR="006B6376" w:rsidRPr="001D081E">
                  <w:rPr>
                    <w:rStyle w:val="Hipervnculo"/>
                    <w:rFonts w:cs="Times New Roman"/>
                    <w:noProof/>
                  </w:rPr>
                  <w:t>4.2.1</w:t>
                </w:r>
                <w:r w:rsidR="006B6376">
                  <w:rPr>
                    <w:rFonts w:asciiTheme="minorHAnsi" w:eastAsiaTheme="minorEastAsia" w:hAnsiTheme="minorHAnsi" w:cstheme="minorBidi"/>
                    <w:noProof/>
                    <w:sz w:val="22"/>
                    <w:lang w:val="es-CO"/>
                  </w:rPr>
                  <w:tab/>
                </w:r>
                <w:r w:rsidR="006B6376" w:rsidRPr="001D081E">
                  <w:rPr>
                    <w:rStyle w:val="Hipervnculo"/>
                    <w:rFonts w:cs="Times New Roman"/>
                    <w:noProof/>
                  </w:rPr>
                  <w:t>Macro Contexto</w:t>
                </w:r>
                <w:r w:rsidR="006B6376">
                  <w:rPr>
                    <w:noProof/>
                    <w:webHidden/>
                  </w:rPr>
                  <w:tab/>
                </w:r>
                <w:r w:rsidR="006B6376">
                  <w:rPr>
                    <w:noProof/>
                    <w:webHidden/>
                  </w:rPr>
                  <w:fldChar w:fldCharType="begin"/>
                </w:r>
                <w:r w:rsidR="006B6376">
                  <w:rPr>
                    <w:noProof/>
                    <w:webHidden/>
                  </w:rPr>
                  <w:instrText xml:space="preserve"> PAGEREF _Toc229133534 \h </w:instrText>
                </w:r>
                <w:r w:rsidR="006B6376">
                  <w:rPr>
                    <w:noProof/>
                    <w:webHidden/>
                  </w:rPr>
                </w:r>
                <w:r w:rsidR="006B6376">
                  <w:rPr>
                    <w:noProof/>
                    <w:webHidden/>
                  </w:rPr>
                  <w:fldChar w:fldCharType="separate"/>
                </w:r>
                <w:r w:rsidR="006B6376">
                  <w:rPr>
                    <w:noProof/>
                    <w:webHidden/>
                  </w:rPr>
                  <w:t>35</w:t>
                </w:r>
                <w:r w:rsidR="006B6376">
                  <w:rPr>
                    <w:noProof/>
                    <w:webHidden/>
                  </w:rPr>
                  <w:fldChar w:fldCharType="end"/>
                </w:r>
                <w:r>
                  <w:rPr>
                    <w:noProof/>
                  </w:rPr>
                  <w:fldChar w:fldCharType="end"/>
                </w:r>
              </w:ins>
            </w:p>
            <w:p w14:paraId="03487A91" w14:textId="6A3FA72F" w:rsidR="006B6376" w:rsidRDefault="00DC5717">
              <w:pPr>
                <w:pStyle w:val="TDC3"/>
                <w:tabs>
                  <w:tab w:val="left" w:pos="1860"/>
                  <w:tab w:val="right" w:leader="dot" w:pos="9350"/>
                </w:tabs>
                <w:rPr>
                  <w:ins w:id="360" w:author="Edu Fisica" w:date="2026-05-16T07:13:00Z"/>
                  <w:rFonts w:asciiTheme="minorHAnsi" w:eastAsiaTheme="minorEastAsia" w:hAnsiTheme="minorHAnsi" w:cstheme="minorBidi"/>
                  <w:noProof/>
                  <w:sz w:val="22"/>
                  <w:lang w:val="es-CO"/>
                </w:rPr>
              </w:pPr>
              <w:ins w:id="361" w:author="Edu Fisica" w:date="2026-05-16T07:13:00Z">
                <w:r>
                  <w:fldChar w:fldCharType="begin"/>
                </w:r>
                <w:r>
                  <w:instrText xml:space="preserve"> HYPERLINK \l "_Toc229133535" </w:instrText>
                </w:r>
                <w:r>
                  <w:fldChar w:fldCharType="separate"/>
                </w:r>
                <w:r w:rsidR="006B6376" w:rsidRPr="001D081E">
                  <w:rPr>
                    <w:rStyle w:val="Hipervnculo"/>
                    <w:rFonts w:cs="Times New Roman"/>
                    <w:noProof/>
                  </w:rPr>
                  <w:t>4.2.2</w:t>
                </w:r>
                <w:r w:rsidR="006B6376">
                  <w:rPr>
                    <w:rFonts w:asciiTheme="minorHAnsi" w:eastAsiaTheme="minorEastAsia" w:hAnsiTheme="minorHAnsi" w:cstheme="minorBidi"/>
                    <w:noProof/>
                    <w:sz w:val="22"/>
                    <w:lang w:val="es-CO"/>
                  </w:rPr>
                  <w:tab/>
                </w:r>
                <w:r w:rsidR="006B6376" w:rsidRPr="001D081E">
                  <w:rPr>
                    <w:rStyle w:val="Hipervnculo"/>
                    <w:rFonts w:cs="Times New Roman"/>
                    <w:noProof/>
                  </w:rPr>
                  <w:t>Micro Contexto</w:t>
                </w:r>
                <w:r w:rsidR="006B6376">
                  <w:rPr>
                    <w:noProof/>
                    <w:webHidden/>
                  </w:rPr>
                  <w:tab/>
                </w:r>
                <w:r w:rsidR="006B6376">
                  <w:rPr>
                    <w:noProof/>
                    <w:webHidden/>
                  </w:rPr>
                  <w:fldChar w:fldCharType="begin"/>
                </w:r>
                <w:r w:rsidR="006B6376">
                  <w:rPr>
                    <w:noProof/>
                    <w:webHidden/>
                  </w:rPr>
                  <w:instrText xml:space="preserve"> PAGEREF _Toc229133535 \h </w:instrText>
                </w:r>
                <w:r w:rsidR="006B6376">
                  <w:rPr>
                    <w:noProof/>
                    <w:webHidden/>
                  </w:rPr>
                </w:r>
                <w:r w:rsidR="006B6376">
                  <w:rPr>
                    <w:noProof/>
                    <w:webHidden/>
                  </w:rPr>
                  <w:fldChar w:fldCharType="separate"/>
                </w:r>
                <w:r w:rsidR="006B6376">
                  <w:rPr>
                    <w:noProof/>
                    <w:webHidden/>
                  </w:rPr>
                  <w:t>37</w:t>
                </w:r>
                <w:r w:rsidR="006B6376">
                  <w:rPr>
                    <w:noProof/>
                    <w:webHidden/>
                  </w:rPr>
                  <w:fldChar w:fldCharType="end"/>
                </w:r>
                <w:r>
                  <w:rPr>
                    <w:noProof/>
                  </w:rPr>
                  <w:fldChar w:fldCharType="end"/>
                </w:r>
              </w:ins>
            </w:p>
            <w:p w14:paraId="0E92CA1F" w14:textId="3CD2F510" w:rsidR="006B6376" w:rsidRDefault="00DC5717">
              <w:pPr>
                <w:pStyle w:val="TDC2"/>
                <w:tabs>
                  <w:tab w:val="left" w:pos="1540"/>
                  <w:tab w:val="right" w:leader="dot" w:pos="9350"/>
                </w:tabs>
                <w:rPr>
                  <w:ins w:id="362" w:author="Edu Fisica" w:date="2026-05-16T07:13:00Z"/>
                  <w:rFonts w:asciiTheme="minorHAnsi" w:eastAsiaTheme="minorEastAsia" w:hAnsiTheme="minorHAnsi" w:cstheme="minorBidi"/>
                  <w:noProof/>
                  <w:sz w:val="22"/>
                  <w:lang w:val="es-CO"/>
                </w:rPr>
              </w:pPr>
              <w:ins w:id="363" w:author="Edu Fisica" w:date="2026-05-16T07:13:00Z">
                <w:r>
                  <w:fldChar w:fldCharType="begin"/>
                </w:r>
                <w:r>
                  <w:instrText xml:space="preserve"> HYPERLINK \l "_Toc229133536" </w:instrText>
                </w:r>
                <w:r>
                  <w:fldChar w:fldCharType="separate"/>
                </w:r>
                <w:r w:rsidR="006B6376" w:rsidRPr="001D081E">
                  <w:rPr>
                    <w:rStyle w:val="Hipervnculo"/>
                    <w:rFonts w:cs="Times New Roman"/>
                    <w:noProof/>
                  </w:rPr>
                  <w:t>4.3</w:t>
                </w:r>
                <w:r w:rsidR="006B6376">
                  <w:rPr>
                    <w:rFonts w:asciiTheme="minorHAnsi" w:eastAsiaTheme="minorEastAsia" w:hAnsiTheme="minorHAnsi" w:cstheme="minorBidi"/>
                    <w:noProof/>
                    <w:sz w:val="22"/>
                    <w:lang w:val="es-CO"/>
                  </w:rPr>
                  <w:tab/>
                </w:r>
                <w:r w:rsidR="006B6376" w:rsidRPr="001D081E">
                  <w:rPr>
                    <w:rStyle w:val="Hipervnculo"/>
                    <w:rFonts w:cs="Times New Roman"/>
                    <w:noProof/>
                  </w:rPr>
                  <w:t>Marco Legal</w:t>
                </w:r>
                <w:r w:rsidR="006B6376">
                  <w:rPr>
                    <w:noProof/>
                    <w:webHidden/>
                  </w:rPr>
                  <w:tab/>
                </w:r>
                <w:r w:rsidR="006B6376">
                  <w:rPr>
                    <w:noProof/>
                    <w:webHidden/>
                  </w:rPr>
                  <w:fldChar w:fldCharType="begin"/>
                </w:r>
                <w:r w:rsidR="006B6376">
                  <w:rPr>
                    <w:noProof/>
                    <w:webHidden/>
                  </w:rPr>
                  <w:instrText xml:space="preserve"> PAGEREF _Toc229133536 \h </w:instrText>
                </w:r>
                <w:r w:rsidR="006B6376">
                  <w:rPr>
                    <w:noProof/>
                    <w:webHidden/>
                  </w:rPr>
                </w:r>
                <w:r w:rsidR="006B6376">
                  <w:rPr>
                    <w:noProof/>
                    <w:webHidden/>
                  </w:rPr>
                  <w:fldChar w:fldCharType="separate"/>
                </w:r>
                <w:r w:rsidR="006B6376">
                  <w:rPr>
                    <w:noProof/>
                    <w:webHidden/>
                  </w:rPr>
                  <w:t>41</w:t>
                </w:r>
                <w:r w:rsidR="006B6376">
                  <w:rPr>
                    <w:noProof/>
                    <w:webHidden/>
                  </w:rPr>
                  <w:fldChar w:fldCharType="end"/>
                </w:r>
                <w:r>
                  <w:rPr>
                    <w:noProof/>
                  </w:rPr>
                  <w:fldChar w:fldCharType="end"/>
                </w:r>
              </w:ins>
            </w:p>
            <w:p w14:paraId="3060B8A5" w14:textId="3C750F7B" w:rsidR="006B6376" w:rsidRDefault="00DC5717">
              <w:pPr>
                <w:pStyle w:val="TDC2"/>
                <w:tabs>
                  <w:tab w:val="left" w:pos="1540"/>
                  <w:tab w:val="right" w:leader="dot" w:pos="9350"/>
                </w:tabs>
                <w:rPr>
                  <w:ins w:id="364" w:author="Edu Fisica" w:date="2026-05-16T07:13:00Z"/>
                  <w:rFonts w:asciiTheme="minorHAnsi" w:eastAsiaTheme="minorEastAsia" w:hAnsiTheme="minorHAnsi" w:cstheme="minorBidi"/>
                  <w:noProof/>
                  <w:sz w:val="22"/>
                  <w:lang w:val="es-CO"/>
                </w:rPr>
              </w:pPr>
              <w:ins w:id="365" w:author="Edu Fisica" w:date="2026-05-16T07:13:00Z">
                <w:r>
                  <w:fldChar w:fldCharType="begin"/>
                </w:r>
                <w:r>
                  <w:instrText xml:space="preserve"> HYPERLINK \l "_Toc229133537" </w:instrText>
                </w:r>
                <w:r>
                  <w:fldChar w:fldCharType="separate"/>
                </w:r>
                <w:r w:rsidR="006B6376" w:rsidRPr="001D081E">
                  <w:rPr>
                    <w:rStyle w:val="Hipervnculo"/>
                    <w:rFonts w:cs="Times New Roman"/>
                    <w:noProof/>
                  </w:rPr>
                  <w:t>4.4</w:t>
                </w:r>
                <w:r w:rsidR="006B6376">
                  <w:rPr>
                    <w:rFonts w:asciiTheme="minorHAnsi" w:eastAsiaTheme="minorEastAsia" w:hAnsiTheme="minorHAnsi" w:cstheme="minorBidi"/>
                    <w:noProof/>
                    <w:sz w:val="22"/>
                    <w:lang w:val="es-CO"/>
                  </w:rPr>
                  <w:tab/>
                </w:r>
                <w:r w:rsidR="006B6376" w:rsidRPr="001D081E">
                  <w:rPr>
                    <w:rStyle w:val="Hipervnculo"/>
                    <w:rFonts w:cs="Times New Roman"/>
                    <w:noProof/>
                  </w:rPr>
                  <w:t>Marco Teórico</w:t>
                </w:r>
                <w:r w:rsidR="006B6376">
                  <w:rPr>
                    <w:noProof/>
                    <w:webHidden/>
                  </w:rPr>
                  <w:tab/>
                </w:r>
                <w:r w:rsidR="006B6376">
                  <w:rPr>
                    <w:noProof/>
                    <w:webHidden/>
                  </w:rPr>
                  <w:fldChar w:fldCharType="begin"/>
                </w:r>
                <w:r w:rsidR="006B6376">
                  <w:rPr>
                    <w:noProof/>
                    <w:webHidden/>
                  </w:rPr>
                  <w:instrText xml:space="preserve"> PAGEREF _Toc229133537 \h </w:instrText>
                </w:r>
                <w:r w:rsidR="006B6376">
                  <w:rPr>
                    <w:noProof/>
                    <w:webHidden/>
                  </w:rPr>
                </w:r>
                <w:r w:rsidR="006B6376">
                  <w:rPr>
                    <w:noProof/>
                    <w:webHidden/>
                  </w:rPr>
                  <w:fldChar w:fldCharType="separate"/>
                </w:r>
                <w:r w:rsidR="006B6376">
                  <w:rPr>
                    <w:noProof/>
                    <w:webHidden/>
                  </w:rPr>
                  <w:t>44</w:t>
                </w:r>
                <w:r w:rsidR="006B6376">
                  <w:rPr>
                    <w:noProof/>
                    <w:webHidden/>
                  </w:rPr>
                  <w:fldChar w:fldCharType="end"/>
                </w:r>
                <w:r>
                  <w:rPr>
                    <w:noProof/>
                  </w:rPr>
                  <w:fldChar w:fldCharType="end"/>
                </w:r>
              </w:ins>
            </w:p>
            <w:p w14:paraId="099850F6" w14:textId="6D320C72" w:rsidR="006B6376" w:rsidRDefault="00DC5717">
              <w:pPr>
                <w:pStyle w:val="TDC3"/>
                <w:tabs>
                  <w:tab w:val="left" w:pos="1860"/>
                  <w:tab w:val="right" w:leader="dot" w:pos="9350"/>
                </w:tabs>
                <w:rPr>
                  <w:ins w:id="366" w:author="Edu Fisica" w:date="2026-05-16T07:13:00Z"/>
                  <w:rFonts w:asciiTheme="minorHAnsi" w:eastAsiaTheme="minorEastAsia" w:hAnsiTheme="minorHAnsi" w:cstheme="minorBidi"/>
                  <w:noProof/>
                  <w:sz w:val="22"/>
                  <w:lang w:val="es-CO"/>
                </w:rPr>
              </w:pPr>
              <w:ins w:id="367" w:author="Edu Fisica" w:date="2026-05-16T07:13:00Z">
                <w:r>
                  <w:fldChar w:fldCharType="begin"/>
                </w:r>
                <w:r>
                  <w:instrText xml:space="preserve"> HYPERLINK \l "_Toc229133538" </w:instrText>
                </w:r>
                <w:r>
                  <w:fldChar w:fldCharType="separate"/>
                </w:r>
                <w:r w:rsidR="006B6376" w:rsidRPr="001D081E">
                  <w:rPr>
                    <w:rStyle w:val="Hipervnculo"/>
                    <w:rFonts w:cs="Times New Roman"/>
                    <w:noProof/>
                  </w:rPr>
                  <w:t>4.4.1</w:t>
                </w:r>
                <w:r w:rsidR="006B6376">
                  <w:rPr>
                    <w:rFonts w:asciiTheme="minorHAnsi" w:eastAsiaTheme="minorEastAsia" w:hAnsiTheme="minorHAnsi" w:cstheme="minorBidi"/>
                    <w:noProof/>
                    <w:sz w:val="22"/>
                    <w:lang w:val="es-CO"/>
                  </w:rPr>
                  <w:tab/>
                </w:r>
                <w:r w:rsidR="006B6376" w:rsidRPr="001D081E">
                  <w:rPr>
                    <w:rStyle w:val="Hipervnculo"/>
                    <w:rFonts w:cs="Times New Roman"/>
                    <w:noProof/>
                  </w:rPr>
                  <w:t>La Paz: Concepto Polisémico y Polivalente</w:t>
                </w:r>
                <w:r w:rsidR="006B6376">
                  <w:rPr>
                    <w:noProof/>
                    <w:webHidden/>
                  </w:rPr>
                  <w:tab/>
                </w:r>
                <w:r w:rsidR="006B6376">
                  <w:rPr>
                    <w:noProof/>
                    <w:webHidden/>
                  </w:rPr>
                  <w:fldChar w:fldCharType="begin"/>
                </w:r>
                <w:r w:rsidR="006B6376">
                  <w:rPr>
                    <w:noProof/>
                    <w:webHidden/>
                  </w:rPr>
                  <w:instrText xml:space="preserve"> PAGEREF _Toc229133538 \h </w:instrText>
                </w:r>
                <w:r w:rsidR="006B6376">
                  <w:rPr>
                    <w:noProof/>
                    <w:webHidden/>
                  </w:rPr>
                </w:r>
                <w:r w:rsidR="006B6376">
                  <w:rPr>
                    <w:noProof/>
                    <w:webHidden/>
                  </w:rPr>
                  <w:fldChar w:fldCharType="separate"/>
                </w:r>
                <w:r w:rsidR="006B6376">
                  <w:rPr>
                    <w:noProof/>
                    <w:webHidden/>
                  </w:rPr>
                  <w:t>44</w:t>
                </w:r>
                <w:r w:rsidR="006B6376">
                  <w:rPr>
                    <w:noProof/>
                    <w:webHidden/>
                  </w:rPr>
                  <w:fldChar w:fldCharType="end"/>
                </w:r>
                <w:r>
                  <w:rPr>
                    <w:noProof/>
                  </w:rPr>
                  <w:fldChar w:fldCharType="end"/>
                </w:r>
              </w:ins>
            </w:p>
            <w:p w14:paraId="336697A1" w14:textId="10C83940" w:rsidR="006B6376" w:rsidRDefault="00DC5717">
              <w:pPr>
                <w:pStyle w:val="TDC3"/>
                <w:tabs>
                  <w:tab w:val="left" w:pos="1860"/>
                  <w:tab w:val="right" w:leader="dot" w:pos="9350"/>
                </w:tabs>
                <w:rPr>
                  <w:ins w:id="368" w:author="Edu Fisica" w:date="2026-05-16T07:13:00Z"/>
                  <w:rFonts w:asciiTheme="minorHAnsi" w:eastAsiaTheme="minorEastAsia" w:hAnsiTheme="minorHAnsi" w:cstheme="minorBidi"/>
                  <w:noProof/>
                  <w:sz w:val="22"/>
                  <w:lang w:val="es-CO"/>
                </w:rPr>
              </w:pPr>
              <w:ins w:id="369" w:author="Edu Fisica" w:date="2026-05-16T07:13:00Z">
                <w:r>
                  <w:fldChar w:fldCharType="begin"/>
                </w:r>
                <w:r>
                  <w:instrText xml:space="preserve"> HYPERLINK \l "_Toc229133539" </w:instrText>
                </w:r>
                <w:r>
                  <w:fldChar w:fldCharType="separate"/>
                </w:r>
                <w:r w:rsidR="006B6376" w:rsidRPr="001D081E">
                  <w:rPr>
                    <w:rStyle w:val="Hipervnculo"/>
                    <w:rFonts w:cs="Times New Roman"/>
                    <w:noProof/>
                  </w:rPr>
                  <w:t>4.4.2</w:t>
                </w:r>
                <w:r w:rsidR="006B6376">
                  <w:rPr>
                    <w:rFonts w:asciiTheme="minorHAnsi" w:eastAsiaTheme="minorEastAsia" w:hAnsiTheme="minorHAnsi" w:cstheme="minorBidi"/>
                    <w:noProof/>
                    <w:sz w:val="22"/>
                    <w:lang w:val="es-CO"/>
                  </w:rPr>
                  <w:tab/>
                </w:r>
                <w:r w:rsidR="006B6376" w:rsidRPr="001D081E">
                  <w:rPr>
                    <w:rStyle w:val="Hipervnculo"/>
                    <w:rFonts w:cs="Times New Roman"/>
                    <w:noProof/>
                  </w:rPr>
                  <w:t>Historia de la Paz.</w:t>
                </w:r>
                <w:r w:rsidR="006B6376">
                  <w:rPr>
                    <w:noProof/>
                    <w:webHidden/>
                  </w:rPr>
                  <w:tab/>
                </w:r>
                <w:r w:rsidR="006B6376">
                  <w:rPr>
                    <w:noProof/>
                    <w:webHidden/>
                  </w:rPr>
                  <w:fldChar w:fldCharType="begin"/>
                </w:r>
                <w:r w:rsidR="006B6376">
                  <w:rPr>
                    <w:noProof/>
                    <w:webHidden/>
                  </w:rPr>
                  <w:instrText xml:space="preserve"> PAGEREF _Toc229133539 \h </w:instrText>
                </w:r>
                <w:r w:rsidR="006B6376">
                  <w:rPr>
                    <w:noProof/>
                    <w:webHidden/>
                  </w:rPr>
                </w:r>
                <w:r w:rsidR="006B6376">
                  <w:rPr>
                    <w:noProof/>
                    <w:webHidden/>
                  </w:rPr>
                  <w:fldChar w:fldCharType="separate"/>
                </w:r>
                <w:r w:rsidR="006B6376">
                  <w:rPr>
                    <w:noProof/>
                    <w:webHidden/>
                  </w:rPr>
                  <w:t>45</w:t>
                </w:r>
                <w:r w:rsidR="006B6376">
                  <w:rPr>
                    <w:noProof/>
                    <w:webHidden/>
                  </w:rPr>
                  <w:fldChar w:fldCharType="end"/>
                </w:r>
                <w:r>
                  <w:rPr>
                    <w:noProof/>
                  </w:rPr>
                  <w:fldChar w:fldCharType="end"/>
                </w:r>
              </w:ins>
            </w:p>
            <w:p w14:paraId="01D3C00D" w14:textId="22EF4C1C" w:rsidR="006B6376" w:rsidRDefault="00DC5717">
              <w:pPr>
                <w:pStyle w:val="TDC4"/>
                <w:tabs>
                  <w:tab w:val="left" w:pos="2320"/>
                  <w:tab w:val="right" w:leader="dot" w:pos="9350"/>
                </w:tabs>
                <w:rPr>
                  <w:ins w:id="370" w:author="Edu Fisica" w:date="2026-05-16T07:13:00Z"/>
                  <w:rFonts w:asciiTheme="minorHAnsi" w:eastAsiaTheme="minorEastAsia" w:hAnsiTheme="minorHAnsi" w:cstheme="minorBidi"/>
                  <w:noProof/>
                  <w:sz w:val="22"/>
                  <w:lang w:val="es-CO"/>
                </w:rPr>
              </w:pPr>
              <w:ins w:id="371" w:author="Edu Fisica" w:date="2026-05-16T07:13:00Z">
                <w:r>
                  <w:fldChar w:fldCharType="begin"/>
                </w:r>
                <w:r>
                  <w:instrText xml:space="preserve"> HYPERLINK \l "_Toc229133540" </w:instrText>
                </w:r>
                <w:r>
                  <w:fldChar w:fldCharType="separate"/>
                </w:r>
                <w:r w:rsidR="006B6376" w:rsidRPr="001D081E">
                  <w:rPr>
                    <w:rStyle w:val="Hipervnculo"/>
                    <w:rFonts w:cs="Times New Roman"/>
                    <w:noProof/>
                  </w:rPr>
                  <w:t>4.4.2.1</w:t>
                </w:r>
                <w:r w:rsidR="006B6376">
                  <w:rPr>
                    <w:rFonts w:asciiTheme="minorHAnsi" w:eastAsiaTheme="minorEastAsia" w:hAnsiTheme="minorHAnsi" w:cstheme="minorBidi"/>
                    <w:noProof/>
                    <w:sz w:val="22"/>
                    <w:lang w:val="es-CO"/>
                  </w:rPr>
                  <w:tab/>
                </w:r>
                <w:r w:rsidR="006B6376" w:rsidRPr="001D081E">
                  <w:rPr>
                    <w:rStyle w:val="Hipervnculo"/>
                    <w:rFonts w:cs="Times New Roman"/>
                    <w:noProof/>
                  </w:rPr>
                  <w:t>Concepto de Paz Positiva y Paz Negativa:</w:t>
                </w:r>
                <w:r w:rsidR="006B6376">
                  <w:rPr>
                    <w:noProof/>
                    <w:webHidden/>
                  </w:rPr>
                  <w:tab/>
                </w:r>
                <w:r w:rsidR="006B6376">
                  <w:rPr>
                    <w:noProof/>
                    <w:webHidden/>
                  </w:rPr>
                  <w:fldChar w:fldCharType="begin"/>
                </w:r>
                <w:r w:rsidR="006B6376">
                  <w:rPr>
                    <w:noProof/>
                    <w:webHidden/>
                  </w:rPr>
                  <w:instrText xml:space="preserve"> PAGEREF _Toc229133540 \h </w:instrText>
                </w:r>
                <w:r w:rsidR="006B6376">
                  <w:rPr>
                    <w:noProof/>
                    <w:webHidden/>
                  </w:rPr>
                </w:r>
                <w:r w:rsidR="006B6376">
                  <w:rPr>
                    <w:noProof/>
                    <w:webHidden/>
                  </w:rPr>
                  <w:fldChar w:fldCharType="separate"/>
                </w:r>
                <w:r w:rsidR="006B6376">
                  <w:rPr>
                    <w:noProof/>
                    <w:webHidden/>
                  </w:rPr>
                  <w:t>48</w:t>
                </w:r>
                <w:r w:rsidR="006B6376">
                  <w:rPr>
                    <w:noProof/>
                    <w:webHidden/>
                  </w:rPr>
                  <w:fldChar w:fldCharType="end"/>
                </w:r>
                <w:r>
                  <w:rPr>
                    <w:noProof/>
                  </w:rPr>
                  <w:fldChar w:fldCharType="end"/>
                </w:r>
              </w:ins>
            </w:p>
            <w:p w14:paraId="337B6DEB" w14:textId="1178DDC6" w:rsidR="006B6376" w:rsidRDefault="00DC5717">
              <w:pPr>
                <w:pStyle w:val="TDC4"/>
                <w:tabs>
                  <w:tab w:val="left" w:pos="2320"/>
                  <w:tab w:val="right" w:leader="dot" w:pos="9350"/>
                </w:tabs>
                <w:rPr>
                  <w:ins w:id="372" w:author="Edu Fisica" w:date="2026-05-16T07:13:00Z"/>
                  <w:rFonts w:asciiTheme="minorHAnsi" w:eastAsiaTheme="minorEastAsia" w:hAnsiTheme="minorHAnsi" w:cstheme="minorBidi"/>
                  <w:noProof/>
                  <w:sz w:val="22"/>
                  <w:lang w:val="es-CO"/>
                </w:rPr>
              </w:pPr>
              <w:ins w:id="373" w:author="Edu Fisica" w:date="2026-05-16T07:13:00Z">
                <w:r>
                  <w:fldChar w:fldCharType="begin"/>
                </w:r>
                <w:r>
                  <w:instrText xml:space="preserve"> HYPERLINK \l "_Toc229133541" </w:instrText>
                </w:r>
                <w:r>
                  <w:fldChar w:fldCharType="separate"/>
                </w:r>
                <w:r w:rsidR="006B6376" w:rsidRPr="001D081E">
                  <w:rPr>
                    <w:rStyle w:val="Hipervnculo"/>
                    <w:rFonts w:cs="Times New Roman"/>
                    <w:noProof/>
                  </w:rPr>
                  <w:t>4.4.2.2</w:t>
                </w:r>
                <w:r w:rsidR="006B6376">
                  <w:rPr>
                    <w:rFonts w:asciiTheme="minorHAnsi" w:eastAsiaTheme="minorEastAsia" w:hAnsiTheme="minorHAnsi" w:cstheme="minorBidi"/>
                    <w:noProof/>
                    <w:sz w:val="22"/>
                    <w:lang w:val="es-CO"/>
                  </w:rPr>
                  <w:tab/>
                </w:r>
                <w:r w:rsidR="006B6376" w:rsidRPr="001D081E">
                  <w:rPr>
                    <w:rStyle w:val="Hipervnculo"/>
                    <w:rFonts w:cs="Times New Roman"/>
                    <w:noProof/>
                  </w:rPr>
                  <w:t>La Paz Neutra.</w:t>
                </w:r>
                <w:r w:rsidR="006B6376">
                  <w:rPr>
                    <w:noProof/>
                    <w:webHidden/>
                  </w:rPr>
                  <w:tab/>
                </w:r>
                <w:r w:rsidR="006B6376">
                  <w:rPr>
                    <w:noProof/>
                    <w:webHidden/>
                  </w:rPr>
                  <w:fldChar w:fldCharType="begin"/>
                </w:r>
                <w:r w:rsidR="006B6376">
                  <w:rPr>
                    <w:noProof/>
                    <w:webHidden/>
                  </w:rPr>
                  <w:instrText xml:space="preserve"> PAGEREF _Toc229133541 \h </w:instrText>
                </w:r>
                <w:r w:rsidR="006B6376">
                  <w:rPr>
                    <w:noProof/>
                    <w:webHidden/>
                  </w:rPr>
                </w:r>
                <w:r w:rsidR="006B6376">
                  <w:rPr>
                    <w:noProof/>
                    <w:webHidden/>
                  </w:rPr>
                  <w:fldChar w:fldCharType="separate"/>
                </w:r>
                <w:r w:rsidR="006B6376">
                  <w:rPr>
                    <w:noProof/>
                    <w:webHidden/>
                  </w:rPr>
                  <w:t>50</w:t>
                </w:r>
                <w:r w:rsidR="006B6376">
                  <w:rPr>
                    <w:noProof/>
                    <w:webHidden/>
                  </w:rPr>
                  <w:fldChar w:fldCharType="end"/>
                </w:r>
                <w:r>
                  <w:rPr>
                    <w:noProof/>
                  </w:rPr>
                  <w:fldChar w:fldCharType="end"/>
                </w:r>
              </w:ins>
            </w:p>
            <w:p w14:paraId="213496E2" w14:textId="0C64B7CD" w:rsidR="006B6376" w:rsidRDefault="00DC5717">
              <w:pPr>
                <w:pStyle w:val="TDC4"/>
                <w:tabs>
                  <w:tab w:val="left" w:pos="2320"/>
                  <w:tab w:val="right" w:leader="dot" w:pos="9350"/>
                </w:tabs>
                <w:rPr>
                  <w:ins w:id="374" w:author="Edu Fisica" w:date="2026-05-16T07:13:00Z"/>
                  <w:rFonts w:asciiTheme="minorHAnsi" w:eastAsiaTheme="minorEastAsia" w:hAnsiTheme="minorHAnsi" w:cstheme="minorBidi"/>
                  <w:noProof/>
                  <w:sz w:val="22"/>
                  <w:lang w:val="es-CO"/>
                </w:rPr>
              </w:pPr>
              <w:ins w:id="375" w:author="Edu Fisica" w:date="2026-05-16T07:13:00Z">
                <w:r>
                  <w:fldChar w:fldCharType="begin"/>
                </w:r>
                <w:r>
                  <w:instrText xml:space="preserve"> HYPERLINK \l "_Toc229133542" </w:instrText>
                </w:r>
                <w:r>
                  <w:fldChar w:fldCharType="separate"/>
                </w:r>
                <w:r w:rsidR="006B6376" w:rsidRPr="001D081E">
                  <w:rPr>
                    <w:rStyle w:val="Hipervnculo"/>
                    <w:rFonts w:cs="Times New Roman"/>
                    <w:noProof/>
                    <w:highlight w:val="white"/>
                  </w:rPr>
                  <w:t>4.4.2.3</w:t>
                </w:r>
                <w:r w:rsidR="006B6376">
                  <w:rPr>
                    <w:rFonts w:asciiTheme="minorHAnsi" w:eastAsiaTheme="minorEastAsia" w:hAnsiTheme="minorHAnsi" w:cstheme="minorBidi"/>
                    <w:noProof/>
                    <w:sz w:val="22"/>
                    <w:lang w:val="es-CO"/>
                  </w:rPr>
                  <w:tab/>
                </w:r>
                <w:r w:rsidR="006B6376" w:rsidRPr="001D081E">
                  <w:rPr>
                    <w:rStyle w:val="Hipervnculo"/>
                    <w:rFonts w:cs="Times New Roman"/>
                    <w:noProof/>
                    <w:highlight w:val="white"/>
                  </w:rPr>
                  <w:t>La Paz Imperfecta.</w:t>
                </w:r>
                <w:r w:rsidR="006B6376">
                  <w:rPr>
                    <w:noProof/>
                    <w:webHidden/>
                  </w:rPr>
                  <w:tab/>
                </w:r>
                <w:r w:rsidR="006B6376">
                  <w:rPr>
                    <w:noProof/>
                    <w:webHidden/>
                  </w:rPr>
                  <w:fldChar w:fldCharType="begin"/>
                </w:r>
                <w:r w:rsidR="006B6376">
                  <w:rPr>
                    <w:noProof/>
                    <w:webHidden/>
                  </w:rPr>
                  <w:instrText xml:space="preserve"> PAGEREF _Toc229133542 \h </w:instrText>
                </w:r>
                <w:r w:rsidR="006B6376">
                  <w:rPr>
                    <w:noProof/>
                    <w:webHidden/>
                  </w:rPr>
                </w:r>
                <w:r w:rsidR="006B6376">
                  <w:rPr>
                    <w:noProof/>
                    <w:webHidden/>
                  </w:rPr>
                  <w:fldChar w:fldCharType="separate"/>
                </w:r>
                <w:r w:rsidR="006B6376">
                  <w:rPr>
                    <w:noProof/>
                    <w:webHidden/>
                  </w:rPr>
                  <w:t>51</w:t>
                </w:r>
                <w:r w:rsidR="006B6376">
                  <w:rPr>
                    <w:noProof/>
                    <w:webHidden/>
                  </w:rPr>
                  <w:fldChar w:fldCharType="end"/>
                </w:r>
                <w:r>
                  <w:rPr>
                    <w:noProof/>
                  </w:rPr>
                  <w:fldChar w:fldCharType="end"/>
                </w:r>
              </w:ins>
            </w:p>
            <w:p w14:paraId="798D23A8" w14:textId="0ACCC053" w:rsidR="006B6376" w:rsidRDefault="00DC5717">
              <w:pPr>
                <w:pStyle w:val="TDC3"/>
                <w:tabs>
                  <w:tab w:val="left" w:pos="1860"/>
                  <w:tab w:val="right" w:leader="dot" w:pos="9350"/>
                </w:tabs>
                <w:rPr>
                  <w:ins w:id="376" w:author="Edu Fisica" w:date="2026-05-16T07:13:00Z"/>
                  <w:rFonts w:asciiTheme="minorHAnsi" w:eastAsiaTheme="minorEastAsia" w:hAnsiTheme="minorHAnsi" w:cstheme="minorBidi"/>
                  <w:noProof/>
                  <w:sz w:val="22"/>
                  <w:lang w:val="es-CO"/>
                </w:rPr>
              </w:pPr>
              <w:ins w:id="377" w:author="Edu Fisica" w:date="2026-05-16T07:13:00Z">
                <w:r>
                  <w:fldChar w:fldCharType="begin"/>
                </w:r>
                <w:r>
                  <w:instrText xml:space="preserve"> HYPERLINK \l "_Toc229133543" </w:instrText>
                </w:r>
                <w:r>
                  <w:fldChar w:fldCharType="separate"/>
                </w:r>
                <w:r w:rsidR="006B6376" w:rsidRPr="001D081E">
                  <w:rPr>
                    <w:rStyle w:val="Hipervnculo"/>
                    <w:rFonts w:cs="Times New Roman"/>
                    <w:noProof/>
                    <w:highlight w:val="white"/>
                  </w:rPr>
                  <w:t>4.4.3</w:t>
                </w:r>
                <w:r w:rsidR="006B6376">
                  <w:rPr>
                    <w:rFonts w:asciiTheme="minorHAnsi" w:eastAsiaTheme="minorEastAsia" w:hAnsiTheme="minorHAnsi" w:cstheme="minorBidi"/>
                    <w:noProof/>
                    <w:sz w:val="22"/>
                    <w:lang w:val="es-CO"/>
                  </w:rPr>
                  <w:tab/>
                </w:r>
                <w:r w:rsidR="006B6376" w:rsidRPr="001D081E">
                  <w:rPr>
                    <w:rStyle w:val="Hipervnculo"/>
                    <w:rFonts w:cs="Times New Roman"/>
                    <w:noProof/>
                    <w:highlight w:val="white"/>
                  </w:rPr>
                  <w:t>Conflictos.</w:t>
                </w:r>
                <w:r w:rsidR="006B6376">
                  <w:rPr>
                    <w:noProof/>
                    <w:webHidden/>
                  </w:rPr>
                  <w:tab/>
                </w:r>
                <w:r w:rsidR="006B6376">
                  <w:rPr>
                    <w:noProof/>
                    <w:webHidden/>
                  </w:rPr>
                  <w:fldChar w:fldCharType="begin"/>
                </w:r>
                <w:r w:rsidR="006B6376">
                  <w:rPr>
                    <w:noProof/>
                    <w:webHidden/>
                  </w:rPr>
                  <w:instrText xml:space="preserve"> PAGEREF _Toc229133543 \h </w:instrText>
                </w:r>
                <w:r w:rsidR="006B6376">
                  <w:rPr>
                    <w:noProof/>
                    <w:webHidden/>
                  </w:rPr>
                </w:r>
                <w:r w:rsidR="006B6376">
                  <w:rPr>
                    <w:noProof/>
                    <w:webHidden/>
                  </w:rPr>
                  <w:fldChar w:fldCharType="separate"/>
                </w:r>
                <w:r w:rsidR="006B6376">
                  <w:rPr>
                    <w:noProof/>
                    <w:webHidden/>
                  </w:rPr>
                  <w:t>54</w:t>
                </w:r>
                <w:r w:rsidR="006B6376">
                  <w:rPr>
                    <w:noProof/>
                    <w:webHidden/>
                  </w:rPr>
                  <w:fldChar w:fldCharType="end"/>
                </w:r>
                <w:r>
                  <w:rPr>
                    <w:noProof/>
                  </w:rPr>
                  <w:fldChar w:fldCharType="end"/>
                </w:r>
              </w:ins>
            </w:p>
            <w:p w14:paraId="369DCFC7" w14:textId="0561F7D1" w:rsidR="006B6376" w:rsidRDefault="00DC5717">
              <w:pPr>
                <w:pStyle w:val="TDC3"/>
                <w:tabs>
                  <w:tab w:val="left" w:pos="1860"/>
                  <w:tab w:val="right" w:leader="dot" w:pos="9350"/>
                </w:tabs>
                <w:rPr>
                  <w:ins w:id="378" w:author="Edu Fisica" w:date="2026-05-16T07:13:00Z"/>
                  <w:rFonts w:asciiTheme="minorHAnsi" w:eastAsiaTheme="minorEastAsia" w:hAnsiTheme="minorHAnsi" w:cstheme="minorBidi"/>
                  <w:noProof/>
                  <w:sz w:val="22"/>
                  <w:lang w:val="es-CO"/>
                </w:rPr>
              </w:pPr>
              <w:ins w:id="379" w:author="Edu Fisica" w:date="2026-05-16T07:13:00Z">
                <w:r>
                  <w:fldChar w:fldCharType="begin"/>
                </w:r>
                <w:r>
                  <w:instrText xml:space="preserve"> HYPERLINK \l "_Toc229133544" </w:instrText>
                </w:r>
                <w:r>
                  <w:fldChar w:fldCharType="separate"/>
                </w:r>
                <w:r w:rsidR="006B6376" w:rsidRPr="001D081E">
                  <w:rPr>
                    <w:rStyle w:val="Hipervnculo"/>
                    <w:rFonts w:cs="Times New Roman"/>
                    <w:noProof/>
                    <w:highlight w:val="white"/>
                  </w:rPr>
                  <w:t>4.4.4</w:t>
                </w:r>
                <w:r w:rsidR="006B6376">
                  <w:rPr>
                    <w:rFonts w:asciiTheme="minorHAnsi" w:eastAsiaTheme="minorEastAsia" w:hAnsiTheme="minorHAnsi" w:cstheme="minorBidi"/>
                    <w:noProof/>
                    <w:sz w:val="22"/>
                    <w:lang w:val="es-CO"/>
                  </w:rPr>
                  <w:tab/>
                </w:r>
                <w:r w:rsidR="006B6376" w:rsidRPr="001D081E">
                  <w:rPr>
                    <w:rStyle w:val="Hipervnculo"/>
                    <w:rFonts w:cs="Times New Roman"/>
                    <w:noProof/>
                    <w:highlight w:val="white"/>
                  </w:rPr>
                  <w:t>Cultura de Paz.</w:t>
                </w:r>
                <w:r w:rsidR="006B6376">
                  <w:rPr>
                    <w:noProof/>
                    <w:webHidden/>
                  </w:rPr>
                  <w:tab/>
                </w:r>
                <w:r w:rsidR="006B6376">
                  <w:rPr>
                    <w:noProof/>
                    <w:webHidden/>
                  </w:rPr>
                  <w:fldChar w:fldCharType="begin"/>
                </w:r>
                <w:r w:rsidR="006B6376">
                  <w:rPr>
                    <w:noProof/>
                    <w:webHidden/>
                  </w:rPr>
                  <w:instrText xml:space="preserve"> PAGEREF _Toc229133544 \h </w:instrText>
                </w:r>
                <w:r w:rsidR="006B6376">
                  <w:rPr>
                    <w:noProof/>
                    <w:webHidden/>
                  </w:rPr>
                </w:r>
                <w:r w:rsidR="006B6376">
                  <w:rPr>
                    <w:noProof/>
                    <w:webHidden/>
                  </w:rPr>
                  <w:fldChar w:fldCharType="separate"/>
                </w:r>
                <w:r w:rsidR="006B6376">
                  <w:rPr>
                    <w:noProof/>
                    <w:webHidden/>
                  </w:rPr>
                  <w:t>56</w:t>
                </w:r>
                <w:r w:rsidR="006B6376">
                  <w:rPr>
                    <w:noProof/>
                    <w:webHidden/>
                  </w:rPr>
                  <w:fldChar w:fldCharType="end"/>
                </w:r>
                <w:r>
                  <w:rPr>
                    <w:noProof/>
                  </w:rPr>
                  <w:fldChar w:fldCharType="end"/>
                </w:r>
              </w:ins>
            </w:p>
            <w:p w14:paraId="5F38E6EC" w14:textId="7ACC9788" w:rsidR="006B6376" w:rsidRDefault="00DC5717">
              <w:pPr>
                <w:pStyle w:val="TDC3"/>
                <w:tabs>
                  <w:tab w:val="left" w:pos="1860"/>
                  <w:tab w:val="right" w:leader="dot" w:pos="9350"/>
                </w:tabs>
                <w:rPr>
                  <w:ins w:id="380" w:author="Edu Fisica" w:date="2026-05-16T07:13:00Z"/>
                  <w:rFonts w:asciiTheme="minorHAnsi" w:eastAsiaTheme="minorEastAsia" w:hAnsiTheme="minorHAnsi" w:cstheme="minorBidi"/>
                  <w:noProof/>
                  <w:sz w:val="22"/>
                  <w:lang w:val="es-CO"/>
                </w:rPr>
              </w:pPr>
              <w:ins w:id="381" w:author="Edu Fisica" w:date="2026-05-16T07:13:00Z">
                <w:r>
                  <w:fldChar w:fldCharType="begin"/>
                </w:r>
                <w:r>
                  <w:instrText xml:space="preserve"> HYPERLINK \l "_Toc229133545" </w:instrText>
                </w:r>
                <w:r>
                  <w:fldChar w:fldCharType="separate"/>
                </w:r>
                <w:r w:rsidR="006B6376" w:rsidRPr="001D081E">
                  <w:rPr>
                    <w:rStyle w:val="Hipervnculo"/>
                    <w:rFonts w:cs="Times New Roman"/>
                    <w:noProof/>
                  </w:rPr>
                  <w:t>4.4.5</w:t>
                </w:r>
                <w:r w:rsidR="006B6376">
                  <w:rPr>
                    <w:rFonts w:asciiTheme="minorHAnsi" w:eastAsiaTheme="minorEastAsia" w:hAnsiTheme="minorHAnsi" w:cstheme="minorBidi"/>
                    <w:noProof/>
                    <w:sz w:val="22"/>
                    <w:lang w:val="es-CO"/>
                  </w:rPr>
                  <w:tab/>
                </w:r>
                <w:r w:rsidR="006B6376" w:rsidRPr="001D081E">
                  <w:rPr>
                    <w:rStyle w:val="Hipervnculo"/>
                    <w:rFonts w:cs="Times New Roman"/>
                    <w:noProof/>
                  </w:rPr>
                  <w:t>Educar para la Paz.</w:t>
                </w:r>
                <w:r w:rsidR="006B6376">
                  <w:rPr>
                    <w:noProof/>
                    <w:webHidden/>
                  </w:rPr>
                  <w:tab/>
                </w:r>
                <w:r w:rsidR="006B6376">
                  <w:rPr>
                    <w:noProof/>
                    <w:webHidden/>
                  </w:rPr>
                  <w:fldChar w:fldCharType="begin"/>
                </w:r>
                <w:r w:rsidR="006B6376">
                  <w:rPr>
                    <w:noProof/>
                    <w:webHidden/>
                  </w:rPr>
                  <w:instrText xml:space="preserve"> PAGEREF _Toc229133545 \h </w:instrText>
                </w:r>
                <w:r w:rsidR="006B6376">
                  <w:rPr>
                    <w:noProof/>
                    <w:webHidden/>
                  </w:rPr>
                </w:r>
                <w:r w:rsidR="006B6376">
                  <w:rPr>
                    <w:noProof/>
                    <w:webHidden/>
                  </w:rPr>
                  <w:fldChar w:fldCharType="separate"/>
                </w:r>
                <w:r w:rsidR="006B6376">
                  <w:rPr>
                    <w:noProof/>
                    <w:webHidden/>
                  </w:rPr>
                  <w:t>57</w:t>
                </w:r>
                <w:r w:rsidR="006B6376">
                  <w:rPr>
                    <w:noProof/>
                    <w:webHidden/>
                  </w:rPr>
                  <w:fldChar w:fldCharType="end"/>
                </w:r>
                <w:r>
                  <w:rPr>
                    <w:noProof/>
                  </w:rPr>
                  <w:fldChar w:fldCharType="end"/>
                </w:r>
              </w:ins>
            </w:p>
            <w:p w14:paraId="24FFDF93" w14:textId="3CA551DF" w:rsidR="006B6376" w:rsidRDefault="00DC5717">
              <w:pPr>
                <w:pStyle w:val="TDC4"/>
                <w:tabs>
                  <w:tab w:val="left" w:pos="2320"/>
                  <w:tab w:val="right" w:leader="dot" w:pos="9350"/>
                </w:tabs>
                <w:rPr>
                  <w:ins w:id="382" w:author="Edu Fisica" w:date="2026-05-16T07:13:00Z"/>
                  <w:rFonts w:asciiTheme="minorHAnsi" w:eastAsiaTheme="minorEastAsia" w:hAnsiTheme="minorHAnsi" w:cstheme="minorBidi"/>
                  <w:noProof/>
                  <w:sz w:val="22"/>
                  <w:lang w:val="es-CO"/>
                </w:rPr>
              </w:pPr>
              <w:ins w:id="383" w:author="Edu Fisica" w:date="2026-05-16T07:13:00Z">
                <w:r>
                  <w:fldChar w:fldCharType="begin"/>
                </w:r>
                <w:r>
                  <w:instrText xml:space="preserve"> HYPERLINK \l "_Toc229133546" </w:instrText>
                </w:r>
                <w:r>
                  <w:fldChar w:fldCharType="separate"/>
                </w:r>
                <w:r w:rsidR="006B6376" w:rsidRPr="001D081E">
                  <w:rPr>
                    <w:rStyle w:val="Hipervnculo"/>
                    <w:rFonts w:cs="Times New Roman"/>
                    <w:noProof/>
                  </w:rPr>
                  <w:t>4.4.5.1</w:t>
                </w:r>
                <w:r w:rsidR="006B6376">
                  <w:rPr>
                    <w:rFonts w:asciiTheme="minorHAnsi" w:eastAsiaTheme="minorEastAsia" w:hAnsiTheme="minorHAnsi" w:cstheme="minorBidi"/>
                    <w:noProof/>
                    <w:sz w:val="22"/>
                    <w:lang w:val="es-CO"/>
                  </w:rPr>
                  <w:tab/>
                </w:r>
                <w:r w:rsidR="006B6376" w:rsidRPr="001D081E">
                  <w:rPr>
                    <w:rStyle w:val="Hipervnculo"/>
                    <w:rFonts w:cs="Times New Roman"/>
                    <w:noProof/>
                  </w:rPr>
                  <w:t>Educar para Vivir con Justicia y Compasión</w:t>
                </w:r>
                <w:r w:rsidR="006B6376">
                  <w:rPr>
                    <w:noProof/>
                    <w:webHidden/>
                  </w:rPr>
                  <w:tab/>
                </w:r>
                <w:r w:rsidR="006B6376">
                  <w:rPr>
                    <w:noProof/>
                    <w:webHidden/>
                  </w:rPr>
                  <w:fldChar w:fldCharType="begin"/>
                </w:r>
                <w:r w:rsidR="006B6376">
                  <w:rPr>
                    <w:noProof/>
                    <w:webHidden/>
                  </w:rPr>
                  <w:instrText xml:space="preserve"> PAGEREF _Toc229133546 \h </w:instrText>
                </w:r>
                <w:r w:rsidR="006B6376">
                  <w:rPr>
                    <w:noProof/>
                    <w:webHidden/>
                  </w:rPr>
                </w:r>
                <w:r w:rsidR="006B6376">
                  <w:rPr>
                    <w:noProof/>
                    <w:webHidden/>
                  </w:rPr>
                  <w:fldChar w:fldCharType="separate"/>
                </w:r>
                <w:r w:rsidR="006B6376">
                  <w:rPr>
                    <w:noProof/>
                    <w:webHidden/>
                  </w:rPr>
                  <w:t>60</w:t>
                </w:r>
                <w:r w:rsidR="006B6376">
                  <w:rPr>
                    <w:noProof/>
                    <w:webHidden/>
                  </w:rPr>
                  <w:fldChar w:fldCharType="end"/>
                </w:r>
                <w:r>
                  <w:rPr>
                    <w:noProof/>
                  </w:rPr>
                  <w:fldChar w:fldCharType="end"/>
                </w:r>
              </w:ins>
            </w:p>
            <w:p w14:paraId="0730DD34" w14:textId="320EFF1E" w:rsidR="006B6376" w:rsidRDefault="00DC5717">
              <w:pPr>
                <w:pStyle w:val="TDC4"/>
                <w:tabs>
                  <w:tab w:val="left" w:pos="2320"/>
                  <w:tab w:val="right" w:leader="dot" w:pos="9350"/>
                </w:tabs>
                <w:rPr>
                  <w:ins w:id="384" w:author="Edu Fisica" w:date="2026-05-16T07:13:00Z"/>
                  <w:rFonts w:asciiTheme="minorHAnsi" w:eastAsiaTheme="minorEastAsia" w:hAnsiTheme="minorHAnsi" w:cstheme="minorBidi"/>
                  <w:noProof/>
                  <w:sz w:val="22"/>
                  <w:lang w:val="es-CO"/>
                </w:rPr>
              </w:pPr>
              <w:ins w:id="385" w:author="Edu Fisica" w:date="2026-05-16T07:13:00Z">
                <w:r>
                  <w:fldChar w:fldCharType="begin"/>
                </w:r>
                <w:r>
                  <w:instrText xml:space="preserve"> HYPERLINK \l "_Toc229133547" </w:instrText>
                </w:r>
                <w:r>
                  <w:fldChar w:fldCharType="separate"/>
                </w:r>
                <w:r w:rsidR="006B6376" w:rsidRPr="001D081E">
                  <w:rPr>
                    <w:rStyle w:val="Hipervnculo"/>
                    <w:rFonts w:cs="Times New Roman"/>
                    <w:noProof/>
                  </w:rPr>
                  <w:t>4.4.5.2</w:t>
                </w:r>
                <w:r w:rsidR="006B6376">
                  <w:rPr>
                    <w:rFonts w:asciiTheme="minorHAnsi" w:eastAsiaTheme="minorEastAsia" w:hAnsiTheme="minorHAnsi" w:cstheme="minorBidi"/>
                    <w:noProof/>
                    <w:sz w:val="22"/>
                    <w:lang w:val="es-CO"/>
                  </w:rPr>
                  <w:tab/>
                </w:r>
                <w:r w:rsidR="006B6376" w:rsidRPr="001D081E">
                  <w:rPr>
                    <w:rStyle w:val="Hipervnculo"/>
                    <w:rFonts w:cs="Times New Roman"/>
                    <w:noProof/>
                  </w:rPr>
                  <w:t>Educar para Promover los Derechos Humanos y la Responsabilidad</w:t>
                </w:r>
                <w:r w:rsidR="006B6376">
                  <w:rPr>
                    <w:noProof/>
                    <w:webHidden/>
                  </w:rPr>
                  <w:tab/>
                </w:r>
                <w:r w:rsidR="006B6376">
                  <w:rPr>
                    <w:noProof/>
                    <w:webHidden/>
                  </w:rPr>
                  <w:fldChar w:fldCharType="begin"/>
                </w:r>
                <w:r w:rsidR="006B6376">
                  <w:rPr>
                    <w:noProof/>
                    <w:webHidden/>
                  </w:rPr>
                  <w:instrText xml:space="preserve"> PAGEREF _Toc229133547 \h </w:instrText>
                </w:r>
                <w:r w:rsidR="006B6376">
                  <w:rPr>
                    <w:noProof/>
                    <w:webHidden/>
                  </w:rPr>
                </w:r>
                <w:r w:rsidR="006B6376">
                  <w:rPr>
                    <w:noProof/>
                    <w:webHidden/>
                  </w:rPr>
                  <w:fldChar w:fldCharType="separate"/>
                </w:r>
                <w:r w:rsidR="006B6376">
                  <w:rPr>
                    <w:noProof/>
                    <w:webHidden/>
                  </w:rPr>
                  <w:t>61</w:t>
                </w:r>
                <w:r w:rsidR="006B6376">
                  <w:rPr>
                    <w:noProof/>
                    <w:webHidden/>
                  </w:rPr>
                  <w:fldChar w:fldCharType="end"/>
                </w:r>
                <w:r>
                  <w:rPr>
                    <w:noProof/>
                  </w:rPr>
                  <w:fldChar w:fldCharType="end"/>
                </w:r>
              </w:ins>
            </w:p>
            <w:p w14:paraId="78A2BC59" w14:textId="3FEDC692" w:rsidR="006B6376" w:rsidRDefault="00DC5717" w:rsidP="006B6376">
              <w:pPr>
                <w:pStyle w:val="TDC4"/>
                <w:tabs>
                  <w:tab w:val="left" w:pos="2320"/>
                  <w:tab w:val="right" w:leader="dot" w:pos="9350"/>
                </w:tabs>
                <w:ind w:left="1440" w:firstLine="0"/>
                <w:rPr>
                  <w:ins w:id="386" w:author="Edu Fisica" w:date="2026-05-16T07:13:00Z"/>
                  <w:rFonts w:asciiTheme="minorHAnsi" w:eastAsiaTheme="minorEastAsia" w:hAnsiTheme="minorHAnsi" w:cstheme="minorBidi"/>
                  <w:noProof/>
                  <w:sz w:val="22"/>
                  <w:lang w:val="es-CO"/>
                </w:rPr>
              </w:pPr>
              <w:ins w:id="387" w:author="Edu Fisica" w:date="2026-05-16T07:13:00Z">
                <w:r>
                  <w:fldChar w:fldCharType="begin"/>
                </w:r>
                <w:r>
                  <w:instrText xml:space="preserve"> HYPERLINK \l "_Toc229133548" </w:instrText>
                </w:r>
                <w:r>
                  <w:fldChar w:fldCharType="separate"/>
                </w:r>
                <w:r w:rsidR="006B6376" w:rsidRPr="001D081E">
                  <w:rPr>
                    <w:rStyle w:val="Hipervnculo"/>
                    <w:rFonts w:cs="Times New Roman"/>
                    <w:noProof/>
                  </w:rPr>
                  <w:t>4.4.5.3</w:t>
                </w:r>
                <w:r w:rsidR="006B6376">
                  <w:rPr>
                    <w:rFonts w:asciiTheme="minorHAnsi" w:eastAsiaTheme="minorEastAsia" w:hAnsiTheme="minorHAnsi" w:cstheme="minorBidi"/>
                    <w:noProof/>
                    <w:sz w:val="22"/>
                    <w:lang w:val="es-CO"/>
                  </w:rPr>
                  <w:tab/>
                </w:r>
                <w:r w:rsidR="006B6376" w:rsidRPr="001D081E">
                  <w:rPr>
                    <w:rStyle w:val="Hipervnculo"/>
                    <w:rFonts w:cs="Times New Roman"/>
                    <w:noProof/>
                  </w:rPr>
                  <w:t>Educar para Construir el Respeto Cultural, la Reconciliación y la Solidaridad</w:t>
                </w:r>
                <w:r w:rsidR="006B6376">
                  <w:rPr>
                    <w:noProof/>
                    <w:webHidden/>
                  </w:rPr>
                  <w:tab/>
                </w:r>
                <w:r w:rsidR="006B6376">
                  <w:rPr>
                    <w:noProof/>
                    <w:webHidden/>
                  </w:rPr>
                  <w:fldChar w:fldCharType="begin"/>
                </w:r>
                <w:r w:rsidR="006B6376">
                  <w:rPr>
                    <w:noProof/>
                    <w:webHidden/>
                  </w:rPr>
                  <w:instrText xml:space="preserve"> PAGEREF _Toc229133548 \h </w:instrText>
                </w:r>
                <w:r w:rsidR="006B6376">
                  <w:rPr>
                    <w:noProof/>
                    <w:webHidden/>
                  </w:rPr>
                </w:r>
                <w:r w:rsidR="006B6376">
                  <w:rPr>
                    <w:noProof/>
                    <w:webHidden/>
                  </w:rPr>
                  <w:fldChar w:fldCharType="separate"/>
                </w:r>
                <w:r w:rsidR="006B6376">
                  <w:rPr>
                    <w:noProof/>
                    <w:webHidden/>
                  </w:rPr>
                  <w:t>61</w:t>
                </w:r>
                <w:r w:rsidR="006B6376">
                  <w:rPr>
                    <w:noProof/>
                    <w:webHidden/>
                  </w:rPr>
                  <w:fldChar w:fldCharType="end"/>
                </w:r>
                <w:r>
                  <w:rPr>
                    <w:noProof/>
                  </w:rPr>
                  <w:fldChar w:fldCharType="end"/>
                </w:r>
              </w:ins>
            </w:p>
            <w:p w14:paraId="1620A5D6" w14:textId="230BE242" w:rsidR="006B6376" w:rsidRDefault="00DC5717">
              <w:pPr>
                <w:pStyle w:val="TDC4"/>
                <w:tabs>
                  <w:tab w:val="left" w:pos="2320"/>
                  <w:tab w:val="right" w:leader="dot" w:pos="9350"/>
                </w:tabs>
                <w:rPr>
                  <w:ins w:id="388" w:author="Edu Fisica" w:date="2026-05-16T07:13:00Z"/>
                  <w:rFonts w:asciiTheme="minorHAnsi" w:eastAsiaTheme="minorEastAsia" w:hAnsiTheme="minorHAnsi" w:cstheme="minorBidi"/>
                  <w:noProof/>
                  <w:sz w:val="22"/>
                  <w:lang w:val="es-CO"/>
                </w:rPr>
              </w:pPr>
              <w:ins w:id="389" w:author="Edu Fisica" w:date="2026-05-16T07:13:00Z">
                <w:r>
                  <w:fldChar w:fldCharType="begin"/>
                </w:r>
                <w:r>
                  <w:instrText xml:space="preserve"> HYPERLINK \l "_Toc229133549" </w:instrText>
                </w:r>
                <w:r>
                  <w:fldChar w:fldCharType="separate"/>
                </w:r>
                <w:r w:rsidR="006B6376" w:rsidRPr="001D081E">
                  <w:rPr>
                    <w:rStyle w:val="Hipervnculo"/>
                    <w:rFonts w:cs="Times New Roman"/>
                    <w:noProof/>
                  </w:rPr>
                  <w:t>4.4.5.4</w:t>
                </w:r>
                <w:r w:rsidR="006B6376">
                  <w:rPr>
                    <w:rFonts w:asciiTheme="minorHAnsi" w:eastAsiaTheme="minorEastAsia" w:hAnsiTheme="minorHAnsi" w:cstheme="minorBidi"/>
                    <w:noProof/>
                    <w:sz w:val="22"/>
                    <w:lang w:val="es-CO"/>
                  </w:rPr>
                  <w:tab/>
                </w:r>
                <w:r w:rsidR="006B6376" w:rsidRPr="001D081E">
                  <w:rPr>
                    <w:rStyle w:val="Hipervnculo"/>
                    <w:rFonts w:cs="Times New Roman"/>
                    <w:noProof/>
                  </w:rPr>
                  <w:t>Educar para Vivir en Armonía con la Tierra</w:t>
                </w:r>
                <w:r w:rsidR="006B6376">
                  <w:rPr>
                    <w:noProof/>
                    <w:webHidden/>
                  </w:rPr>
                  <w:tab/>
                </w:r>
                <w:r w:rsidR="006B6376">
                  <w:rPr>
                    <w:noProof/>
                    <w:webHidden/>
                  </w:rPr>
                  <w:fldChar w:fldCharType="begin"/>
                </w:r>
                <w:r w:rsidR="006B6376">
                  <w:rPr>
                    <w:noProof/>
                    <w:webHidden/>
                  </w:rPr>
                  <w:instrText xml:space="preserve"> PAGEREF _Toc229133549 \h </w:instrText>
                </w:r>
                <w:r w:rsidR="006B6376">
                  <w:rPr>
                    <w:noProof/>
                    <w:webHidden/>
                  </w:rPr>
                </w:r>
                <w:r w:rsidR="006B6376">
                  <w:rPr>
                    <w:noProof/>
                    <w:webHidden/>
                  </w:rPr>
                  <w:fldChar w:fldCharType="separate"/>
                </w:r>
                <w:r w:rsidR="006B6376">
                  <w:rPr>
                    <w:noProof/>
                    <w:webHidden/>
                  </w:rPr>
                  <w:t>62</w:t>
                </w:r>
                <w:r w:rsidR="006B6376">
                  <w:rPr>
                    <w:noProof/>
                    <w:webHidden/>
                  </w:rPr>
                  <w:fldChar w:fldCharType="end"/>
                </w:r>
                <w:r>
                  <w:rPr>
                    <w:noProof/>
                  </w:rPr>
                  <w:fldChar w:fldCharType="end"/>
                </w:r>
              </w:ins>
            </w:p>
            <w:p w14:paraId="7D86ADD3" w14:textId="57D7BAFB" w:rsidR="006B6376" w:rsidRDefault="00DC5717">
              <w:pPr>
                <w:pStyle w:val="TDC4"/>
                <w:tabs>
                  <w:tab w:val="left" w:pos="2320"/>
                  <w:tab w:val="right" w:leader="dot" w:pos="9350"/>
                </w:tabs>
                <w:rPr>
                  <w:ins w:id="390" w:author="Edu Fisica" w:date="2026-05-16T07:13:00Z"/>
                  <w:rFonts w:asciiTheme="minorHAnsi" w:eastAsiaTheme="minorEastAsia" w:hAnsiTheme="minorHAnsi" w:cstheme="minorBidi"/>
                  <w:noProof/>
                  <w:sz w:val="22"/>
                  <w:lang w:val="es-CO"/>
                </w:rPr>
              </w:pPr>
              <w:ins w:id="391" w:author="Edu Fisica" w:date="2026-05-16T07:13:00Z">
                <w:r>
                  <w:fldChar w:fldCharType="begin"/>
                </w:r>
                <w:r>
                  <w:instrText xml:space="preserve"> HYPERLINK \l "_Toc229133550" </w:instrText>
                </w:r>
                <w:r>
                  <w:fldChar w:fldCharType="separate"/>
                </w:r>
                <w:r w:rsidR="006B6376" w:rsidRPr="001D081E">
                  <w:rPr>
                    <w:rStyle w:val="Hipervnculo"/>
                    <w:rFonts w:cs="Times New Roman"/>
                    <w:noProof/>
                  </w:rPr>
                  <w:t>4.4.5.5</w:t>
                </w:r>
                <w:r w:rsidR="006B6376">
                  <w:rPr>
                    <w:rFonts w:asciiTheme="minorHAnsi" w:eastAsiaTheme="minorEastAsia" w:hAnsiTheme="minorHAnsi" w:cstheme="minorBidi"/>
                    <w:noProof/>
                    <w:sz w:val="22"/>
                    <w:lang w:val="es-CO"/>
                  </w:rPr>
                  <w:tab/>
                </w:r>
                <w:r w:rsidR="006B6376" w:rsidRPr="001D081E">
                  <w:rPr>
                    <w:rStyle w:val="Hipervnculo"/>
                    <w:rFonts w:cs="Times New Roman"/>
                    <w:noProof/>
                  </w:rPr>
                  <w:t>Educar para Cultivar la Paz Interior</w:t>
                </w:r>
                <w:r w:rsidR="006B6376">
                  <w:rPr>
                    <w:noProof/>
                    <w:webHidden/>
                  </w:rPr>
                  <w:tab/>
                </w:r>
                <w:r w:rsidR="006B6376">
                  <w:rPr>
                    <w:noProof/>
                    <w:webHidden/>
                  </w:rPr>
                  <w:fldChar w:fldCharType="begin"/>
                </w:r>
                <w:r w:rsidR="006B6376">
                  <w:rPr>
                    <w:noProof/>
                    <w:webHidden/>
                  </w:rPr>
                  <w:instrText xml:space="preserve"> PAGEREF _Toc229133550 \h </w:instrText>
                </w:r>
                <w:r w:rsidR="006B6376">
                  <w:rPr>
                    <w:noProof/>
                    <w:webHidden/>
                  </w:rPr>
                </w:r>
                <w:r w:rsidR="006B6376">
                  <w:rPr>
                    <w:noProof/>
                    <w:webHidden/>
                  </w:rPr>
                  <w:fldChar w:fldCharType="separate"/>
                </w:r>
                <w:r w:rsidR="006B6376">
                  <w:rPr>
                    <w:noProof/>
                    <w:webHidden/>
                  </w:rPr>
                  <w:t>63</w:t>
                </w:r>
                <w:r w:rsidR="006B6376">
                  <w:rPr>
                    <w:noProof/>
                    <w:webHidden/>
                  </w:rPr>
                  <w:fldChar w:fldCharType="end"/>
                </w:r>
                <w:r>
                  <w:rPr>
                    <w:noProof/>
                  </w:rPr>
                  <w:fldChar w:fldCharType="end"/>
                </w:r>
              </w:ins>
            </w:p>
            <w:p w14:paraId="32C76280" w14:textId="7BABF499" w:rsidR="006B6376" w:rsidRDefault="00DC5717">
              <w:pPr>
                <w:pStyle w:val="TDC4"/>
                <w:tabs>
                  <w:tab w:val="left" w:pos="2320"/>
                  <w:tab w:val="right" w:leader="dot" w:pos="9350"/>
                </w:tabs>
                <w:rPr>
                  <w:ins w:id="392" w:author="Edu Fisica" w:date="2026-05-16T07:13:00Z"/>
                  <w:rFonts w:asciiTheme="minorHAnsi" w:eastAsiaTheme="minorEastAsia" w:hAnsiTheme="minorHAnsi" w:cstheme="minorBidi"/>
                  <w:noProof/>
                  <w:sz w:val="22"/>
                  <w:lang w:val="es-CO"/>
                </w:rPr>
              </w:pPr>
              <w:ins w:id="393" w:author="Edu Fisica" w:date="2026-05-16T07:13:00Z">
                <w:r>
                  <w:fldChar w:fldCharType="begin"/>
                </w:r>
                <w:r>
                  <w:instrText xml:space="preserve"> HYPERLINK \l "_Toc229133551" </w:instrText>
                </w:r>
                <w:r>
                  <w:fldChar w:fldCharType="separate"/>
                </w:r>
                <w:r w:rsidR="006B6376" w:rsidRPr="001D081E">
                  <w:rPr>
                    <w:rStyle w:val="Hipervnculo"/>
                    <w:rFonts w:cs="Times New Roman"/>
                    <w:noProof/>
                  </w:rPr>
                  <w:t>4.4.5.6</w:t>
                </w:r>
                <w:r w:rsidR="006B6376">
                  <w:rPr>
                    <w:rFonts w:asciiTheme="minorHAnsi" w:eastAsiaTheme="minorEastAsia" w:hAnsiTheme="minorHAnsi" w:cstheme="minorBidi"/>
                    <w:noProof/>
                    <w:sz w:val="22"/>
                    <w:lang w:val="es-CO"/>
                  </w:rPr>
                  <w:tab/>
                </w:r>
                <w:r w:rsidR="006B6376" w:rsidRPr="001D081E">
                  <w:rPr>
                    <w:rStyle w:val="Hipervnculo"/>
                    <w:rFonts w:cs="Times New Roman"/>
                    <w:noProof/>
                  </w:rPr>
                  <w:t>Educar para Desmantelar la Cultura de la Guerra</w:t>
                </w:r>
                <w:r w:rsidR="006B6376">
                  <w:rPr>
                    <w:noProof/>
                    <w:webHidden/>
                  </w:rPr>
                  <w:tab/>
                </w:r>
                <w:r w:rsidR="006B6376">
                  <w:rPr>
                    <w:noProof/>
                    <w:webHidden/>
                  </w:rPr>
                  <w:fldChar w:fldCharType="begin"/>
                </w:r>
                <w:r w:rsidR="006B6376">
                  <w:rPr>
                    <w:noProof/>
                    <w:webHidden/>
                  </w:rPr>
                  <w:instrText xml:space="preserve"> PAGEREF _Toc229133551 \h </w:instrText>
                </w:r>
                <w:r w:rsidR="006B6376">
                  <w:rPr>
                    <w:noProof/>
                    <w:webHidden/>
                  </w:rPr>
                </w:r>
                <w:r w:rsidR="006B6376">
                  <w:rPr>
                    <w:noProof/>
                    <w:webHidden/>
                  </w:rPr>
                  <w:fldChar w:fldCharType="separate"/>
                </w:r>
                <w:r w:rsidR="006B6376">
                  <w:rPr>
                    <w:noProof/>
                    <w:webHidden/>
                  </w:rPr>
                  <w:t>64</w:t>
                </w:r>
                <w:r w:rsidR="006B6376">
                  <w:rPr>
                    <w:noProof/>
                    <w:webHidden/>
                  </w:rPr>
                  <w:fldChar w:fldCharType="end"/>
                </w:r>
                <w:r>
                  <w:rPr>
                    <w:noProof/>
                  </w:rPr>
                  <w:fldChar w:fldCharType="end"/>
                </w:r>
              </w:ins>
            </w:p>
            <w:p w14:paraId="261AA33D" w14:textId="29DB51D3" w:rsidR="006B6376" w:rsidRDefault="00DC5717">
              <w:pPr>
                <w:pStyle w:val="TDC4"/>
                <w:tabs>
                  <w:tab w:val="left" w:pos="2320"/>
                  <w:tab w:val="right" w:leader="dot" w:pos="9350"/>
                </w:tabs>
                <w:rPr>
                  <w:ins w:id="394" w:author="Edu Fisica" w:date="2026-05-16T07:13:00Z"/>
                  <w:rFonts w:asciiTheme="minorHAnsi" w:eastAsiaTheme="minorEastAsia" w:hAnsiTheme="minorHAnsi" w:cstheme="minorBidi"/>
                  <w:noProof/>
                  <w:sz w:val="22"/>
                  <w:lang w:val="es-CO"/>
                </w:rPr>
              </w:pPr>
              <w:ins w:id="395" w:author="Edu Fisica" w:date="2026-05-16T07:13:00Z">
                <w:r>
                  <w:fldChar w:fldCharType="begin"/>
                </w:r>
                <w:r>
                  <w:instrText xml:space="preserve"> HYPERLINK \l "_Toc229133552" </w:instrText>
                </w:r>
                <w:r>
                  <w:fldChar w:fldCharType="separate"/>
                </w:r>
                <w:r w:rsidR="006B6376" w:rsidRPr="001D081E">
                  <w:rPr>
                    <w:rStyle w:val="Hipervnculo"/>
                    <w:rFonts w:cs="Times New Roman"/>
                    <w:noProof/>
                  </w:rPr>
                  <w:t>4.4.5.7</w:t>
                </w:r>
                <w:r w:rsidR="006B6376">
                  <w:rPr>
                    <w:rFonts w:asciiTheme="minorHAnsi" w:eastAsiaTheme="minorEastAsia" w:hAnsiTheme="minorHAnsi" w:cstheme="minorBidi"/>
                    <w:noProof/>
                    <w:sz w:val="22"/>
                    <w:lang w:val="es-CO"/>
                  </w:rPr>
                  <w:tab/>
                </w:r>
                <w:r w:rsidR="006B6376" w:rsidRPr="001D081E">
                  <w:rPr>
                    <w:rStyle w:val="Hipervnculo"/>
                    <w:rFonts w:cs="Times New Roman"/>
                    <w:noProof/>
                  </w:rPr>
                  <w:t>Cátedra de la Paz.</w:t>
                </w:r>
                <w:r w:rsidR="006B6376">
                  <w:rPr>
                    <w:noProof/>
                    <w:webHidden/>
                  </w:rPr>
                  <w:tab/>
                </w:r>
                <w:r w:rsidR="006B6376">
                  <w:rPr>
                    <w:noProof/>
                    <w:webHidden/>
                  </w:rPr>
                  <w:fldChar w:fldCharType="begin"/>
                </w:r>
                <w:r w:rsidR="006B6376">
                  <w:rPr>
                    <w:noProof/>
                    <w:webHidden/>
                  </w:rPr>
                  <w:instrText xml:space="preserve"> PAGEREF _Toc229133552 \h </w:instrText>
                </w:r>
                <w:r w:rsidR="006B6376">
                  <w:rPr>
                    <w:noProof/>
                    <w:webHidden/>
                  </w:rPr>
                </w:r>
                <w:r w:rsidR="006B6376">
                  <w:rPr>
                    <w:noProof/>
                    <w:webHidden/>
                  </w:rPr>
                  <w:fldChar w:fldCharType="separate"/>
                </w:r>
                <w:r w:rsidR="006B6376">
                  <w:rPr>
                    <w:noProof/>
                    <w:webHidden/>
                  </w:rPr>
                  <w:t>65</w:t>
                </w:r>
                <w:r w:rsidR="006B6376">
                  <w:rPr>
                    <w:noProof/>
                    <w:webHidden/>
                  </w:rPr>
                  <w:fldChar w:fldCharType="end"/>
                </w:r>
                <w:r>
                  <w:rPr>
                    <w:noProof/>
                  </w:rPr>
                  <w:fldChar w:fldCharType="end"/>
                </w:r>
              </w:ins>
            </w:p>
            <w:p w14:paraId="66F533B9" w14:textId="6EFF390E" w:rsidR="006B6376" w:rsidRDefault="00DC5717">
              <w:pPr>
                <w:pStyle w:val="TDC4"/>
                <w:tabs>
                  <w:tab w:val="left" w:pos="2320"/>
                  <w:tab w:val="right" w:leader="dot" w:pos="9350"/>
                </w:tabs>
                <w:rPr>
                  <w:ins w:id="396" w:author="Edu Fisica" w:date="2026-05-16T07:13:00Z"/>
                  <w:rFonts w:asciiTheme="minorHAnsi" w:eastAsiaTheme="minorEastAsia" w:hAnsiTheme="minorHAnsi" w:cstheme="minorBidi"/>
                  <w:noProof/>
                  <w:sz w:val="22"/>
                  <w:lang w:val="es-CO"/>
                </w:rPr>
              </w:pPr>
              <w:ins w:id="397" w:author="Edu Fisica" w:date="2026-05-16T07:13:00Z">
                <w:r>
                  <w:fldChar w:fldCharType="begin"/>
                </w:r>
                <w:r>
                  <w:instrText xml:space="preserve"> HYPERLINK \l "_Toc229133553" </w:instrText>
                </w:r>
                <w:r>
                  <w:fldChar w:fldCharType="separate"/>
                </w:r>
                <w:r w:rsidR="006B6376" w:rsidRPr="001D081E">
                  <w:rPr>
                    <w:rStyle w:val="Hipervnculo"/>
                    <w:rFonts w:cs="Times New Roman"/>
                    <w:noProof/>
                  </w:rPr>
                  <w:t>4.4.5.8</w:t>
                </w:r>
                <w:r w:rsidR="006B6376">
                  <w:rPr>
                    <w:rFonts w:asciiTheme="minorHAnsi" w:eastAsiaTheme="minorEastAsia" w:hAnsiTheme="minorHAnsi" w:cstheme="minorBidi"/>
                    <w:noProof/>
                    <w:sz w:val="22"/>
                    <w:lang w:val="es-CO"/>
                  </w:rPr>
                  <w:tab/>
                </w:r>
                <w:r w:rsidR="006B6376" w:rsidRPr="001D081E">
                  <w:rPr>
                    <w:rStyle w:val="Hipervnculo"/>
                    <w:rFonts w:cs="Times New Roman"/>
                    <w:noProof/>
                  </w:rPr>
                  <w:t>Violencia y Agresividad.</w:t>
                </w:r>
                <w:r w:rsidR="006B6376">
                  <w:rPr>
                    <w:noProof/>
                    <w:webHidden/>
                  </w:rPr>
                  <w:tab/>
                </w:r>
                <w:r w:rsidR="006B6376">
                  <w:rPr>
                    <w:noProof/>
                    <w:webHidden/>
                  </w:rPr>
                  <w:fldChar w:fldCharType="begin"/>
                </w:r>
                <w:r w:rsidR="006B6376">
                  <w:rPr>
                    <w:noProof/>
                    <w:webHidden/>
                  </w:rPr>
                  <w:instrText xml:space="preserve"> PAGEREF _Toc229133553 \h </w:instrText>
                </w:r>
                <w:r w:rsidR="006B6376">
                  <w:rPr>
                    <w:noProof/>
                    <w:webHidden/>
                  </w:rPr>
                </w:r>
                <w:r w:rsidR="006B6376">
                  <w:rPr>
                    <w:noProof/>
                    <w:webHidden/>
                  </w:rPr>
                  <w:fldChar w:fldCharType="separate"/>
                </w:r>
                <w:r w:rsidR="006B6376">
                  <w:rPr>
                    <w:noProof/>
                    <w:webHidden/>
                  </w:rPr>
                  <w:t>68</w:t>
                </w:r>
                <w:r w:rsidR="006B6376">
                  <w:rPr>
                    <w:noProof/>
                    <w:webHidden/>
                  </w:rPr>
                  <w:fldChar w:fldCharType="end"/>
                </w:r>
                <w:r>
                  <w:rPr>
                    <w:noProof/>
                  </w:rPr>
                  <w:fldChar w:fldCharType="end"/>
                </w:r>
              </w:ins>
            </w:p>
            <w:p w14:paraId="67CE34DE" w14:textId="3295EA6F" w:rsidR="006B6376" w:rsidRDefault="00DC5717">
              <w:pPr>
                <w:pStyle w:val="TDC3"/>
                <w:tabs>
                  <w:tab w:val="left" w:pos="1860"/>
                  <w:tab w:val="right" w:leader="dot" w:pos="9350"/>
                </w:tabs>
                <w:rPr>
                  <w:ins w:id="398" w:author="Edu Fisica" w:date="2026-05-16T07:13:00Z"/>
                  <w:rFonts w:asciiTheme="minorHAnsi" w:eastAsiaTheme="minorEastAsia" w:hAnsiTheme="minorHAnsi" w:cstheme="minorBidi"/>
                  <w:noProof/>
                  <w:sz w:val="22"/>
                  <w:lang w:val="es-CO"/>
                </w:rPr>
              </w:pPr>
              <w:ins w:id="399" w:author="Edu Fisica" w:date="2026-05-16T07:13:00Z">
                <w:r>
                  <w:fldChar w:fldCharType="begin"/>
                </w:r>
                <w:r>
                  <w:instrText xml:space="preserve"> HYPERLINK \l "_Toc229133554" </w:instrText>
                </w:r>
                <w:r>
                  <w:fldChar w:fldCharType="separate"/>
                </w:r>
                <w:r w:rsidR="006B6376" w:rsidRPr="001D081E">
                  <w:rPr>
                    <w:rStyle w:val="Hipervnculo"/>
                    <w:rFonts w:cs="Times New Roman"/>
                    <w:noProof/>
                  </w:rPr>
                  <w:t>4.4.6</w:t>
                </w:r>
                <w:r w:rsidR="006B6376">
                  <w:rPr>
                    <w:rFonts w:asciiTheme="minorHAnsi" w:eastAsiaTheme="minorEastAsia" w:hAnsiTheme="minorHAnsi" w:cstheme="minorBidi"/>
                    <w:noProof/>
                    <w:sz w:val="22"/>
                    <w:lang w:val="es-CO"/>
                  </w:rPr>
                  <w:tab/>
                </w:r>
                <w:r w:rsidR="006B6376" w:rsidRPr="001D081E">
                  <w:rPr>
                    <w:rStyle w:val="Hipervnculo"/>
                    <w:rFonts w:cs="Times New Roman"/>
                    <w:noProof/>
                  </w:rPr>
                  <w:t>Convivencia</w:t>
                </w:r>
                <w:r w:rsidR="006B6376">
                  <w:rPr>
                    <w:noProof/>
                    <w:webHidden/>
                  </w:rPr>
                  <w:tab/>
                </w:r>
                <w:r w:rsidR="006B6376">
                  <w:rPr>
                    <w:noProof/>
                    <w:webHidden/>
                  </w:rPr>
                  <w:fldChar w:fldCharType="begin"/>
                </w:r>
                <w:r w:rsidR="006B6376">
                  <w:rPr>
                    <w:noProof/>
                    <w:webHidden/>
                  </w:rPr>
                  <w:instrText xml:space="preserve"> PAGEREF _Toc229133554 \h </w:instrText>
                </w:r>
                <w:r w:rsidR="006B6376">
                  <w:rPr>
                    <w:noProof/>
                    <w:webHidden/>
                  </w:rPr>
                </w:r>
                <w:r w:rsidR="006B6376">
                  <w:rPr>
                    <w:noProof/>
                    <w:webHidden/>
                  </w:rPr>
                  <w:fldChar w:fldCharType="separate"/>
                </w:r>
                <w:r w:rsidR="006B6376">
                  <w:rPr>
                    <w:noProof/>
                    <w:webHidden/>
                  </w:rPr>
                  <w:t>74</w:t>
                </w:r>
                <w:r w:rsidR="006B6376">
                  <w:rPr>
                    <w:noProof/>
                    <w:webHidden/>
                  </w:rPr>
                  <w:fldChar w:fldCharType="end"/>
                </w:r>
                <w:r>
                  <w:rPr>
                    <w:noProof/>
                  </w:rPr>
                  <w:fldChar w:fldCharType="end"/>
                </w:r>
              </w:ins>
            </w:p>
            <w:p w14:paraId="6CCF21BB" w14:textId="70228900" w:rsidR="006B6376" w:rsidRDefault="00DC5717">
              <w:pPr>
                <w:pStyle w:val="TDC4"/>
                <w:tabs>
                  <w:tab w:val="left" w:pos="2320"/>
                  <w:tab w:val="right" w:leader="dot" w:pos="9350"/>
                </w:tabs>
                <w:rPr>
                  <w:ins w:id="400" w:author="Edu Fisica" w:date="2026-05-16T07:13:00Z"/>
                  <w:rFonts w:asciiTheme="minorHAnsi" w:eastAsiaTheme="minorEastAsia" w:hAnsiTheme="minorHAnsi" w:cstheme="minorBidi"/>
                  <w:noProof/>
                  <w:sz w:val="22"/>
                  <w:lang w:val="es-CO"/>
                </w:rPr>
              </w:pPr>
              <w:ins w:id="401" w:author="Edu Fisica" w:date="2026-05-16T07:13:00Z">
                <w:r>
                  <w:fldChar w:fldCharType="begin"/>
                </w:r>
                <w:r>
                  <w:instrText xml:space="preserve"> HYPERLINK \l "_Toc229133555" </w:instrText>
                </w:r>
                <w:r>
                  <w:fldChar w:fldCharType="separate"/>
                </w:r>
                <w:r w:rsidR="006B6376" w:rsidRPr="001D081E">
                  <w:rPr>
                    <w:rStyle w:val="Hipervnculo"/>
                    <w:rFonts w:cs="Times New Roman"/>
                    <w:noProof/>
                  </w:rPr>
                  <w:t>4.4.6.1</w:t>
                </w:r>
                <w:r w:rsidR="006B6376">
                  <w:rPr>
                    <w:rFonts w:asciiTheme="minorHAnsi" w:eastAsiaTheme="minorEastAsia" w:hAnsiTheme="minorHAnsi" w:cstheme="minorBidi"/>
                    <w:noProof/>
                    <w:sz w:val="22"/>
                    <w:lang w:val="es-CO"/>
                  </w:rPr>
                  <w:tab/>
                </w:r>
                <w:r w:rsidR="006B6376" w:rsidRPr="001D081E">
                  <w:rPr>
                    <w:rStyle w:val="Hipervnculo"/>
                    <w:rFonts w:cs="Times New Roman"/>
                    <w:noProof/>
                  </w:rPr>
                  <w:t>Convivencia Familiar.</w:t>
                </w:r>
                <w:r w:rsidR="006B6376">
                  <w:rPr>
                    <w:noProof/>
                    <w:webHidden/>
                  </w:rPr>
                  <w:tab/>
                </w:r>
                <w:r w:rsidR="006B6376">
                  <w:rPr>
                    <w:noProof/>
                    <w:webHidden/>
                  </w:rPr>
                  <w:fldChar w:fldCharType="begin"/>
                </w:r>
                <w:r w:rsidR="006B6376">
                  <w:rPr>
                    <w:noProof/>
                    <w:webHidden/>
                  </w:rPr>
                  <w:instrText xml:space="preserve"> PAGEREF _Toc229133555 \h </w:instrText>
                </w:r>
                <w:r w:rsidR="006B6376">
                  <w:rPr>
                    <w:noProof/>
                    <w:webHidden/>
                  </w:rPr>
                </w:r>
                <w:r w:rsidR="006B6376">
                  <w:rPr>
                    <w:noProof/>
                    <w:webHidden/>
                  </w:rPr>
                  <w:fldChar w:fldCharType="separate"/>
                </w:r>
                <w:r w:rsidR="006B6376">
                  <w:rPr>
                    <w:noProof/>
                    <w:webHidden/>
                  </w:rPr>
                  <w:t>76</w:t>
                </w:r>
                <w:r w:rsidR="006B6376">
                  <w:rPr>
                    <w:noProof/>
                    <w:webHidden/>
                  </w:rPr>
                  <w:fldChar w:fldCharType="end"/>
                </w:r>
                <w:r>
                  <w:rPr>
                    <w:noProof/>
                  </w:rPr>
                  <w:fldChar w:fldCharType="end"/>
                </w:r>
              </w:ins>
            </w:p>
            <w:p w14:paraId="614DF127" w14:textId="1D8889BF" w:rsidR="006B6376" w:rsidRDefault="00DC5717">
              <w:pPr>
                <w:pStyle w:val="TDC4"/>
                <w:tabs>
                  <w:tab w:val="left" w:pos="2320"/>
                  <w:tab w:val="right" w:leader="dot" w:pos="9350"/>
                </w:tabs>
                <w:rPr>
                  <w:ins w:id="402" w:author="Edu Fisica" w:date="2026-05-16T07:13:00Z"/>
                  <w:rFonts w:asciiTheme="minorHAnsi" w:eastAsiaTheme="minorEastAsia" w:hAnsiTheme="minorHAnsi" w:cstheme="minorBidi"/>
                  <w:noProof/>
                  <w:sz w:val="22"/>
                  <w:lang w:val="es-CO"/>
                </w:rPr>
              </w:pPr>
              <w:ins w:id="403" w:author="Edu Fisica" w:date="2026-05-16T07:13:00Z">
                <w:r>
                  <w:fldChar w:fldCharType="begin"/>
                </w:r>
                <w:r>
                  <w:instrText xml:space="preserve"> HYPERLINK \l "_Toc229133556" </w:instrText>
                </w:r>
                <w:r>
                  <w:fldChar w:fldCharType="separate"/>
                </w:r>
                <w:r w:rsidR="006B6376" w:rsidRPr="001D081E">
                  <w:rPr>
                    <w:rStyle w:val="Hipervnculo"/>
                    <w:rFonts w:cs="Times New Roman"/>
                    <w:noProof/>
                  </w:rPr>
                  <w:t>4.4.6.2</w:t>
                </w:r>
                <w:r w:rsidR="006B6376">
                  <w:rPr>
                    <w:rFonts w:asciiTheme="minorHAnsi" w:eastAsiaTheme="minorEastAsia" w:hAnsiTheme="minorHAnsi" w:cstheme="minorBidi"/>
                    <w:noProof/>
                    <w:sz w:val="22"/>
                    <w:lang w:val="es-CO"/>
                  </w:rPr>
                  <w:tab/>
                </w:r>
                <w:r w:rsidR="006B6376" w:rsidRPr="001D081E">
                  <w:rPr>
                    <w:rStyle w:val="Hipervnculo"/>
                    <w:rFonts w:cs="Times New Roman"/>
                    <w:noProof/>
                  </w:rPr>
                  <w:t>Convivencia Escolar.</w:t>
                </w:r>
                <w:r w:rsidR="006B6376">
                  <w:rPr>
                    <w:noProof/>
                    <w:webHidden/>
                  </w:rPr>
                  <w:tab/>
                </w:r>
                <w:r w:rsidR="006B6376">
                  <w:rPr>
                    <w:noProof/>
                    <w:webHidden/>
                  </w:rPr>
                  <w:fldChar w:fldCharType="begin"/>
                </w:r>
                <w:r w:rsidR="006B6376">
                  <w:rPr>
                    <w:noProof/>
                    <w:webHidden/>
                  </w:rPr>
                  <w:instrText xml:space="preserve"> PAGEREF _Toc229133556 \h </w:instrText>
                </w:r>
                <w:r w:rsidR="006B6376">
                  <w:rPr>
                    <w:noProof/>
                    <w:webHidden/>
                  </w:rPr>
                </w:r>
                <w:r w:rsidR="006B6376">
                  <w:rPr>
                    <w:noProof/>
                    <w:webHidden/>
                  </w:rPr>
                  <w:fldChar w:fldCharType="separate"/>
                </w:r>
                <w:r w:rsidR="006B6376">
                  <w:rPr>
                    <w:noProof/>
                    <w:webHidden/>
                  </w:rPr>
                  <w:t>77</w:t>
                </w:r>
                <w:r w:rsidR="006B6376">
                  <w:rPr>
                    <w:noProof/>
                    <w:webHidden/>
                  </w:rPr>
                  <w:fldChar w:fldCharType="end"/>
                </w:r>
                <w:r>
                  <w:rPr>
                    <w:noProof/>
                  </w:rPr>
                  <w:fldChar w:fldCharType="end"/>
                </w:r>
              </w:ins>
            </w:p>
            <w:p w14:paraId="06294681" w14:textId="2709E5BC" w:rsidR="006B6376" w:rsidRDefault="00DC5717">
              <w:pPr>
                <w:pStyle w:val="TDC3"/>
                <w:tabs>
                  <w:tab w:val="left" w:pos="1860"/>
                  <w:tab w:val="right" w:leader="dot" w:pos="9350"/>
                </w:tabs>
                <w:rPr>
                  <w:ins w:id="404" w:author="Edu Fisica" w:date="2026-05-16T07:13:00Z"/>
                  <w:rFonts w:asciiTheme="minorHAnsi" w:eastAsiaTheme="minorEastAsia" w:hAnsiTheme="minorHAnsi" w:cstheme="minorBidi"/>
                  <w:noProof/>
                  <w:sz w:val="22"/>
                  <w:lang w:val="es-CO"/>
                </w:rPr>
              </w:pPr>
              <w:ins w:id="405" w:author="Edu Fisica" w:date="2026-05-16T07:13:00Z">
                <w:r>
                  <w:fldChar w:fldCharType="begin"/>
                </w:r>
                <w:r>
                  <w:instrText xml:space="preserve"> HYPERLINK \l "_Toc229133557" </w:instrText>
                </w:r>
                <w:r>
                  <w:fldChar w:fldCharType="separate"/>
                </w:r>
                <w:r w:rsidR="006B6376" w:rsidRPr="001D081E">
                  <w:rPr>
                    <w:rStyle w:val="Hipervnculo"/>
                    <w:rFonts w:cs="Times New Roman"/>
                    <w:noProof/>
                  </w:rPr>
                  <w:t>4.4.7</w:t>
                </w:r>
                <w:r w:rsidR="006B6376">
                  <w:rPr>
                    <w:rFonts w:asciiTheme="minorHAnsi" w:eastAsiaTheme="minorEastAsia" w:hAnsiTheme="minorHAnsi" w:cstheme="minorBidi"/>
                    <w:noProof/>
                    <w:sz w:val="22"/>
                    <w:lang w:val="es-CO"/>
                  </w:rPr>
                  <w:tab/>
                </w:r>
                <w:r w:rsidR="006B6376" w:rsidRPr="001D081E">
                  <w:rPr>
                    <w:rStyle w:val="Hipervnculo"/>
                    <w:rFonts w:cs="Times New Roman"/>
                    <w:noProof/>
                  </w:rPr>
                  <w:t>Estrategias Didácticas</w:t>
                </w:r>
                <w:r w:rsidR="006B6376">
                  <w:rPr>
                    <w:noProof/>
                    <w:webHidden/>
                  </w:rPr>
                  <w:tab/>
                </w:r>
                <w:r w:rsidR="006B6376">
                  <w:rPr>
                    <w:noProof/>
                    <w:webHidden/>
                  </w:rPr>
                  <w:fldChar w:fldCharType="begin"/>
                </w:r>
                <w:r w:rsidR="006B6376">
                  <w:rPr>
                    <w:noProof/>
                    <w:webHidden/>
                  </w:rPr>
                  <w:instrText xml:space="preserve"> PAGEREF _Toc229133557 \h </w:instrText>
                </w:r>
                <w:r w:rsidR="006B6376">
                  <w:rPr>
                    <w:noProof/>
                    <w:webHidden/>
                  </w:rPr>
                </w:r>
                <w:r w:rsidR="006B6376">
                  <w:rPr>
                    <w:noProof/>
                    <w:webHidden/>
                  </w:rPr>
                  <w:fldChar w:fldCharType="separate"/>
                </w:r>
                <w:r w:rsidR="006B6376">
                  <w:rPr>
                    <w:noProof/>
                    <w:webHidden/>
                  </w:rPr>
                  <w:t>82</w:t>
                </w:r>
                <w:r w:rsidR="006B6376">
                  <w:rPr>
                    <w:noProof/>
                    <w:webHidden/>
                  </w:rPr>
                  <w:fldChar w:fldCharType="end"/>
                </w:r>
                <w:r>
                  <w:rPr>
                    <w:noProof/>
                  </w:rPr>
                  <w:fldChar w:fldCharType="end"/>
                </w:r>
              </w:ins>
            </w:p>
            <w:p w14:paraId="78827476" w14:textId="7D4D0D0B" w:rsidR="006B6376" w:rsidRDefault="00DC5717">
              <w:pPr>
                <w:pStyle w:val="TDC1"/>
                <w:tabs>
                  <w:tab w:val="left" w:pos="1100"/>
                </w:tabs>
                <w:rPr>
                  <w:ins w:id="406" w:author="Edu Fisica" w:date="2026-05-16T07:13:00Z"/>
                  <w:rFonts w:asciiTheme="minorHAnsi" w:eastAsiaTheme="minorEastAsia" w:hAnsiTheme="minorHAnsi" w:cstheme="minorBidi"/>
                  <w:noProof/>
                  <w:sz w:val="22"/>
                  <w:lang w:val="es-CO"/>
                </w:rPr>
              </w:pPr>
              <w:ins w:id="407" w:author="Edu Fisica" w:date="2026-05-16T07:13:00Z">
                <w:r>
                  <w:fldChar w:fldCharType="begin"/>
                </w:r>
                <w:r>
                  <w:instrText xml:space="preserve"> HYPERLINK \l "_Toc229133558" </w:instrText>
                </w:r>
                <w:r>
                  <w:fldChar w:fldCharType="separate"/>
                </w:r>
                <w:r w:rsidR="006B6376" w:rsidRPr="001D081E">
                  <w:rPr>
                    <w:rStyle w:val="Hipervnculo"/>
                    <w:rFonts w:cs="Times New Roman"/>
                    <w:noProof/>
                  </w:rPr>
                  <w:t>5</w:t>
                </w:r>
                <w:r w:rsidR="006B6376">
                  <w:rPr>
                    <w:rFonts w:asciiTheme="minorHAnsi" w:eastAsiaTheme="minorEastAsia" w:hAnsiTheme="minorHAnsi" w:cstheme="minorBidi"/>
                    <w:noProof/>
                    <w:sz w:val="22"/>
                    <w:lang w:val="es-CO"/>
                  </w:rPr>
                  <w:tab/>
                </w:r>
                <w:r w:rsidR="006B6376" w:rsidRPr="001D081E">
                  <w:rPr>
                    <w:rStyle w:val="Hipervnculo"/>
                    <w:rFonts w:cs="Times New Roman"/>
                    <w:noProof/>
                  </w:rPr>
                  <w:t>Diseño Metodológico</w:t>
                </w:r>
                <w:r w:rsidR="006B6376">
                  <w:rPr>
                    <w:noProof/>
                    <w:webHidden/>
                  </w:rPr>
                  <w:tab/>
                </w:r>
                <w:r w:rsidR="006B6376">
                  <w:rPr>
                    <w:noProof/>
                    <w:webHidden/>
                  </w:rPr>
                  <w:fldChar w:fldCharType="begin"/>
                </w:r>
                <w:r w:rsidR="006B6376">
                  <w:rPr>
                    <w:noProof/>
                    <w:webHidden/>
                  </w:rPr>
                  <w:instrText xml:space="preserve"> PAGEREF _Toc229133558 \h </w:instrText>
                </w:r>
                <w:r w:rsidR="006B6376">
                  <w:rPr>
                    <w:noProof/>
                    <w:webHidden/>
                  </w:rPr>
                </w:r>
                <w:r w:rsidR="006B6376">
                  <w:rPr>
                    <w:noProof/>
                    <w:webHidden/>
                  </w:rPr>
                  <w:fldChar w:fldCharType="separate"/>
                </w:r>
                <w:r w:rsidR="006B6376">
                  <w:rPr>
                    <w:noProof/>
                    <w:webHidden/>
                  </w:rPr>
                  <w:t>86</w:t>
                </w:r>
                <w:r w:rsidR="006B6376">
                  <w:rPr>
                    <w:noProof/>
                    <w:webHidden/>
                  </w:rPr>
                  <w:fldChar w:fldCharType="end"/>
                </w:r>
                <w:r>
                  <w:rPr>
                    <w:noProof/>
                  </w:rPr>
                  <w:fldChar w:fldCharType="end"/>
                </w:r>
              </w:ins>
            </w:p>
            <w:p w14:paraId="3FBADC83" w14:textId="298D5463" w:rsidR="006B6376" w:rsidRDefault="00DC5717">
              <w:pPr>
                <w:pStyle w:val="TDC2"/>
                <w:tabs>
                  <w:tab w:val="left" w:pos="1540"/>
                  <w:tab w:val="right" w:leader="dot" w:pos="9350"/>
                </w:tabs>
                <w:rPr>
                  <w:ins w:id="408" w:author="Edu Fisica" w:date="2026-05-16T07:13:00Z"/>
                  <w:rFonts w:asciiTheme="minorHAnsi" w:eastAsiaTheme="minorEastAsia" w:hAnsiTheme="minorHAnsi" w:cstheme="minorBidi"/>
                  <w:noProof/>
                  <w:sz w:val="22"/>
                  <w:lang w:val="es-CO"/>
                </w:rPr>
              </w:pPr>
              <w:ins w:id="409" w:author="Edu Fisica" w:date="2026-05-16T07:13:00Z">
                <w:r>
                  <w:fldChar w:fldCharType="begin"/>
                </w:r>
                <w:r>
                  <w:instrText xml:space="preserve"> HYPERLINK \l "_Toc229133559" </w:instrText>
                </w:r>
                <w:r>
                  <w:fldChar w:fldCharType="separate"/>
                </w:r>
                <w:r w:rsidR="006B6376" w:rsidRPr="001D081E">
                  <w:rPr>
                    <w:rStyle w:val="Hipervnculo"/>
                    <w:rFonts w:cs="Times New Roman"/>
                    <w:noProof/>
                  </w:rPr>
                  <w:t>5.1</w:t>
                </w:r>
                <w:r w:rsidR="006B6376">
                  <w:rPr>
                    <w:rFonts w:asciiTheme="minorHAnsi" w:eastAsiaTheme="minorEastAsia" w:hAnsiTheme="minorHAnsi" w:cstheme="minorBidi"/>
                    <w:noProof/>
                    <w:sz w:val="22"/>
                    <w:lang w:val="es-CO"/>
                  </w:rPr>
                  <w:tab/>
                </w:r>
                <w:r w:rsidR="006B6376" w:rsidRPr="001D081E">
                  <w:rPr>
                    <w:rStyle w:val="Hipervnculo"/>
                    <w:rFonts w:cs="Times New Roman"/>
                    <w:noProof/>
                  </w:rPr>
                  <w:t>Enfoque Cualitativo</w:t>
                </w:r>
                <w:r w:rsidR="006B6376">
                  <w:rPr>
                    <w:noProof/>
                    <w:webHidden/>
                  </w:rPr>
                  <w:tab/>
                </w:r>
                <w:r w:rsidR="006B6376">
                  <w:rPr>
                    <w:noProof/>
                    <w:webHidden/>
                  </w:rPr>
                  <w:fldChar w:fldCharType="begin"/>
                </w:r>
                <w:r w:rsidR="006B6376">
                  <w:rPr>
                    <w:noProof/>
                    <w:webHidden/>
                  </w:rPr>
                  <w:instrText xml:space="preserve"> PAGEREF _Toc229133559 \h </w:instrText>
                </w:r>
                <w:r w:rsidR="006B6376">
                  <w:rPr>
                    <w:noProof/>
                    <w:webHidden/>
                  </w:rPr>
                </w:r>
                <w:r w:rsidR="006B6376">
                  <w:rPr>
                    <w:noProof/>
                    <w:webHidden/>
                  </w:rPr>
                  <w:fldChar w:fldCharType="separate"/>
                </w:r>
                <w:r w:rsidR="006B6376">
                  <w:rPr>
                    <w:noProof/>
                    <w:webHidden/>
                  </w:rPr>
                  <w:t>86</w:t>
                </w:r>
                <w:r w:rsidR="006B6376">
                  <w:rPr>
                    <w:noProof/>
                    <w:webHidden/>
                  </w:rPr>
                  <w:fldChar w:fldCharType="end"/>
                </w:r>
                <w:r>
                  <w:rPr>
                    <w:noProof/>
                  </w:rPr>
                  <w:fldChar w:fldCharType="end"/>
                </w:r>
              </w:ins>
            </w:p>
            <w:p w14:paraId="7EAA5AFD" w14:textId="3CD6CFE5" w:rsidR="006B6376" w:rsidRDefault="00DC5717">
              <w:pPr>
                <w:pStyle w:val="TDC2"/>
                <w:tabs>
                  <w:tab w:val="left" w:pos="1540"/>
                  <w:tab w:val="right" w:leader="dot" w:pos="9350"/>
                </w:tabs>
                <w:rPr>
                  <w:ins w:id="410" w:author="Edu Fisica" w:date="2026-05-16T07:13:00Z"/>
                  <w:rFonts w:asciiTheme="minorHAnsi" w:eastAsiaTheme="minorEastAsia" w:hAnsiTheme="minorHAnsi" w:cstheme="minorBidi"/>
                  <w:noProof/>
                  <w:sz w:val="22"/>
                  <w:lang w:val="es-CO"/>
                </w:rPr>
              </w:pPr>
              <w:ins w:id="411" w:author="Edu Fisica" w:date="2026-05-16T07:13:00Z">
                <w:r>
                  <w:fldChar w:fldCharType="begin"/>
                </w:r>
                <w:r>
                  <w:instrText xml:space="preserve"> HYPERLINK \l "_Toc229133560" </w:instrText>
                </w:r>
                <w:r>
                  <w:fldChar w:fldCharType="separate"/>
                </w:r>
                <w:r w:rsidR="006B6376" w:rsidRPr="001D081E">
                  <w:rPr>
                    <w:rStyle w:val="Hipervnculo"/>
                    <w:rFonts w:cs="Times New Roman"/>
                    <w:noProof/>
                    <w:lang w:val="es-CO"/>
                  </w:rPr>
                  <w:t>5.2</w:t>
                </w:r>
                <w:r w:rsidR="006B6376">
                  <w:rPr>
                    <w:rFonts w:asciiTheme="minorHAnsi" w:eastAsiaTheme="minorEastAsia" w:hAnsiTheme="minorHAnsi" w:cstheme="minorBidi"/>
                    <w:noProof/>
                    <w:sz w:val="22"/>
                    <w:lang w:val="es-CO"/>
                  </w:rPr>
                  <w:tab/>
                </w:r>
                <w:r w:rsidR="006B6376" w:rsidRPr="001D081E">
                  <w:rPr>
                    <w:rStyle w:val="Hipervnculo"/>
                    <w:rFonts w:cs="Times New Roman"/>
                    <w:noProof/>
                    <w:lang w:val="es-CO"/>
                  </w:rPr>
                  <w:t>Paradigma Socio Critico</w:t>
                </w:r>
                <w:r w:rsidR="006B6376">
                  <w:rPr>
                    <w:noProof/>
                    <w:webHidden/>
                  </w:rPr>
                  <w:tab/>
                </w:r>
                <w:r w:rsidR="006B6376">
                  <w:rPr>
                    <w:noProof/>
                    <w:webHidden/>
                  </w:rPr>
                  <w:fldChar w:fldCharType="begin"/>
                </w:r>
                <w:r w:rsidR="006B6376">
                  <w:rPr>
                    <w:noProof/>
                    <w:webHidden/>
                  </w:rPr>
                  <w:instrText xml:space="preserve"> PAGEREF _Toc229133560 \h </w:instrText>
                </w:r>
                <w:r w:rsidR="006B6376">
                  <w:rPr>
                    <w:noProof/>
                    <w:webHidden/>
                  </w:rPr>
                </w:r>
                <w:r w:rsidR="006B6376">
                  <w:rPr>
                    <w:noProof/>
                    <w:webHidden/>
                  </w:rPr>
                  <w:fldChar w:fldCharType="separate"/>
                </w:r>
                <w:r w:rsidR="006B6376">
                  <w:rPr>
                    <w:noProof/>
                    <w:webHidden/>
                  </w:rPr>
                  <w:t>87</w:t>
                </w:r>
                <w:r w:rsidR="006B6376">
                  <w:rPr>
                    <w:noProof/>
                    <w:webHidden/>
                  </w:rPr>
                  <w:fldChar w:fldCharType="end"/>
                </w:r>
                <w:r>
                  <w:rPr>
                    <w:noProof/>
                  </w:rPr>
                  <w:fldChar w:fldCharType="end"/>
                </w:r>
              </w:ins>
            </w:p>
            <w:p w14:paraId="68718E19" w14:textId="171ABEC7" w:rsidR="006B6376" w:rsidRDefault="00DC5717">
              <w:pPr>
                <w:pStyle w:val="TDC2"/>
                <w:tabs>
                  <w:tab w:val="left" w:pos="1540"/>
                  <w:tab w:val="right" w:leader="dot" w:pos="9350"/>
                </w:tabs>
                <w:rPr>
                  <w:ins w:id="412" w:author="Edu Fisica" w:date="2026-05-16T07:13:00Z"/>
                  <w:rFonts w:asciiTheme="minorHAnsi" w:eastAsiaTheme="minorEastAsia" w:hAnsiTheme="minorHAnsi" w:cstheme="minorBidi"/>
                  <w:noProof/>
                  <w:sz w:val="22"/>
                  <w:lang w:val="es-CO"/>
                </w:rPr>
              </w:pPr>
              <w:ins w:id="413" w:author="Edu Fisica" w:date="2026-05-16T07:13:00Z">
                <w:r>
                  <w:fldChar w:fldCharType="begin"/>
                </w:r>
                <w:r>
                  <w:instrText xml:space="preserve"> HYPERLINK \l "_Toc229133561" </w:instrText>
                </w:r>
                <w:r>
                  <w:fldChar w:fldCharType="separate"/>
                </w:r>
                <w:r w:rsidR="006B6376" w:rsidRPr="001D081E">
                  <w:rPr>
                    <w:rStyle w:val="Hipervnculo"/>
                    <w:rFonts w:cs="Times New Roman"/>
                    <w:noProof/>
                    <w:lang w:val="es-CO"/>
                  </w:rPr>
                  <w:t>5.3</w:t>
                </w:r>
                <w:r w:rsidR="006B6376">
                  <w:rPr>
                    <w:rFonts w:asciiTheme="minorHAnsi" w:eastAsiaTheme="minorEastAsia" w:hAnsiTheme="minorHAnsi" w:cstheme="minorBidi"/>
                    <w:noProof/>
                    <w:sz w:val="22"/>
                    <w:lang w:val="es-CO"/>
                  </w:rPr>
                  <w:tab/>
                </w:r>
                <w:r w:rsidR="006B6376" w:rsidRPr="001D081E">
                  <w:rPr>
                    <w:rStyle w:val="Hipervnculo"/>
                    <w:rFonts w:cs="Times New Roman"/>
                    <w:noProof/>
                    <w:lang w:val="es-CO"/>
                  </w:rPr>
                  <w:t>Tipo de Investigación</w:t>
                </w:r>
                <w:r w:rsidR="006B6376">
                  <w:rPr>
                    <w:noProof/>
                    <w:webHidden/>
                  </w:rPr>
                  <w:tab/>
                </w:r>
                <w:r w:rsidR="006B6376">
                  <w:rPr>
                    <w:noProof/>
                    <w:webHidden/>
                  </w:rPr>
                  <w:fldChar w:fldCharType="begin"/>
                </w:r>
                <w:r w:rsidR="006B6376">
                  <w:rPr>
                    <w:noProof/>
                    <w:webHidden/>
                  </w:rPr>
                  <w:instrText xml:space="preserve"> PAGEREF _Toc229133561 \h </w:instrText>
                </w:r>
                <w:r w:rsidR="006B6376">
                  <w:rPr>
                    <w:noProof/>
                    <w:webHidden/>
                  </w:rPr>
                </w:r>
                <w:r w:rsidR="006B6376">
                  <w:rPr>
                    <w:noProof/>
                    <w:webHidden/>
                  </w:rPr>
                  <w:fldChar w:fldCharType="separate"/>
                </w:r>
                <w:r w:rsidR="006B6376">
                  <w:rPr>
                    <w:noProof/>
                    <w:webHidden/>
                  </w:rPr>
                  <w:t>88</w:t>
                </w:r>
                <w:r w:rsidR="006B6376">
                  <w:rPr>
                    <w:noProof/>
                    <w:webHidden/>
                  </w:rPr>
                  <w:fldChar w:fldCharType="end"/>
                </w:r>
                <w:r>
                  <w:rPr>
                    <w:noProof/>
                  </w:rPr>
                  <w:fldChar w:fldCharType="end"/>
                </w:r>
              </w:ins>
            </w:p>
            <w:p w14:paraId="67654E64" w14:textId="11E737E8" w:rsidR="006B6376" w:rsidRDefault="00DC5717">
              <w:pPr>
                <w:pStyle w:val="TDC2"/>
                <w:tabs>
                  <w:tab w:val="left" w:pos="1540"/>
                  <w:tab w:val="right" w:leader="dot" w:pos="9350"/>
                </w:tabs>
                <w:rPr>
                  <w:ins w:id="414" w:author="Edu Fisica" w:date="2026-05-16T07:13:00Z"/>
                  <w:rFonts w:asciiTheme="minorHAnsi" w:eastAsiaTheme="minorEastAsia" w:hAnsiTheme="minorHAnsi" w:cstheme="minorBidi"/>
                  <w:noProof/>
                  <w:sz w:val="22"/>
                  <w:lang w:val="es-CO"/>
                </w:rPr>
              </w:pPr>
              <w:ins w:id="415" w:author="Edu Fisica" w:date="2026-05-16T07:13:00Z">
                <w:r>
                  <w:fldChar w:fldCharType="begin"/>
                </w:r>
                <w:r>
                  <w:instrText xml:space="preserve"> HYPERLINK \l "_Toc229133562" </w:instrText>
                </w:r>
                <w:r>
                  <w:fldChar w:fldCharType="separate"/>
                </w:r>
                <w:r w:rsidR="006B6376" w:rsidRPr="001D081E">
                  <w:rPr>
                    <w:rStyle w:val="Hipervnculo"/>
                    <w:rFonts w:cs="Times New Roman"/>
                    <w:noProof/>
                    <w:lang w:val="es-CO"/>
                  </w:rPr>
                  <w:t>5.4</w:t>
                </w:r>
                <w:r w:rsidR="006B6376">
                  <w:rPr>
                    <w:rFonts w:asciiTheme="minorHAnsi" w:eastAsiaTheme="minorEastAsia" w:hAnsiTheme="minorHAnsi" w:cstheme="minorBidi"/>
                    <w:noProof/>
                    <w:sz w:val="22"/>
                    <w:lang w:val="es-CO"/>
                  </w:rPr>
                  <w:tab/>
                </w:r>
                <w:r w:rsidR="006B6376" w:rsidRPr="001D081E">
                  <w:rPr>
                    <w:rStyle w:val="Hipervnculo"/>
                    <w:rFonts w:cs="Times New Roman"/>
                    <w:noProof/>
                    <w:lang w:val="es-CO"/>
                  </w:rPr>
                  <w:t>Técnicas e Instrumentos de Recolección de Información</w:t>
                </w:r>
                <w:r w:rsidR="006B6376">
                  <w:rPr>
                    <w:noProof/>
                    <w:webHidden/>
                  </w:rPr>
                  <w:tab/>
                </w:r>
                <w:r w:rsidR="006B6376">
                  <w:rPr>
                    <w:noProof/>
                    <w:webHidden/>
                  </w:rPr>
                  <w:fldChar w:fldCharType="begin"/>
                </w:r>
                <w:r w:rsidR="006B6376">
                  <w:rPr>
                    <w:noProof/>
                    <w:webHidden/>
                  </w:rPr>
                  <w:instrText xml:space="preserve"> PAGEREF _Toc229133562 \h </w:instrText>
                </w:r>
                <w:r w:rsidR="006B6376">
                  <w:rPr>
                    <w:noProof/>
                    <w:webHidden/>
                  </w:rPr>
                </w:r>
                <w:r w:rsidR="006B6376">
                  <w:rPr>
                    <w:noProof/>
                    <w:webHidden/>
                  </w:rPr>
                  <w:fldChar w:fldCharType="separate"/>
                </w:r>
                <w:r w:rsidR="006B6376">
                  <w:rPr>
                    <w:noProof/>
                    <w:webHidden/>
                  </w:rPr>
                  <w:t>89</w:t>
                </w:r>
                <w:r w:rsidR="006B6376">
                  <w:rPr>
                    <w:noProof/>
                    <w:webHidden/>
                  </w:rPr>
                  <w:fldChar w:fldCharType="end"/>
                </w:r>
                <w:r>
                  <w:rPr>
                    <w:noProof/>
                  </w:rPr>
                  <w:fldChar w:fldCharType="end"/>
                </w:r>
              </w:ins>
            </w:p>
            <w:p w14:paraId="347D2F17" w14:textId="66DCC034" w:rsidR="006B6376" w:rsidRDefault="00DC5717">
              <w:pPr>
                <w:pStyle w:val="TDC2"/>
                <w:tabs>
                  <w:tab w:val="left" w:pos="1540"/>
                  <w:tab w:val="right" w:leader="dot" w:pos="9350"/>
                </w:tabs>
                <w:rPr>
                  <w:ins w:id="416" w:author="Edu Fisica" w:date="2026-05-16T07:13:00Z"/>
                  <w:rFonts w:asciiTheme="minorHAnsi" w:eastAsiaTheme="minorEastAsia" w:hAnsiTheme="minorHAnsi" w:cstheme="minorBidi"/>
                  <w:noProof/>
                  <w:sz w:val="22"/>
                  <w:lang w:val="es-CO"/>
                </w:rPr>
              </w:pPr>
              <w:ins w:id="417" w:author="Edu Fisica" w:date="2026-05-16T07:13:00Z">
                <w:r>
                  <w:fldChar w:fldCharType="begin"/>
                </w:r>
                <w:r>
                  <w:instrText xml:space="preserve"> HYPERLINK \l "_Toc229133563" </w:instrText>
                </w:r>
                <w:r>
                  <w:fldChar w:fldCharType="separate"/>
                </w:r>
                <w:r w:rsidR="006B6376" w:rsidRPr="001D081E">
                  <w:rPr>
                    <w:rStyle w:val="Hipervnculo"/>
                    <w:rFonts w:cs="Times New Roman"/>
                    <w:noProof/>
                    <w:lang w:val="es-CO"/>
                  </w:rPr>
                  <w:t>5.5</w:t>
                </w:r>
                <w:r w:rsidR="006B6376">
                  <w:rPr>
                    <w:rFonts w:asciiTheme="minorHAnsi" w:eastAsiaTheme="minorEastAsia" w:hAnsiTheme="minorHAnsi" w:cstheme="minorBidi"/>
                    <w:noProof/>
                    <w:sz w:val="22"/>
                    <w:lang w:val="es-CO"/>
                  </w:rPr>
                  <w:tab/>
                </w:r>
                <w:r w:rsidR="006B6376" w:rsidRPr="001D081E">
                  <w:rPr>
                    <w:rStyle w:val="Hipervnculo"/>
                    <w:rFonts w:cs="Times New Roman"/>
                    <w:noProof/>
                    <w:lang w:val="es-CO"/>
                  </w:rPr>
                  <w:t>Población y Muestra</w:t>
                </w:r>
                <w:r w:rsidR="006B6376">
                  <w:rPr>
                    <w:noProof/>
                    <w:webHidden/>
                  </w:rPr>
                  <w:tab/>
                </w:r>
                <w:r w:rsidR="006B6376">
                  <w:rPr>
                    <w:noProof/>
                    <w:webHidden/>
                  </w:rPr>
                  <w:fldChar w:fldCharType="begin"/>
                </w:r>
                <w:r w:rsidR="006B6376">
                  <w:rPr>
                    <w:noProof/>
                    <w:webHidden/>
                  </w:rPr>
                  <w:instrText xml:space="preserve"> PAGEREF _Toc229133563 \h </w:instrText>
                </w:r>
                <w:r w:rsidR="006B6376">
                  <w:rPr>
                    <w:noProof/>
                    <w:webHidden/>
                  </w:rPr>
                </w:r>
                <w:r w:rsidR="006B6376">
                  <w:rPr>
                    <w:noProof/>
                    <w:webHidden/>
                  </w:rPr>
                  <w:fldChar w:fldCharType="separate"/>
                </w:r>
                <w:r w:rsidR="006B6376">
                  <w:rPr>
                    <w:noProof/>
                    <w:webHidden/>
                  </w:rPr>
                  <w:t>90</w:t>
                </w:r>
                <w:r w:rsidR="006B6376">
                  <w:rPr>
                    <w:noProof/>
                    <w:webHidden/>
                  </w:rPr>
                  <w:fldChar w:fldCharType="end"/>
                </w:r>
                <w:r>
                  <w:rPr>
                    <w:noProof/>
                  </w:rPr>
                  <w:fldChar w:fldCharType="end"/>
                </w:r>
              </w:ins>
            </w:p>
            <w:p w14:paraId="41845A40" w14:textId="4792DC96" w:rsidR="006B6376" w:rsidRDefault="00DC5717">
              <w:pPr>
                <w:pStyle w:val="TDC1"/>
                <w:tabs>
                  <w:tab w:val="left" w:pos="1100"/>
                </w:tabs>
                <w:rPr>
                  <w:ins w:id="418" w:author="Edu Fisica" w:date="2026-05-16T07:13:00Z"/>
                  <w:rFonts w:asciiTheme="minorHAnsi" w:eastAsiaTheme="minorEastAsia" w:hAnsiTheme="minorHAnsi" w:cstheme="minorBidi"/>
                  <w:noProof/>
                  <w:sz w:val="22"/>
                  <w:lang w:val="es-CO"/>
                </w:rPr>
              </w:pPr>
              <w:ins w:id="419" w:author="Edu Fisica" w:date="2026-05-16T07:13:00Z">
                <w:r>
                  <w:fldChar w:fldCharType="begin"/>
                </w:r>
                <w:r>
                  <w:instrText xml:space="preserve"> HYPERLINK \l "_Toc229133564" </w:instrText>
                </w:r>
                <w:r>
                  <w:fldChar w:fldCharType="separate"/>
                </w:r>
                <w:r w:rsidR="006B6376" w:rsidRPr="001D081E">
                  <w:rPr>
                    <w:rStyle w:val="Hipervnculo"/>
                    <w:noProof/>
                  </w:rPr>
                  <w:t>6</w:t>
                </w:r>
                <w:r w:rsidR="006B6376">
                  <w:rPr>
                    <w:rFonts w:asciiTheme="minorHAnsi" w:eastAsiaTheme="minorEastAsia" w:hAnsiTheme="minorHAnsi" w:cstheme="minorBidi"/>
                    <w:noProof/>
                    <w:sz w:val="22"/>
                    <w:lang w:val="es-CO"/>
                  </w:rPr>
                  <w:tab/>
                </w:r>
                <w:r w:rsidR="006B6376" w:rsidRPr="001D081E">
                  <w:rPr>
                    <w:rStyle w:val="Hipervnculo"/>
                    <w:noProof/>
                  </w:rPr>
                  <w:t>Análisis e interpretación de Resultados</w:t>
                </w:r>
                <w:r w:rsidR="006B6376">
                  <w:rPr>
                    <w:noProof/>
                    <w:webHidden/>
                  </w:rPr>
                  <w:tab/>
                </w:r>
                <w:r w:rsidR="006B6376">
                  <w:rPr>
                    <w:noProof/>
                    <w:webHidden/>
                  </w:rPr>
                  <w:fldChar w:fldCharType="begin"/>
                </w:r>
                <w:r w:rsidR="006B6376">
                  <w:rPr>
                    <w:noProof/>
                    <w:webHidden/>
                  </w:rPr>
                  <w:instrText xml:space="preserve"> PAGEREF _Toc229133564 \h </w:instrText>
                </w:r>
                <w:r w:rsidR="006B6376">
                  <w:rPr>
                    <w:noProof/>
                    <w:webHidden/>
                  </w:rPr>
                </w:r>
                <w:r w:rsidR="006B6376">
                  <w:rPr>
                    <w:noProof/>
                    <w:webHidden/>
                  </w:rPr>
                  <w:fldChar w:fldCharType="separate"/>
                </w:r>
                <w:r w:rsidR="006B6376">
                  <w:rPr>
                    <w:noProof/>
                    <w:webHidden/>
                  </w:rPr>
                  <w:t>92</w:t>
                </w:r>
                <w:r w:rsidR="006B6376">
                  <w:rPr>
                    <w:noProof/>
                    <w:webHidden/>
                  </w:rPr>
                  <w:fldChar w:fldCharType="end"/>
                </w:r>
                <w:r>
                  <w:rPr>
                    <w:noProof/>
                  </w:rPr>
                  <w:fldChar w:fldCharType="end"/>
                </w:r>
              </w:ins>
            </w:p>
            <w:p w14:paraId="0D871B60" w14:textId="33C199F8" w:rsidR="006B6376" w:rsidRDefault="00DC5717">
              <w:pPr>
                <w:pStyle w:val="TDC2"/>
                <w:tabs>
                  <w:tab w:val="left" w:pos="1540"/>
                  <w:tab w:val="right" w:leader="dot" w:pos="9350"/>
                </w:tabs>
                <w:rPr>
                  <w:ins w:id="420" w:author="Edu Fisica" w:date="2026-05-16T07:13:00Z"/>
                  <w:rFonts w:asciiTheme="minorHAnsi" w:eastAsiaTheme="minorEastAsia" w:hAnsiTheme="minorHAnsi" w:cstheme="minorBidi"/>
                  <w:noProof/>
                  <w:sz w:val="22"/>
                  <w:lang w:val="es-CO"/>
                </w:rPr>
              </w:pPr>
              <w:ins w:id="421" w:author="Edu Fisica" w:date="2026-05-16T07:13:00Z">
                <w:r>
                  <w:fldChar w:fldCharType="begin"/>
                </w:r>
                <w:r>
                  <w:instrText xml:space="preserve"> HYPERLINK \l "_Toc229133565" </w:instrText>
                </w:r>
                <w:r>
                  <w:fldChar w:fldCharType="separate"/>
                </w:r>
                <w:r w:rsidR="006B6376" w:rsidRPr="001D081E">
                  <w:rPr>
                    <w:rStyle w:val="Hipervnculo"/>
                    <w:noProof/>
                  </w:rPr>
                  <w:t>6.1</w:t>
                </w:r>
                <w:r w:rsidR="006B6376">
                  <w:rPr>
                    <w:rFonts w:asciiTheme="minorHAnsi" w:eastAsiaTheme="minorEastAsia" w:hAnsiTheme="minorHAnsi" w:cstheme="minorBidi"/>
                    <w:noProof/>
                    <w:sz w:val="22"/>
                    <w:lang w:val="es-CO"/>
                  </w:rPr>
                  <w:tab/>
                </w:r>
                <w:r w:rsidR="006B6376" w:rsidRPr="001D081E">
                  <w:rPr>
                    <w:rStyle w:val="Hipervnculo"/>
                    <w:noProof/>
                  </w:rPr>
                  <w:t>Identificación de problemas de convivencia:</w:t>
                </w:r>
                <w:r w:rsidR="006B6376">
                  <w:rPr>
                    <w:noProof/>
                    <w:webHidden/>
                  </w:rPr>
                  <w:tab/>
                </w:r>
                <w:r w:rsidR="006B6376">
                  <w:rPr>
                    <w:noProof/>
                    <w:webHidden/>
                  </w:rPr>
                  <w:fldChar w:fldCharType="begin"/>
                </w:r>
                <w:r w:rsidR="006B6376">
                  <w:rPr>
                    <w:noProof/>
                    <w:webHidden/>
                  </w:rPr>
                  <w:instrText xml:space="preserve"> PAGEREF _Toc229133565 \h </w:instrText>
                </w:r>
                <w:r w:rsidR="006B6376">
                  <w:rPr>
                    <w:noProof/>
                    <w:webHidden/>
                  </w:rPr>
                </w:r>
                <w:r w:rsidR="006B6376">
                  <w:rPr>
                    <w:noProof/>
                    <w:webHidden/>
                  </w:rPr>
                  <w:fldChar w:fldCharType="separate"/>
                </w:r>
                <w:r w:rsidR="006B6376">
                  <w:rPr>
                    <w:noProof/>
                    <w:webHidden/>
                  </w:rPr>
                  <w:t>92</w:t>
                </w:r>
                <w:r w:rsidR="006B6376">
                  <w:rPr>
                    <w:noProof/>
                    <w:webHidden/>
                  </w:rPr>
                  <w:fldChar w:fldCharType="end"/>
                </w:r>
                <w:r>
                  <w:rPr>
                    <w:noProof/>
                  </w:rPr>
                  <w:fldChar w:fldCharType="end"/>
                </w:r>
              </w:ins>
            </w:p>
            <w:p w14:paraId="1331E85A" w14:textId="14680CC9" w:rsidR="006B6376" w:rsidRDefault="00DC5717">
              <w:pPr>
                <w:pStyle w:val="TDC2"/>
                <w:tabs>
                  <w:tab w:val="left" w:pos="1540"/>
                  <w:tab w:val="right" w:leader="dot" w:pos="9350"/>
                </w:tabs>
                <w:rPr>
                  <w:ins w:id="422" w:author="Edu Fisica" w:date="2026-05-16T07:13:00Z"/>
                  <w:rFonts w:asciiTheme="minorHAnsi" w:eastAsiaTheme="minorEastAsia" w:hAnsiTheme="minorHAnsi" w:cstheme="minorBidi"/>
                  <w:noProof/>
                  <w:sz w:val="22"/>
                  <w:lang w:val="es-CO"/>
                </w:rPr>
              </w:pPr>
              <w:ins w:id="423" w:author="Edu Fisica" w:date="2026-05-16T07:13:00Z">
                <w:r>
                  <w:fldChar w:fldCharType="begin"/>
                </w:r>
                <w:r>
                  <w:instrText xml:space="preserve"> HYPERLINK \l "_Toc229133566" </w:instrText>
                </w:r>
                <w:r>
                  <w:fldChar w:fldCharType="separate"/>
                </w:r>
                <w:r w:rsidR="006B6376" w:rsidRPr="001D081E">
                  <w:rPr>
                    <w:rStyle w:val="Hipervnculo"/>
                    <w:rFonts w:cs="Times New Roman"/>
                    <w:bCs/>
                    <w:noProof/>
                  </w:rPr>
                  <w:t>6.2</w:t>
                </w:r>
                <w:r w:rsidR="006B6376">
                  <w:rPr>
                    <w:rFonts w:asciiTheme="minorHAnsi" w:eastAsiaTheme="minorEastAsia" w:hAnsiTheme="minorHAnsi" w:cstheme="minorBidi"/>
                    <w:noProof/>
                    <w:sz w:val="22"/>
                    <w:lang w:val="es-CO"/>
                  </w:rPr>
                  <w:tab/>
                </w:r>
                <w:r w:rsidR="006B6376" w:rsidRPr="001D081E">
                  <w:rPr>
                    <w:rStyle w:val="Hipervnculo"/>
                    <w:rFonts w:cs="Times New Roman"/>
                    <w:noProof/>
                  </w:rPr>
                  <w:t>Desarrollo de estrategias didácticas</w:t>
                </w:r>
                <w:r w:rsidR="006B6376" w:rsidRPr="001D081E">
                  <w:rPr>
                    <w:rStyle w:val="Hipervnculo"/>
                    <w:rFonts w:cs="Times New Roman"/>
                    <w:bCs/>
                    <w:noProof/>
                  </w:rPr>
                  <w:t>:</w:t>
                </w:r>
                <w:r w:rsidR="006B6376">
                  <w:rPr>
                    <w:noProof/>
                    <w:webHidden/>
                  </w:rPr>
                  <w:tab/>
                </w:r>
                <w:r w:rsidR="006B6376">
                  <w:rPr>
                    <w:noProof/>
                    <w:webHidden/>
                  </w:rPr>
                  <w:fldChar w:fldCharType="begin"/>
                </w:r>
                <w:r w:rsidR="006B6376">
                  <w:rPr>
                    <w:noProof/>
                    <w:webHidden/>
                  </w:rPr>
                  <w:instrText xml:space="preserve"> PAGEREF _Toc229133566 \h </w:instrText>
                </w:r>
                <w:r w:rsidR="006B6376">
                  <w:rPr>
                    <w:noProof/>
                    <w:webHidden/>
                  </w:rPr>
                </w:r>
                <w:r w:rsidR="006B6376">
                  <w:rPr>
                    <w:noProof/>
                    <w:webHidden/>
                  </w:rPr>
                  <w:fldChar w:fldCharType="separate"/>
                </w:r>
                <w:r w:rsidR="006B6376">
                  <w:rPr>
                    <w:noProof/>
                    <w:webHidden/>
                  </w:rPr>
                  <w:t>101</w:t>
                </w:r>
                <w:r w:rsidR="006B6376">
                  <w:rPr>
                    <w:noProof/>
                    <w:webHidden/>
                  </w:rPr>
                  <w:fldChar w:fldCharType="end"/>
                </w:r>
                <w:r>
                  <w:rPr>
                    <w:noProof/>
                  </w:rPr>
                  <w:fldChar w:fldCharType="end"/>
                </w:r>
              </w:ins>
            </w:p>
            <w:p w14:paraId="7CAB7A31" w14:textId="14CF6F45" w:rsidR="006B6376" w:rsidRDefault="00DC5717">
              <w:pPr>
                <w:pStyle w:val="TDC2"/>
                <w:tabs>
                  <w:tab w:val="left" w:pos="1540"/>
                  <w:tab w:val="right" w:leader="dot" w:pos="9350"/>
                </w:tabs>
                <w:rPr>
                  <w:ins w:id="424" w:author="Edu Fisica" w:date="2026-05-16T07:13:00Z"/>
                  <w:rFonts w:asciiTheme="minorHAnsi" w:eastAsiaTheme="minorEastAsia" w:hAnsiTheme="minorHAnsi" w:cstheme="minorBidi"/>
                  <w:noProof/>
                  <w:sz w:val="22"/>
                  <w:lang w:val="es-CO"/>
                </w:rPr>
              </w:pPr>
              <w:ins w:id="425" w:author="Edu Fisica" w:date="2026-05-16T07:13:00Z">
                <w:r>
                  <w:fldChar w:fldCharType="begin"/>
                </w:r>
                <w:r>
                  <w:instrText xml:space="preserve"> HYPERLINK \l "_Toc229133567" </w:instrText>
                </w:r>
                <w:r>
                  <w:fldChar w:fldCharType="separate"/>
                </w:r>
                <w:r w:rsidR="006B6376" w:rsidRPr="001D081E">
                  <w:rPr>
                    <w:rStyle w:val="Hipervnculo"/>
                    <w:rFonts w:cs="Times New Roman"/>
                    <w:noProof/>
                  </w:rPr>
                  <w:t>6.3</w:t>
                </w:r>
                <w:r w:rsidR="006B6376">
                  <w:rPr>
                    <w:rFonts w:asciiTheme="minorHAnsi" w:eastAsiaTheme="minorEastAsia" w:hAnsiTheme="minorHAnsi" w:cstheme="minorBidi"/>
                    <w:noProof/>
                    <w:sz w:val="22"/>
                    <w:lang w:val="es-CO"/>
                  </w:rPr>
                  <w:tab/>
                </w:r>
                <w:r w:rsidR="006B6376" w:rsidRPr="001D081E">
                  <w:rPr>
                    <w:rStyle w:val="Hipervnculo"/>
                    <w:rFonts w:cs="Times New Roman"/>
                    <w:noProof/>
                  </w:rPr>
                  <w:t>Fomento de actitudes proactivas hacia la paz:</w:t>
                </w:r>
                <w:r w:rsidR="006B6376">
                  <w:rPr>
                    <w:noProof/>
                    <w:webHidden/>
                  </w:rPr>
                  <w:tab/>
                </w:r>
                <w:r w:rsidR="006B6376">
                  <w:rPr>
                    <w:noProof/>
                    <w:webHidden/>
                  </w:rPr>
                  <w:fldChar w:fldCharType="begin"/>
                </w:r>
                <w:r w:rsidR="006B6376">
                  <w:rPr>
                    <w:noProof/>
                    <w:webHidden/>
                  </w:rPr>
                  <w:instrText xml:space="preserve"> PAGEREF _Toc229133567 \h </w:instrText>
                </w:r>
                <w:r w:rsidR="006B6376">
                  <w:rPr>
                    <w:noProof/>
                    <w:webHidden/>
                  </w:rPr>
                </w:r>
                <w:r w:rsidR="006B6376">
                  <w:rPr>
                    <w:noProof/>
                    <w:webHidden/>
                  </w:rPr>
                  <w:fldChar w:fldCharType="separate"/>
                </w:r>
                <w:r w:rsidR="006B6376">
                  <w:rPr>
                    <w:noProof/>
                    <w:webHidden/>
                  </w:rPr>
                  <w:t>121</w:t>
                </w:r>
                <w:r w:rsidR="006B6376">
                  <w:rPr>
                    <w:noProof/>
                    <w:webHidden/>
                  </w:rPr>
                  <w:fldChar w:fldCharType="end"/>
                </w:r>
                <w:r>
                  <w:rPr>
                    <w:noProof/>
                  </w:rPr>
                  <w:fldChar w:fldCharType="end"/>
                </w:r>
              </w:ins>
            </w:p>
            <w:p w14:paraId="597B9E2A" w14:textId="45EB1446" w:rsidR="006B6376" w:rsidRDefault="00DC5717">
              <w:pPr>
                <w:pStyle w:val="TDC2"/>
                <w:tabs>
                  <w:tab w:val="left" w:pos="1540"/>
                  <w:tab w:val="right" w:leader="dot" w:pos="9350"/>
                </w:tabs>
                <w:rPr>
                  <w:ins w:id="426" w:author="Edu Fisica" w:date="2026-05-16T07:13:00Z"/>
                  <w:rFonts w:asciiTheme="minorHAnsi" w:eastAsiaTheme="minorEastAsia" w:hAnsiTheme="minorHAnsi" w:cstheme="minorBidi"/>
                  <w:noProof/>
                  <w:sz w:val="22"/>
                  <w:lang w:val="es-CO"/>
                </w:rPr>
              </w:pPr>
              <w:ins w:id="427" w:author="Edu Fisica" w:date="2026-05-16T07:13:00Z">
                <w:r>
                  <w:fldChar w:fldCharType="begin"/>
                </w:r>
                <w:r>
                  <w:instrText xml:space="preserve"> HYPERLINK \l "_Toc229133568" </w:instrText>
                </w:r>
                <w:r>
                  <w:fldChar w:fldCharType="separate"/>
                </w:r>
                <w:r w:rsidR="006B6376" w:rsidRPr="001D081E">
                  <w:rPr>
                    <w:rStyle w:val="Hipervnculo"/>
                    <w:rFonts w:cs="Times New Roman"/>
                    <w:noProof/>
                    <w:lang w:val="es-CO"/>
                  </w:rPr>
                  <w:t>6.4</w:t>
                </w:r>
                <w:r w:rsidR="006B6376">
                  <w:rPr>
                    <w:rFonts w:asciiTheme="minorHAnsi" w:eastAsiaTheme="minorEastAsia" w:hAnsiTheme="minorHAnsi" w:cstheme="minorBidi"/>
                    <w:noProof/>
                    <w:sz w:val="22"/>
                    <w:lang w:val="es-CO"/>
                  </w:rPr>
                  <w:tab/>
                </w:r>
                <w:r w:rsidR="006B6376" w:rsidRPr="001D081E">
                  <w:rPr>
                    <w:rStyle w:val="Hipervnculo"/>
                    <w:rFonts w:cs="Times New Roman"/>
                    <w:noProof/>
                    <w:lang w:val="es-CO"/>
                  </w:rPr>
                  <w:t>Evaluación de la incidencia de las estrategias didácticas:</w:t>
                </w:r>
                <w:r w:rsidR="006B6376">
                  <w:rPr>
                    <w:noProof/>
                    <w:webHidden/>
                  </w:rPr>
                  <w:tab/>
                </w:r>
                <w:r w:rsidR="006B6376">
                  <w:rPr>
                    <w:noProof/>
                    <w:webHidden/>
                  </w:rPr>
                  <w:fldChar w:fldCharType="begin"/>
                </w:r>
                <w:r w:rsidR="006B6376">
                  <w:rPr>
                    <w:noProof/>
                    <w:webHidden/>
                  </w:rPr>
                  <w:instrText xml:space="preserve"> PAGEREF _Toc229133568 \h </w:instrText>
                </w:r>
                <w:r w:rsidR="006B6376">
                  <w:rPr>
                    <w:noProof/>
                    <w:webHidden/>
                  </w:rPr>
                </w:r>
                <w:r w:rsidR="006B6376">
                  <w:rPr>
                    <w:noProof/>
                    <w:webHidden/>
                  </w:rPr>
                  <w:fldChar w:fldCharType="separate"/>
                </w:r>
                <w:r w:rsidR="006B6376">
                  <w:rPr>
                    <w:noProof/>
                    <w:webHidden/>
                  </w:rPr>
                  <w:t>147</w:t>
                </w:r>
                <w:r w:rsidR="006B6376">
                  <w:rPr>
                    <w:noProof/>
                    <w:webHidden/>
                  </w:rPr>
                  <w:fldChar w:fldCharType="end"/>
                </w:r>
                <w:r>
                  <w:rPr>
                    <w:noProof/>
                  </w:rPr>
                  <w:fldChar w:fldCharType="end"/>
                </w:r>
              </w:ins>
            </w:p>
            <w:p w14:paraId="766F8E8A" w14:textId="3631D44A" w:rsidR="006B6376" w:rsidRDefault="00DC5717">
              <w:pPr>
                <w:pStyle w:val="TDC1"/>
                <w:tabs>
                  <w:tab w:val="left" w:pos="1100"/>
                </w:tabs>
                <w:rPr>
                  <w:ins w:id="428" w:author="Edu Fisica" w:date="2026-05-16T07:13:00Z"/>
                  <w:rFonts w:asciiTheme="minorHAnsi" w:eastAsiaTheme="minorEastAsia" w:hAnsiTheme="minorHAnsi" w:cstheme="minorBidi"/>
                  <w:noProof/>
                  <w:sz w:val="22"/>
                  <w:lang w:val="es-CO"/>
                </w:rPr>
              </w:pPr>
              <w:ins w:id="429" w:author="Edu Fisica" w:date="2026-05-16T07:13:00Z">
                <w:r>
                  <w:fldChar w:fldCharType="begin"/>
                </w:r>
                <w:r>
                  <w:instrText xml:space="preserve"> HYPERLINK \l "_Toc229133569" </w:instrText>
                </w:r>
                <w:r>
                  <w:fldChar w:fldCharType="separate"/>
                </w:r>
                <w:r w:rsidR="006B6376" w:rsidRPr="001D081E">
                  <w:rPr>
                    <w:rStyle w:val="Hipervnculo"/>
                    <w:bCs/>
                    <w:noProof/>
                  </w:rPr>
                  <w:t>7</w:t>
                </w:r>
                <w:r w:rsidR="006B6376">
                  <w:rPr>
                    <w:rFonts w:asciiTheme="minorHAnsi" w:eastAsiaTheme="minorEastAsia" w:hAnsiTheme="minorHAnsi" w:cstheme="minorBidi"/>
                    <w:noProof/>
                    <w:sz w:val="22"/>
                    <w:lang w:val="es-CO"/>
                  </w:rPr>
                  <w:tab/>
                </w:r>
                <w:r w:rsidR="006B6376" w:rsidRPr="001D081E">
                  <w:rPr>
                    <w:rStyle w:val="Hipervnculo"/>
                    <w:noProof/>
                  </w:rPr>
                  <w:t>CONCLUSIONES</w:t>
                </w:r>
                <w:r w:rsidR="006B6376">
                  <w:rPr>
                    <w:noProof/>
                    <w:webHidden/>
                  </w:rPr>
                  <w:tab/>
                </w:r>
                <w:r w:rsidR="006B6376">
                  <w:rPr>
                    <w:noProof/>
                    <w:webHidden/>
                  </w:rPr>
                  <w:fldChar w:fldCharType="begin"/>
                </w:r>
                <w:r w:rsidR="006B6376">
                  <w:rPr>
                    <w:noProof/>
                    <w:webHidden/>
                  </w:rPr>
                  <w:instrText xml:space="preserve"> PAGEREF _Toc229133569 \h </w:instrText>
                </w:r>
                <w:r w:rsidR="006B6376">
                  <w:rPr>
                    <w:noProof/>
                    <w:webHidden/>
                  </w:rPr>
                </w:r>
                <w:r w:rsidR="006B6376">
                  <w:rPr>
                    <w:noProof/>
                    <w:webHidden/>
                  </w:rPr>
                  <w:fldChar w:fldCharType="separate"/>
                </w:r>
                <w:r w:rsidR="006B6376">
                  <w:rPr>
                    <w:noProof/>
                    <w:webHidden/>
                  </w:rPr>
                  <w:t>161</w:t>
                </w:r>
                <w:r w:rsidR="006B6376">
                  <w:rPr>
                    <w:noProof/>
                    <w:webHidden/>
                  </w:rPr>
                  <w:fldChar w:fldCharType="end"/>
                </w:r>
                <w:r>
                  <w:rPr>
                    <w:noProof/>
                  </w:rPr>
                  <w:fldChar w:fldCharType="end"/>
                </w:r>
              </w:ins>
            </w:p>
            <w:p w14:paraId="30BC49CE" w14:textId="1A6ED641" w:rsidR="006B6376" w:rsidRDefault="00DC5717">
              <w:pPr>
                <w:pStyle w:val="TDC1"/>
                <w:tabs>
                  <w:tab w:val="left" w:pos="1100"/>
                </w:tabs>
                <w:rPr>
                  <w:ins w:id="430" w:author="Edu Fisica" w:date="2026-05-16T07:13:00Z"/>
                  <w:rFonts w:asciiTheme="minorHAnsi" w:eastAsiaTheme="minorEastAsia" w:hAnsiTheme="minorHAnsi" w:cstheme="minorBidi"/>
                  <w:noProof/>
                  <w:sz w:val="22"/>
                  <w:lang w:val="es-CO"/>
                </w:rPr>
              </w:pPr>
              <w:ins w:id="431" w:author="Edu Fisica" w:date="2026-05-16T07:13:00Z">
                <w:r>
                  <w:fldChar w:fldCharType="begin"/>
                </w:r>
                <w:r>
                  <w:instrText xml:space="preserve"> HYPERLINK \l "_Toc229133570" </w:instrText>
                </w:r>
                <w:r>
                  <w:fldChar w:fldCharType="separate"/>
                </w:r>
                <w:r w:rsidR="006B6376" w:rsidRPr="001D081E">
                  <w:rPr>
                    <w:rStyle w:val="Hipervnculo"/>
                    <w:rFonts w:cs="Times New Roman"/>
                    <w:noProof/>
                  </w:rPr>
                  <w:t>8</w:t>
                </w:r>
                <w:r w:rsidR="006B6376">
                  <w:rPr>
                    <w:rFonts w:asciiTheme="minorHAnsi" w:eastAsiaTheme="minorEastAsia" w:hAnsiTheme="minorHAnsi" w:cstheme="minorBidi"/>
                    <w:noProof/>
                    <w:sz w:val="22"/>
                    <w:lang w:val="es-CO"/>
                  </w:rPr>
                  <w:tab/>
                </w:r>
                <w:r w:rsidR="006B6376" w:rsidRPr="001D081E">
                  <w:rPr>
                    <w:rStyle w:val="Hipervnculo"/>
                    <w:rFonts w:cs="Times New Roman"/>
                    <w:noProof/>
                  </w:rPr>
                  <w:t>Cronograma</w:t>
                </w:r>
                <w:r w:rsidR="006B6376">
                  <w:rPr>
                    <w:noProof/>
                    <w:webHidden/>
                  </w:rPr>
                  <w:tab/>
                </w:r>
                <w:r w:rsidR="006B6376">
                  <w:rPr>
                    <w:noProof/>
                    <w:webHidden/>
                  </w:rPr>
                  <w:fldChar w:fldCharType="begin"/>
                </w:r>
                <w:r w:rsidR="006B6376">
                  <w:rPr>
                    <w:noProof/>
                    <w:webHidden/>
                  </w:rPr>
                  <w:instrText xml:space="preserve"> PAGEREF _Toc229133570 \h </w:instrText>
                </w:r>
                <w:r w:rsidR="006B6376">
                  <w:rPr>
                    <w:noProof/>
                    <w:webHidden/>
                  </w:rPr>
                </w:r>
                <w:r w:rsidR="006B6376">
                  <w:rPr>
                    <w:noProof/>
                    <w:webHidden/>
                  </w:rPr>
                  <w:fldChar w:fldCharType="separate"/>
                </w:r>
                <w:r w:rsidR="006B6376">
                  <w:rPr>
                    <w:noProof/>
                    <w:webHidden/>
                  </w:rPr>
                  <w:t>164</w:t>
                </w:r>
                <w:r w:rsidR="006B6376">
                  <w:rPr>
                    <w:noProof/>
                    <w:webHidden/>
                  </w:rPr>
                  <w:fldChar w:fldCharType="end"/>
                </w:r>
                <w:r>
                  <w:rPr>
                    <w:noProof/>
                  </w:rPr>
                  <w:fldChar w:fldCharType="end"/>
                </w:r>
              </w:ins>
            </w:p>
            <w:p w14:paraId="42683F79" w14:textId="556C6869" w:rsidR="006B6376" w:rsidRDefault="00DC5717">
              <w:pPr>
                <w:pStyle w:val="TDC1"/>
                <w:rPr>
                  <w:ins w:id="432" w:author="Edu Fisica" w:date="2026-05-16T07:13:00Z"/>
                  <w:rFonts w:asciiTheme="minorHAnsi" w:eastAsiaTheme="minorEastAsia" w:hAnsiTheme="minorHAnsi" w:cstheme="minorBidi"/>
                  <w:noProof/>
                  <w:sz w:val="22"/>
                  <w:lang w:val="es-CO"/>
                </w:rPr>
              </w:pPr>
              <w:ins w:id="433" w:author="Edu Fisica" w:date="2026-05-16T07:13:00Z">
                <w:r>
                  <w:fldChar w:fldCharType="begin"/>
                </w:r>
                <w:r>
                  <w:instrText xml:space="preserve"> HYPERLINK \l "_Toc229133571" </w:instrText>
                </w:r>
                <w:r>
                  <w:fldChar w:fldCharType="separate"/>
                </w:r>
                <w:r w:rsidR="006B6376" w:rsidRPr="001D081E">
                  <w:rPr>
                    <w:rStyle w:val="Hipervnculo"/>
                    <w:rFonts w:cs="Times New Roman"/>
                    <w:noProof/>
                  </w:rPr>
                  <w:t>Referencias</w:t>
                </w:r>
                <w:r w:rsidR="006B6376">
                  <w:rPr>
                    <w:noProof/>
                    <w:webHidden/>
                  </w:rPr>
                  <w:tab/>
                </w:r>
                <w:r w:rsidR="006B6376">
                  <w:rPr>
                    <w:noProof/>
                    <w:webHidden/>
                  </w:rPr>
                  <w:fldChar w:fldCharType="begin"/>
                </w:r>
                <w:r w:rsidR="006B6376">
                  <w:rPr>
                    <w:noProof/>
                    <w:webHidden/>
                  </w:rPr>
                  <w:instrText xml:space="preserve"> PAGEREF _Toc229133571 \h </w:instrText>
                </w:r>
                <w:r w:rsidR="006B6376">
                  <w:rPr>
                    <w:noProof/>
                    <w:webHidden/>
                  </w:rPr>
                </w:r>
                <w:r w:rsidR="006B6376">
                  <w:rPr>
                    <w:noProof/>
                    <w:webHidden/>
                  </w:rPr>
                  <w:fldChar w:fldCharType="separate"/>
                </w:r>
                <w:r w:rsidR="006B6376">
                  <w:rPr>
                    <w:noProof/>
                    <w:webHidden/>
                  </w:rPr>
                  <w:t>165</w:t>
                </w:r>
                <w:r w:rsidR="006B6376">
                  <w:rPr>
                    <w:noProof/>
                    <w:webHidden/>
                  </w:rPr>
                  <w:fldChar w:fldCharType="end"/>
                </w:r>
                <w:r>
                  <w:rPr>
                    <w:noProof/>
                  </w:rPr>
                  <w:fldChar w:fldCharType="end"/>
                </w:r>
              </w:ins>
            </w:p>
            <w:p w14:paraId="3457E46B" w14:textId="5368BE72" w:rsidR="006B6376" w:rsidRDefault="00DC5717">
              <w:pPr>
                <w:pStyle w:val="TDC1"/>
                <w:rPr>
                  <w:ins w:id="434" w:author="Edu Fisica" w:date="2026-05-16T07:13:00Z"/>
                  <w:rFonts w:asciiTheme="minorHAnsi" w:eastAsiaTheme="minorEastAsia" w:hAnsiTheme="minorHAnsi" w:cstheme="minorBidi"/>
                  <w:noProof/>
                  <w:sz w:val="22"/>
                  <w:lang w:val="es-CO"/>
                </w:rPr>
              </w:pPr>
              <w:ins w:id="435" w:author="Edu Fisica" w:date="2026-05-16T07:13:00Z">
                <w:r>
                  <w:fldChar w:fldCharType="begin"/>
                </w:r>
                <w:r>
                  <w:instrText xml:space="preserve"> HYPERLINK \l "_Toc229133572" </w:instrText>
                </w:r>
                <w:r>
                  <w:fldChar w:fldCharType="separate"/>
                </w:r>
                <w:r w:rsidR="006B6376" w:rsidRPr="001D081E">
                  <w:rPr>
                    <w:rStyle w:val="Hipervnculo"/>
                    <w:noProof/>
                  </w:rPr>
                  <w:t>Anexos</w:t>
                </w:r>
                <w:r w:rsidR="006B6376">
                  <w:rPr>
                    <w:noProof/>
                    <w:webHidden/>
                  </w:rPr>
                  <w:tab/>
                </w:r>
                <w:r w:rsidR="006B6376">
                  <w:rPr>
                    <w:noProof/>
                    <w:webHidden/>
                  </w:rPr>
                  <w:fldChar w:fldCharType="begin"/>
                </w:r>
                <w:r w:rsidR="006B6376">
                  <w:rPr>
                    <w:noProof/>
                    <w:webHidden/>
                  </w:rPr>
                  <w:instrText xml:space="preserve"> PAGEREF _Toc229133572 \h </w:instrText>
                </w:r>
                <w:r w:rsidR="006B6376">
                  <w:rPr>
                    <w:noProof/>
                    <w:webHidden/>
                  </w:rPr>
                </w:r>
                <w:r w:rsidR="006B6376">
                  <w:rPr>
                    <w:noProof/>
                    <w:webHidden/>
                  </w:rPr>
                  <w:fldChar w:fldCharType="separate"/>
                </w:r>
                <w:r w:rsidR="006B6376">
                  <w:rPr>
                    <w:noProof/>
                    <w:webHidden/>
                  </w:rPr>
                  <w:t>172</w:t>
                </w:r>
                <w:r w:rsidR="006B6376">
                  <w:rPr>
                    <w:noProof/>
                    <w:webHidden/>
                  </w:rPr>
                  <w:fldChar w:fldCharType="end"/>
                </w:r>
                <w:r>
                  <w:rPr>
                    <w:noProof/>
                  </w:rPr>
                  <w:fldChar w:fldCharType="end"/>
                </w:r>
              </w:ins>
            </w:p>
            <w:p w14:paraId="14BBEAD4" w14:textId="03435091" w:rsidR="009A3078" w:rsidRPr="00FF4F12" w:rsidRDefault="00342CBF" w:rsidP="00225555">
              <w:pPr>
                <w:rPr>
                  <w:rFonts w:cs="Times New Roman"/>
                  <w:szCs w:val="24"/>
                </w:rPr>
              </w:pPr>
              <w:r w:rsidRPr="00FF4F12">
                <w:rPr>
                  <w:rFonts w:cs="Times New Roman"/>
                  <w:szCs w:val="24"/>
                </w:rPr>
                <w:fldChar w:fldCharType="end"/>
              </w:r>
            </w:p>
            <w:customXmlDelRangeStart w:id="436" w:author="Edu Fisica" w:date="2026-05-16T07:13:00Z"/>
          </w:sdtContent>
        </w:sdt>
        <w:customXmlDelRangeEnd w:id="436"/>
        <w:customXmlInsRangeStart w:id="437" w:author="Edu Fisica" w:date="2026-05-16T07:13:00Z"/>
      </w:sdtContent>
    </w:sdt>
    <w:customXmlInsRangeEnd w:id="437"/>
    <w:p w14:paraId="4E769DDB" w14:textId="23E7326E" w:rsidR="0011527A" w:rsidRPr="00FF4F12" w:rsidRDefault="0011527A" w:rsidP="008E1B00">
      <w:pPr>
        <w:pBdr>
          <w:top w:val="nil"/>
          <w:left w:val="nil"/>
          <w:bottom w:val="nil"/>
          <w:right w:val="nil"/>
          <w:between w:val="nil"/>
        </w:pBdr>
        <w:rPr>
          <w:rFonts w:eastAsia="Times New Roman" w:cs="Times New Roman"/>
          <w:b/>
          <w:szCs w:val="24"/>
        </w:rPr>
      </w:pPr>
      <w:r w:rsidRPr="00FF4F12">
        <w:rPr>
          <w:rFonts w:eastAsia="Times New Roman" w:cs="Times New Roman"/>
          <w:b/>
          <w:szCs w:val="24"/>
        </w:rPr>
        <w:br w:type="page"/>
      </w:r>
    </w:p>
    <w:p w14:paraId="77865DA1" w14:textId="41D1A002" w:rsidR="008E1B00" w:rsidRPr="00FF4F12" w:rsidRDefault="002E1F24" w:rsidP="00431999">
      <w:pPr>
        <w:pBdr>
          <w:top w:val="nil"/>
          <w:left w:val="nil"/>
          <w:bottom w:val="nil"/>
          <w:right w:val="nil"/>
          <w:between w:val="nil"/>
        </w:pBdr>
        <w:ind w:left="-709"/>
        <w:jc w:val="center"/>
        <w:rPr>
          <w:rFonts w:eastAsia="Times New Roman" w:cs="Times New Roman"/>
          <w:b/>
          <w:szCs w:val="24"/>
        </w:rPr>
      </w:pPr>
      <w:r w:rsidRPr="00FF4F12">
        <w:rPr>
          <w:rFonts w:eastAsia="Times New Roman" w:cs="Times New Roman"/>
          <w:b/>
          <w:szCs w:val="24"/>
        </w:rPr>
        <w:t>F</w:t>
      </w:r>
      <w:r w:rsidR="0011527A" w:rsidRPr="00FF4F12">
        <w:rPr>
          <w:rFonts w:eastAsia="Times New Roman" w:cs="Times New Roman"/>
          <w:b/>
          <w:szCs w:val="24"/>
        </w:rPr>
        <w:t>iguras</w:t>
      </w:r>
    </w:p>
    <w:p w14:paraId="48766A25" w14:textId="77777777" w:rsidR="00C27E2F" w:rsidRDefault="00C27E2F">
      <w:pPr>
        <w:pStyle w:val="Tabladeilustraciones"/>
        <w:tabs>
          <w:tab w:val="right" w:leader="dot" w:pos="9350"/>
        </w:tabs>
        <w:rPr>
          <w:del w:id="438" w:author="Edu Fisica" w:date="2026-05-16T07:13:00Z"/>
          <w:rFonts w:asciiTheme="minorHAnsi" w:eastAsiaTheme="minorEastAsia" w:hAnsiTheme="minorHAnsi" w:cstheme="minorBidi"/>
          <w:noProof/>
          <w:sz w:val="22"/>
          <w:lang w:val="es-CO"/>
        </w:rPr>
      </w:pPr>
      <w:r>
        <w:rPr>
          <w:rFonts w:eastAsia="Times New Roman" w:cs="Times New Roman"/>
          <w:bCs/>
          <w:szCs w:val="24"/>
        </w:rPr>
        <w:fldChar w:fldCharType="begin"/>
      </w:r>
      <w:r>
        <w:rPr>
          <w:rFonts w:eastAsia="Times New Roman" w:cs="Times New Roman"/>
          <w:bCs/>
          <w:szCs w:val="24"/>
        </w:rPr>
        <w:instrText xml:space="preserve"> TOC \h \z \c "Figura " </w:instrText>
      </w:r>
      <w:r>
        <w:rPr>
          <w:rFonts w:eastAsia="Times New Roman" w:cs="Times New Roman"/>
          <w:bCs/>
          <w:szCs w:val="24"/>
        </w:rPr>
        <w:fldChar w:fldCharType="separate"/>
      </w:r>
      <w:del w:id="439" w:author="Edu Fisica" w:date="2026-05-16T07:13:00Z">
        <w:r w:rsidR="00DC5717">
          <w:fldChar w:fldCharType="begin"/>
        </w:r>
        <w:r w:rsidR="00DC5717">
          <w:delInstrText xml:space="preserve"> HYPERLINK "file:///C:\\Tania\\Maestria\\PROYECTO%20EDUCAR%20PARA%20LA%20PAZ%20Y%20SANA%20CONVIVENCIA\\Instrumentos%20de%20recolección\\Instrumentos%20de%20recoleccion%20aplicables\\POR%20SEPARADO\\documento%20final\\10.%20EDUCA.DOC" \l "_Toc227692920" </w:delInstrText>
        </w:r>
        <w:r w:rsidR="00DC5717">
          <w:fldChar w:fldCharType="separate"/>
        </w:r>
        <w:r w:rsidRPr="0017068B">
          <w:rPr>
            <w:rStyle w:val="Hipervnculo"/>
            <w:noProof/>
          </w:rPr>
          <w:delText>Figura  1 Estudiantes del grado 6-1</w:delText>
        </w:r>
        <w:r>
          <w:rPr>
            <w:noProof/>
            <w:webHidden/>
          </w:rPr>
          <w:tab/>
        </w:r>
        <w:r>
          <w:rPr>
            <w:noProof/>
            <w:webHidden/>
          </w:rPr>
          <w:fldChar w:fldCharType="begin"/>
        </w:r>
        <w:r>
          <w:rPr>
            <w:noProof/>
            <w:webHidden/>
          </w:rPr>
          <w:delInstrText xml:space="preserve"> PAGEREF _Toc227692920 \h </w:delInstrText>
        </w:r>
        <w:r>
          <w:rPr>
            <w:noProof/>
            <w:webHidden/>
          </w:rPr>
        </w:r>
        <w:r>
          <w:rPr>
            <w:noProof/>
            <w:webHidden/>
          </w:rPr>
          <w:fldChar w:fldCharType="separate"/>
        </w:r>
        <w:r>
          <w:rPr>
            <w:noProof/>
            <w:webHidden/>
          </w:rPr>
          <w:delText>38</w:delText>
        </w:r>
        <w:r>
          <w:rPr>
            <w:noProof/>
            <w:webHidden/>
          </w:rPr>
          <w:fldChar w:fldCharType="end"/>
        </w:r>
        <w:r w:rsidR="00DC5717">
          <w:rPr>
            <w:noProof/>
          </w:rPr>
          <w:fldChar w:fldCharType="end"/>
        </w:r>
      </w:del>
    </w:p>
    <w:p w14:paraId="01D2F260" w14:textId="77777777" w:rsidR="00C27E2F" w:rsidRDefault="00DC5717">
      <w:pPr>
        <w:pStyle w:val="Tabladeilustraciones"/>
        <w:tabs>
          <w:tab w:val="right" w:leader="dot" w:pos="9350"/>
        </w:tabs>
        <w:rPr>
          <w:del w:id="440" w:author="Edu Fisica" w:date="2026-05-16T07:13:00Z"/>
          <w:rFonts w:asciiTheme="minorHAnsi" w:eastAsiaTheme="minorEastAsia" w:hAnsiTheme="minorHAnsi" w:cstheme="minorBidi"/>
          <w:noProof/>
          <w:sz w:val="22"/>
          <w:lang w:val="es-CO"/>
        </w:rPr>
      </w:pPr>
      <w:del w:id="441" w:author="Edu Fisica" w:date="2026-05-16T07:13:00Z">
        <w:r>
          <w:fldChar w:fldCharType="begin"/>
        </w:r>
        <w:r>
          <w:delInstrText xml:space="preserve"> HYPERLINK "file:///C:\\Tania\\Maestria\\PROYECTO%20EDUCAR%20PARA%20LA%20PAZ%20Y%20SANA%20CONVIVENCIA\\Instrumentos%20de%20recolección\\Instrumentos%20de%20recoleccion%20aplicables\\POR%20SEPARADO\\documento%20final\\10.%20EDUCA.DOC" \l "_Toc227692921" </w:delInstrText>
        </w:r>
        <w:r>
          <w:fldChar w:fldCharType="separate"/>
        </w:r>
        <w:r w:rsidR="00C27E2F" w:rsidRPr="0017068B">
          <w:rPr>
            <w:rStyle w:val="Hipervnculo"/>
            <w:noProof/>
          </w:rPr>
          <w:delText>Figura  2 Los seis pétalos de la educación para la paz</w:delText>
        </w:r>
        <w:r w:rsidR="00C27E2F">
          <w:rPr>
            <w:noProof/>
            <w:webHidden/>
          </w:rPr>
          <w:tab/>
        </w:r>
        <w:r w:rsidR="00C27E2F">
          <w:rPr>
            <w:noProof/>
            <w:webHidden/>
          </w:rPr>
          <w:fldChar w:fldCharType="begin"/>
        </w:r>
        <w:r w:rsidR="00C27E2F">
          <w:rPr>
            <w:noProof/>
            <w:webHidden/>
          </w:rPr>
          <w:delInstrText xml:space="preserve"> PAGEREF _Toc227692921 \h </w:delInstrText>
        </w:r>
        <w:r w:rsidR="00C27E2F">
          <w:rPr>
            <w:noProof/>
            <w:webHidden/>
          </w:rPr>
        </w:r>
        <w:r w:rsidR="00C27E2F">
          <w:rPr>
            <w:noProof/>
            <w:webHidden/>
          </w:rPr>
          <w:fldChar w:fldCharType="separate"/>
        </w:r>
        <w:r w:rsidR="00C27E2F">
          <w:rPr>
            <w:noProof/>
            <w:webHidden/>
          </w:rPr>
          <w:delText>59</w:delText>
        </w:r>
        <w:r w:rsidR="00C27E2F">
          <w:rPr>
            <w:noProof/>
            <w:webHidden/>
          </w:rPr>
          <w:fldChar w:fldCharType="end"/>
        </w:r>
        <w:r>
          <w:rPr>
            <w:noProof/>
          </w:rPr>
          <w:fldChar w:fldCharType="end"/>
        </w:r>
      </w:del>
    </w:p>
    <w:p w14:paraId="14A90AB2" w14:textId="77777777" w:rsidR="00C27E2F" w:rsidRDefault="00DC5717">
      <w:pPr>
        <w:pStyle w:val="Tabladeilustraciones"/>
        <w:tabs>
          <w:tab w:val="right" w:leader="dot" w:pos="9350"/>
        </w:tabs>
        <w:rPr>
          <w:del w:id="442" w:author="Edu Fisica" w:date="2026-05-16T07:13:00Z"/>
          <w:rFonts w:asciiTheme="minorHAnsi" w:eastAsiaTheme="minorEastAsia" w:hAnsiTheme="minorHAnsi" w:cstheme="minorBidi"/>
          <w:noProof/>
          <w:sz w:val="22"/>
          <w:lang w:val="es-CO"/>
        </w:rPr>
      </w:pPr>
      <w:del w:id="443" w:author="Edu Fisica" w:date="2026-05-16T07:13:00Z">
        <w:r>
          <w:fldChar w:fldCharType="begin"/>
        </w:r>
        <w:r>
          <w:delInstrText xml:space="preserve"> HYPERLINK \l "_Toc227692922" </w:delInstrText>
        </w:r>
        <w:r>
          <w:fldChar w:fldCharType="separate"/>
        </w:r>
        <w:r w:rsidR="00C27E2F" w:rsidRPr="0017068B">
          <w:rPr>
            <w:rStyle w:val="Hipervnculo"/>
            <w:rFonts w:cs="Times New Roman"/>
            <w:noProof/>
          </w:rPr>
          <w:delText>Figura  3 El triángulo de la violencia</w:delText>
        </w:r>
        <w:r w:rsidR="00C27E2F">
          <w:rPr>
            <w:noProof/>
            <w:webHidden/>
          </w:rPr>
          <w:tab/>
        </w:r>
        <w:r w:rsidR="00C27E2F">
          <w:rPr>
            <w:noProof/>
            <w:webHidden/>
          </w:rPr>
          <w:fldChar w:fldCharType="begin"/>
        </w:r>
        <w:r w:rsidR="00C27E2F">
          <w:rPr>
            <w:noProof/>
            <w:webHidden/>
          </w:rPr>
          <w:delInstrText xml:space="preserve"> PAGEREF _Toc227692922 \h </w:delInstrText>
        </w:r>
        <w:r w:rsidR="00C27E2F">
          <w:rPr>
            <w:noProof/>
            <w:webHidden/>
          </w:rPr>
        </w:r>
        <w:r w:rsidR="00C27E2F">
          <w:rPr>
            <w:noProof/>
            <w:webHidden/>
          </w:rPr>
          <w:fldChar w:fldCharType="separate"/>
        </w:r>
        <w:r w:rsidR="00C27E2F">
          <w:rPr>
            <w:noProof/>
            <w:webHidden/>
          </w:rPr>
          <w:delText>70</w:delText>
        </w:r>
        <w:r w:rsidR="00C27E2F">
          <w:rPr>
            <w:noProof/>
            <w:webHidden/>
          </w:rPr>
          <w:fldChar w:fldCharType="end"/>
        </w:r>
        <w:r>
          <w:rPr>
            <w:noProof/>
          </w:rPr>
          <w:fldChar w:fldCharType="end"/>
        </w:r>
      </w:del>
    </w:p>
    <w:p w14:paraId="340BFC86" w14:textId="77777777" w:rsidR="00C27E2F" w:rsidRDefault="00DC5717">
      <w:pPr>
        <w:pStyle w:val="Tabladeilustraciones"/>
        <w:tabs>
          <w:tab w:val="right" w:leader="dot" w:pos="9350"/>
        </w:tabs>
        <w:rPr>
          <w:del w:id="444" w:author="Edu Fisica" w:date="2026-05-16T07:13:00Z"/>
          <w:rFonts w:asciiTheme="minorHAnsi" w:eastAsiaTheme="minorEastAsia" w:hAnsiTheme="minorHAnsi" w:cstheme="minorBidi"/>
          <w:noProof/>
          <w:sz w:val="22"/>
          <w:lang w:val="es-CO"/>
        </w:rPr>
      </w:pPr>
      <w:del w:id="445" w:author="Edu Fisica" w:date="2026-05-16T07:13:00Z">
        <w:r>
          <w:fldChar w:fldCharType="begin"/>
        </w:r>
        <w:r>
          <w:delInstrText xml:space="preserve"> HYPERLINK "file:///C:\\Tania\\Maestria\\PROYECTO%20EDUCAR%20PARA%20LA%20PAZ%20Y%20SANA%20CONVIVENCIA\\Instrumentos%20de%20recolección\\Instrumentos%20de%20recoleccion%20aplicables\\POR%20SEPARADO\\documento%20final\\10.%20EDUCA.DOC" \l "_Toc227692923" </w:delInstrText>
        </w:r>
        <w:r>
          <w:fldChar w:fldCharType="separate"/>
        </w:r>
        <w:r w:rsidR="00C27E2F" w:rsidRPr="0017068B">
          <w:rPr>
            <w:rStyle w:val="Hipervnculo"/>
            <w:noProof/>
          </w:rPr>
          <w:delText>Figura  4  Observador del estudiante - Grado 6-1</w:delText>
        </w:r>
        <w:r w:rsidR="00C27E2F">
          <w:rPr>
            <w:noProof/>
            <w:webHidden/>
          </w:rPr>
          <w:tab/>
        </w:r>
        <w:r w:rsidR="00C27E2F">
          <w:rPr>
            <w:noProof/>
            <w:webHidden/>
          </w:rPr>
          <w:fldChar w:fldCharType="begin"/>
        </w:r>
        <w:r w:rsidR="00C27E2F">
          <w:rPr>
            <w:noProof/>
            <w:webHidden/>
          </w:rPr>
          <w:delInstrText xml:space="preserve"> PAGEREF _Toc227692923 \h </w:delInstrText>
        </w:r>
        <w:r w:rsidR="00C27E2F">
          <w:rPr>
            <w:noProof/>
            <w:webHidden/>
          </w:rPr>
        </w:r>
        <w:r w:rsidR="00C27E2F">
          <w:rPr>
            <w:noProof/>
            <w:webHidden/>
          </w:rPr>
          <w:fldChar w:fldCharType="separate"/>
        </w:r>
        <w:r w:rsidR="00C27E2F">
          <w:rPr>
            <w:noProof/>
            <w:webHidden/>
          </w:rPr>
          <w:delText>92</w:delText>
        </w:r>
        <w:r w:rsidR="00C27E2F">
          <w:rPr>
            <w:noProof/>
            <w:webHidden/>
          </w:rPr>
          <w:fldChar w:fldCharType="end"/>
        </w:r>
        <w:r>
          <w:rPr>
            <w:noProof/>
          </w:rPr>
          <w:fldChar w:fldCharType="end"/>
        </w:r>
      </w:del>
    </w:p>
    <w:p w14:paraId="4AE37174" w14:textId="77777777" w:rsidR="00C27E2F" w:rsidRDefault="00DC5717">
      <w:pPr>
        <w:pStyle w:val="Tabladeilustraciones"/>
        <w:tabs>
          <w:tab w:val="right" w:leader="dot" w:pos="9350"/>
        </w:tabs>
        <w:rPr>
          <w:del w:id="446" w:author="Edu Fisica" w:date="2026-05-16T07:13:00Z"/>
          <w:rFonts w:asciiTheme="minorHAnsi" w:eastAsiaTheme="minorEastAsia" w:hAnsiTheme="minorHAnsi" w:cstheme="minorBidi"/>
          <w:noProof/>
          <w:sz w:val="22"/>
          <w:lang w:val="es-CO"/>
        </w:rPr>
      </w:pPr>
      <w:del w:id="447" w:author="Edu Fisica" w:date="2026-05-16T07:13:00Z">
        <w:r>
          <w:fldChar w:fldCharType="begin"/>
        </w:r>
        <w:r>
          <w:delInstrText xml:space="preserve"> HYPERLINK "file:///C:\\Tania\\Maestria\\PROYECTO%20EDUCAR%20PARA%20LA%20PAZ%20Y%20SANA%20CONVIVENCIA\\Instrumentos%20de%20recolección\\Instrumentos%20de%20recoleccion%20aplicables\\POR%20SEPARADO\\documento%20final\\10.%20EDUCA.DOC" \l "_Toc227692924" </w:delInstrText>
        </w:r>
        <w:r>
          <w:fldChar w:fldCharType="separate"/>
        </w:r>
        <w:r w:rsidR="00C27E2F" w:rsidRPr="0017068B">
          <w:rPr>
            <w:rStyle w:val="Hipervnculo"/>
            <w:noProof/>
          </w:rPr>
          <w:delText>Figura  5 Registro fotográfico carpeta gestores de paz - Grado 6-1</w:delText>
        </w:r>
        <w:r w:rsidR="00C27E2F">
          <w:rPr>
            <w:noProof/>
            <w:webHidden/>
          </w:rPr>
          <w:tab/>
        </w:r>
        <w:r w:rsidR="00C27E2F">
          <w:rPr>
            <w:noProof/>
            <w:webHidden/>
          </w:rPr>
          <w:fldChar w:fldCharType="begin"/>
        </w:r>
        <w:r w:rsidR="00C27E2F">
          <w:rPr>
            <w:noProof/>
            <w:webHidden/>
          </w:rPr>
          <w:delInstrText xml:space="preserve"> PAGEREF _Toc227692924 \h </w:delInstrText>
        </w:r>
        <w:r w:rsidR="00C27E2F">
          <w:rPr>
            <w:noProof/>
            <w:webHidden/>
          </w:rPr>
        </w:r>
        <w:r w:rsidR="00C27E2F">
          <w:rPr>
            <w:noProof/>
            <w:webHidden/>
          </w:rPr>
          <w:fldChar w:fldCharType="separate"/>
        </w:r>
        <w:r w:rsidR="00C27E2F">
          <w:rPr>
            <w:noProof/>
            <w:webHidden/>
          </w:rPr>
          <w:delText>98</w:delText>
        </w:r>
        <w:r w:rsidR="00C27E2F">
          <w:rPr>
            <w:noProof/>
            <w:webHidden/>
          </w:rPr>
          <w:fldChar w:fldCharType="end"/>
        </w:r>
        <w:r>
          <w:rPr>
            <w:noProof/>
          </w:rPr>
          <w:fldChar w:fldCharType="end"/>
        </w:r>
      </w:del>
    </w:p>
    <w:p w14:paraId="128441A4" w14:textId="77777777" w:rsidR="00C27E2F" w:rsidRDefault="00DC5717">
      <w:pPr>
        <w:pStyle w:val="Tabladeilustraciones"/>
        <w:tabs>
          <w:tab w:val="right" w:leader="dot" w:pos="9350"/>
        </w:tabs>
        <w:rPr>
          <w:del w:id="448" w:author="Edu Fisica" w:date="2026-05-16T07:13:00Z"/>
          <w:rFonts w:asciiTheme="minorHAnsi" w:eastAsiaTheme="minorEastAsia" w:hAnsiTheme="minorHAnsi" w:cstheme="minorBidi"/>
          <w:noProof/>
          <w:sz w:val="22"/>
          <w:lang w:val="es-CO"/>
        </w:rPr>
      </w:pPr>
      <w:del w:id="449" w:author="Edu Fisica" w:date="2026-05-16T07:13:00Z">
        <w:r>
          <w:fldChar w:fldCharType="begin"/>
        </w:r>
        <w:r>
          <w:delInstrText xml:space="preserve"> HYPERLINK \l "_Toc227692925" </w:delInstrText>
        </w:r>
        <w:r>
          <w:fldChar w:fldCharType="separate"/>
        </w:r>
        <w:r w:rsidR="00C27E2F" w:rsidRPr="0017068B">
          <w:rPr>
            <w:rStyle w:val="Hipervnculo"/>
            <w:rFonts w:cs="Times New Roman"/>
            <w:noProof/>
          </w:rPr>
          <w:delText>Figura  6 Trabajo Colaborativo - Grado 6-1</w:delText>
        </w:r>
        <w:r w:rsidR="00C27E2F">
          <w:rPr>
            <w:noProof/>
            <w:webHidden/>
          </w:rPr>
          <w:tab/>
        </w:r>
        <w:r w:rsidR="00C27E2F">
          <w:rPr>
            <w:noProof/>
            <w:webHidden/>
          </w:rPr>
          <w:fldChar w:fldCharType="begin"/>
        </w:r>
        <w:r w:rsidR="00C27E2F">
          <w:rPr>
            <w:noProof/>
            <w:webHidden/>
          </w:rPr>
          <w:delInstrText xml:space="preserve"> PAGEREF _Toc227692925 \h </w:delInstrText>
        </w:r>
        <w:r w:rsidR="00C27E2F">
          <w:rPr>
            <w:noProof/>
            <w:webHidden/>
          </w:rPr>
        </w:r>
        <w:r w:rsidR="00C27E2F">
          <w:rPr>
            <w:noProof/>
            <w:webHidden/>
          </w:rPr>
          <w:fldChar w:fldCharType="separate"/>
        </w:r>
        <w:r w:rsidR="00C27E2F">
          <w:rPr>
            <w:noProof/>
            <w:webHidden/>
          </w:rPr>
          <w:delText>103</w:delText>
        </w:r>
        <w:r w:rsidR="00C27E2F">
          <w:rPr>
            <w:noProof/>
            <w:webHidden/>
          </w:rPr>
          <w:fldChar w:fldCharType="end"/>
        </w:r>
        <w:r>
          <w:rPr>
            <w:noProof/>
          </w:rPr>
          <w:fldChar w:fldCharType="end"/>
        </w:r>
      </w:del>
    </w:p>
    <w:p w14:paraId="76D6E387" w14:textId="77777777" w:rsidR="00C27E2F" w:rsidRDefault="00DC5717">
      <w:pPr>
        <w:pStyle w:val="Tabladeilustraciones"/>
        <w:tabs>
          <w:tab w:val="right" w:leader="dot" w:pos="9350"/>
        </w:tabs>
        <w:rPr>
          <w:del w:id="450" w:author="Edu Fisica" w:date="2026-05-16T07:13:00Z"/>
          <w:rFonts w:asciiTheme="minorHAnsi" w:eastAsiaTheme="minorEastAsia" w:hAnsiTheme="minorHAnsi" w:cstheme="minorBidi"/>
          <w:noProof/>
          <w:sz w:val="22"/>
          <w:lang w:val="es-CO"/>
        </w:rPr>
      </w:pPr>
      <w:del w:id="451" w:author="Edu Fisica" w:date="2026-05-16T07:13:00Z">
        <w:r>
          <w:fldChar w:fldCharType="begin"/>
        </w:r>
        <w:r>
          <w:delInstrText xml:space="preserve"> HYPERLINK \l "_Toc227692926" </w:delInstrText>
        </w:r>
        <w:r>
          <w:fldChar w:fldCharType="separate"/>
        </w:r>
        <w:r w:rsidR="00C27E2F" w:rsidRPr="0017068B">
          <w:rPr>
            <w:rStyle w:val="Hipervnculo"/>
            <w:rFonts w:cs="Times New Roman"/>
            <w:noProof/>
          </w:rPr>
          <w:delText>Figura  7 Plegable derechos, deberes y tipos de faltas de convivencia</w:delText>
        </w:r>
        <w:r w:rsidR="00C27E2F">
          <w:rPr>
            <w:noProof/>
            <w:webHidden/>
          </w:rPr>
          <w:tab/>
        </w:r>
        <w:r w:rsidR="00C27E2F">
          <w:rPr>
            <w:noProof/>
            <w:webHidden/>
          </w:rPr>
          <w:fldChar w:fldCharType="begin"/>
        </w:r>
        <w:r w:rsidR="00C27E2F">
          <w:rPr>
            <w:noProof/>
            <w:webHidden/>
          </w:rPr>
          <w:delInstrText xml:space="preserve"> PAGEREF _Toc227692926 \h </w:delInstrText>
        </w:r>
        <w:r w:rsidR="00C27E2F">
          <w:rPr>
            <w:noProof/>
            <w:webHidden/>
          </w:rPr>
        </w:r>
        <w:r w:rsidR="00C27E2F">
          <w:rPr>
            <w:noProof/>
            <w:webHidden/>
          </w:rPr>
          <w:fldChar w:fldCharType="separate"/>
        </w:r>
        <w:r w:rsidR="00C27E2F">
          <w:rPr>
            <w:noProof/>
            <w:webHidden/>
          </w:rPr>
          <w:delText>106</w:delText>
        </w:r>
        <w:r w:rsidR="00C27E2F">
          <w:rPr>
            <w:noProof/>
            <w:webHidden/>
          </w:rPr>
          <w:fldChar w:fldCharType="end"/>
        </w:r>
        <w:r>
          <w:rPr>
            <w:noProof/>
          </w:rPr>
          <w:fldChar w:fldCharType="end"/>
        </w:r>
      </w:del>
    </w:p>
    <w:p w14:paraId="2CE39FAA" w14:textId="77777777" w:rsidR="00C27E2F" w:rsidRDefault="00DC5717">
      <w:pPr>
        <w:pStyle w:val="Tabladeilustraciones"/>
        <w:tabs>
          <w:tab w:val="right" w:leader="dot" w:pos="9350"/>
        </w:tabs>
        <w:rPr>
          <w:del w:id="452" w:author="Edu Fisica" w:date="2026-05-16T07:13:00Z"/>
          <w:rFonts w:asciiTheme="minorHAnsi" w:eastAsiaTheme="minorEastAsia" w:hAnsiTheme="minorHAnsi" w:cstheme="minorBidi"/>
          <w:noProof/>
          <w:sz w:val="22"/>
          <w:lang w:val="es-CO"/>
        </w:rPr>
      </w:pPr>
      <w:del w:id="453" w:author="Edu Fisica" w:date="2026-05-16T07:13:00Z">
        <w:r>
          <w:fldChar w:fldCharType="begin"/>
        </w:r>
        <w:r>
          <w:delInstrText xml:space="preserve"> HYPERLINK \l "_Toc227692927" </w:delInstrText>
        </w:r>
        <w:r>
          <w:fldChar w:fldCharType="separate"/>
        </w:r>
        <w:r w:rsidR="00C27E2F" w:rsidRPr="0017068B">
          <w:rPr>
            <w:rStyle w:val="Hipervnculo"/>
            <w:rFonts w:cs="Times New Roman"/>
            <w:noProof/>
          </w:rPr>
          <w:delText>Figura  8 Mapa conceptual - Evolución histórica de las normas en la sociedad</w:delText>
        </w:r>
        <w:r w:rsidR="00C27E2F">
          <w:rPr>
            <w:noProof/>
            <w:webHidden/>
          </w:rPr>
          <w:tab/>
        </w:r>
        <w:r w:rsidR="00C27E2F">
          <w:rPr>
            <w:noProof/>
            <w:webHidden/>
          </w:rPr>
          <w:fldChar w:fldCharType="begin"/>
        </w:r>
        <w:r w:rsidR="00C27E2F">
          <w:rPr>
            <w:noProof/>
            <w:webHidden/>
          </w:rPr>
          <w:delInstrText xml:space="preserve"> PAGEREF _Toc227692927 \h </w:delInstrText>
        </w:r>
        <w:r w:rsidR="00C27E2F">
          <w:rPr>
            <w:noProof/>
            <w:webHidden/>
          </w:rPr>
        </w:r>
        <w:r w:rsidR="00C27E2F">
          <w:rPr>
            <w:noProof/>
            <w:webHidden/>
          </w:rPr>
          <w:fldChar w:fldCharType="separate"/>
        </w:r>
        <w:r w:rsidR="00C27E2F">
          <w:rPr>
            <w:noProof/>
            <w:webHidden/>
          </w:rPr>
          <w:delText>108</w:delText>
        </w:r>
        <w:r w:rsidR="00C27E2F">
          <w:rPr>
            <w:noProof/>
            <w:webHidden/>
          </w:rPr>
          <w:fldChar w:fldCharType="end"/>
        </w:r>
        <w:r>
          <w:rPr>
            <w:noProof/>
          </w:rPr>
          <w:fldChar w:fldCharType="end"/>
        </w:r>
      </w:del>
    </w:p>
    <w:p w14:paraId="33710CB5" w14:textId="77777777" w:rsidR="00C27E2F" w:rsidRDefault="00DC5717">
      <w:pPr>
        <w:pStyle w:val="Tabladeilustraciones"/>
        <w:tabs>
          <w:tab w:val="right" w:leader="dot" w:pos="9350"/>
        </w:tabs>
        <w:rPr>
          <w:del w:id="454" w:author="Edu Fisica" w:date="2026-05-16T07:13:00Z"/>
          <w:rFonts w:asciiTheme="minorHAnsi" w:eastAsiaTheme="minorEastAsia" w:hAnsiTheme="minorHAnsi" w:cstheme="minorBidi"/>
          <w:noProof/>
          <w:sz w:val="22"/>
          <w:lang w:val="es-CO"/>
        </w:rPr>
      </w:pPr>
      <w:del w:id="455" w:author="Edu Fisica" w:date="2026-05-16T07:13:00Z">
        <w:r>
          <w:fldChar w:fldCharType="begin"/>
        </w:r>
        <w:r>
          <w:delInstrText xml:space="preserve"> HYPERLINK \l "_Toc227692928" </w:delInstrText>
        </w:r>
        <w:r>
          <w:fldChar w:fldCharType="separate"/>
        </w:r>
        <w:r w:rsidR="00C27E2F" w:rsidRPr="0017068B">
          <w:rPr>
            <w:rStyle w:val="Hipervnculo"/>
            <w:rFonts w:cs="Times New Roman"/>
            <w:noProof/>
          </w:rPr>
          <w:delText>Figura  9 Taller "Infancia con derechos: conociendo la Ley"</w:delText>
        </w:r>
        <w:r w:rsidR="00C27E2F">
          <w:rPr>
            <w:noProof/>
            <w:webHidden/>
          </w:rPr>
          <w:tab/>
        </w:r>
        <w:r w:rsidR="00C27E2F">
          <w:rPr>
            <w:noProof/>
            <w:webHidden/>
          </w:rPr>
          <w:fldChar w:fldCharType="begin"/>
        </w:r>
        <w:r w:rsidR="00C27E2F">
          <w:rPr>
            <w:noProof/>
            <w:webHidden/>
          </w:rPr>
          <w:delInstrText xml:space="preserve"> PAGEREF _Toc227692928 \h </w:delInstrText>
        </w:r>
        <w:r w:rsidR="00C27E2F">
          <w:rPr>
            <w:noProof/>
            <w:webHidden/>
          </w:rPr>
        </w:r>
        <w:r w:rsidR="00C27E2F">
          <w:rPr>
            <w:noProof/>
            <w:webHidden/>
          </w:rPr>
          <w:fldChar w:fldCharType="separate"/>
        </w:r>
        <w:r w:rsidR="00C27E2F">
          <w:rPr>
            <w:noProof/>
            <w:webHidden/>
          </w:rPr>
          <w:delText>111</w:delText>
        </w:r>
        <w:r w:rsidR="00C27E2F">
          <w:rPr>
            <w:noProof/>
            <w:webHidden/>
          </w:rPr>
          <w:fldChar w:fldCharType="end"/>
        </w:r>
        <w:r>
          <w:rPr>
            <w:noProof/>
          </w:rPr>
          <w:fldChar w:fldCharType="end"/>
        </w:r>
      </w:del>
    </w:p>
    <w:p w14:paraId="13014E54" w14:textId="77777777" w:rsidR="00C27E2F" w:rsidRDefault="00DC5717">
      <w:pPr>
        <w:pStyle w:val="Tabladeilustraciones"/>
        <w:tabs>
          <w:tab w:val="right" w:leader="dot" w:pos="9350"/>
        </w:tabs>
        <w:rPr>
          <w:del w:id="456" w:author="Edu Fisica" w:date="2026-05-16T07:13:00Z"/>
          <w:rFonts w:asciiTheme="minorHAnsi" w:eastAsiaTheme="minorEastAsia" w:hAnsiTheme="minorHAnsi" w:cstheme="minorBidi"/>
          <w:noProof/>
          <w:sz w:val="22"/>
          <w:lang w:val="es-CO"/>
        </w:rPr>
      </w:pPr>
      <w:del w:id="457" w:author="Edu Fisica" w:date="2026-05-16T07:13:00Z">
        <w:r>
          <w:fldChar w:fldCharType="begin"/>
        </w:r>
        <w:r>
          <w:delInstrText xml:space="preserve"> HYPERLINK \l "_Toc227692929" </w:delInstrText>
        </w:r>
        <w:r>
          <w:fldChar w:fldCharType="separate"/>
        </w:r>
        <w:r w:rsidR="00C27E2F" w:rsidRPr="0017068B">
          <w:rPr>
            <w:rStyle w:val="Hipervnculo"/>
            <w:rFonts w:cs="Times New Roman"/>
            <w:noProof/>
          </w:rPr>
          <w:delText>Figura  10 Infografía" Educapaz"</w:delText>
        </w:r>
        <w:r w:rsidR="00C27E2F">
          <w:rPr>
            <w:noProof/>
            <w:webHidden/>
          </w:rPr>
          <w:tab/>
        </w:r>
        <w:r w:rsidR="00C27E2F">
          <w:rPr>
            <w:noProof/>
            <w:webHidden/>
          </w:rPr>
          <w:fldChar w:fldCharType="begin"/>
        </w:r>
        <w:r w:rsidR="00C27E2F">
          <w:rPr>
            <w:noProof/>
            <w:webHidden/>
          </w:rPr>
          <w:delInstrText xml:space="preserve"> PAGEREF _Toc227692929 \h </w:delInstrText>
        </w:r>
        <w:r w:rsidR="00C27E2F">
          <w:rPr>
            <w:noProof/>
            <w:webHidden/>
          </w:rPr>
        </w:r>
        <w:r w:rsidR="00C27E2F">
          <w:rPr>
            <w:noProof/>
            <w:webHidden/>
          </w:rPr>
          <w:fldChar w:fldCharType="separate"/>
        </w:r>
        <w:r w:rsidR="00C27E2F">
          <w:rPr>
            <w:noProof/>
            <w:webHidden/>
          </w:rPr>
          <w:delText>115</w:delText>
        </w:r>
        <w:r w:rsidR="00C27E2F">
          <w:rPr>
            <w:noProof/>
            <w:webHidden/>
          </w:rPr>
          <w:fldChar w:fldCharType="end"/>
        </w:r>
        <w:r>
          <w:rPr>
            <w:noProof/>
          </w:rPr>
          <w:fldChar w:fldCharType="end"/>
        </w:r>
      </w:del>
    </w:p>
    <w:p w14:paraId="3426A670" w14:textId="77777777" w:rsidR="00C27E2F" w:rsidRDefault="00DC5717">
      <w:pPr>
        <w:pStyle w:val="Tabladeilustraciones"/>
        <w:tabs>
          <w:tab w:val="right" w:leader="dot" w:pos="9350"/>
        </w:tabs>
        <w:rPr>
          <w:del w:id="458" w:author="Edu Fisica" w:date="2026-05-16T07:13:00Z"/>
          <w:rFonts w:asciiTheme="minorHAnsi" w:eastAsiaTheme="minorEastAsia" w:hAnsiTheme="minorHAnsi" w:cstheme="minorBidi"/>
          <w:noProof/>
          <w:sz w:val="22"/>
          <w:lang w:val="es-CO"/>
        </w:rPr>
      </w:pPr>
      <w:del w:id="459" w:author="Edu Fisica" w:date="2026-05-16T07:13:00Z">
        <w:r>
          <w:fldChar w:fldCharType="begin"/>
        </w:r>
        <w:r>
          <w:delInstrText xml:space="preserve"> HYPERLINK \l "_Toc227692930" </w:delInstrText>
        </w:r>
        <w:r>
          <w:fldChar w:fldCharType="separate"/>
        </w:r>
        <w:r w:rsidR="00C27E2F" w:rsidRPr="0017068B">
          <w:rPr>
            <w:rStyle w:val="Hipervnculo"/>
            <w:rFonts w:cs="Times New Roman"/>
            <w:noProof/>
          </w:rPr>
          <w:delText>Figura  11 Taller "La educación abraza la memoria en búsqueda de la paz"</w:delText>
        </w:r>
        <w:r w:rsidR="00C27E2F">
          <w:rPr>
            <w:noProof/>
            <w:webHidden/>
          </w:rPr>
          <w:tab/>
        </w:r>
        <w:r w:rsidR="00C27E2F">
          <w:rPr>
            <w:noProof/>
            <w:webHidden/>
          </w:rPr>
          <w:fldChar w:fldCharType="begin"/>
        </w:r>
        <w:r w:rsidR="00C27E2F">
          <w:rPr>
            <w:noProof/>
            <w:webHidden/>
          </w:rPr>
          <w:delInstrText xml:space="preserve"> PAGEREF _Toc227692930 \h </w:delInstrText>
        </w:r>
        <w:r w:rsidR="00C27E2F">
          <w:rPr>
            <w:noProof/>
            <w:webHidden/>
          </w:rPr>
        </w:r>
        <w:r w:rsidR="00C27E2F">
          <w:rPr>
            <w:noProof/>
            <w:webHidden/>
          </w:rPr>
          <w:fldChar w:fldCharType="separate"/>
        </w:r>
        <w:r w:rsidR="00C27E2F">
          <w:rPr>
            <w:noProof/>
            <w:webHidden/>
          </w:rPr>
          <w:delText>117</w:delText>
        </w:r>
        <w:r w:rsidR="00C27E2F">
          <w:rPr>
            <w:noProof/>
            <w:webHidden/>
          </w:rPr>
          <w:fldChar w:fldCharType="end"/>
        </w:r>
        <w:r>
          <w:rPr>
            <w:noProof/>
          </w:rPr>
          <w:fldChar w:fldCharType="end"/>
        </w:r>
      </w:del>
    </w:p>
    <w:p w14:paraId="49CBD9D3" w14:textId="77777777" w:rsidR="00C27E2F" w:rsidRDefault="00DC5717">
      <w:pPr>
        <w:pStyle w:val="Tabladeilustraciones"/>
        <w:tabs>
          <w:tab w:val="right" w:leader="dot" w:pos="9350"/>
        </w:tabs>
        <w:rPr>
          <w:del w:id="460" w:author="Edu Fisica" w:date="2026-05-16T07:13:00Z"/>
          <w:rFonts w:asciiTheme="minorHAnsi" w:eastAsiaTheme="minorEastAsia" w:hAnsiTheme="minorHAnsi" w:cstheme="minorBidi"/>
          <w:noProof/>
          <w:sz w:val="22"/>
          <w:lang w:val="es-CO"/>
        </w:rPr>
      </w:pPr>
      <w:del w:id="461" w:author="Edu Fisica" w:date="2026-05-16T07:13:00Z">
        <w:r>
          <w:fldChar w:fldCharType="begin"/>
        </w:r>
        <w:r>
          <w:delInstrText xml:space="preserve"> HYPERLINK \l "_Toc227692931" </w:delInstrText>
        </w:r>
        <w:r>
          <w:fldChar w:fldCharType="separate"/>
        </w:r>
        <w:r w:rsidR="00C27E2F" w:rsidRPr="0017068B">
          <w:rPr>
            <w:rStyle w:val="Hipervnculo"/>
            <w:rFonts w:cs="Times New Roman"/>
            <w:noProof/>
          </w:rPr>
          <w:delText>Figura  12 Desarrollo de actividad "Educapaz"</w:delText>
        </w:r>
        <w:r w:rsidR="00C27E2F">
          <w:rPr>
            <w:noProof/>
            <w:webHidden/>
          </w:rPr>
          <w:tab/>
        </w:r>
        <w:r w:rsidR="00C27E2F">
          <w:rPr>
            <w:noProof/>
            <w:webHidden/>
          </w:rPr>
          <w:fldChar w:fldCharType="begin"/>
        </w:r>
        <w:r w:rsidR="00C27E2F">
          <w:rPr>
            <w:noProof/>
            <w:webHidden/>
          </w:rPr>
          <w:delInstrText xml:space="preserve"> PAGEREF _Toc227692931 \h </w:delInstrText>
        </w:r>
        <w:r w:rsidR="00C27E2F">
          <w:rPr>
            <w:noProof/>
            <w:webHidden/>
          </w:rPr>
        </w:r>
        <w:r w:rsidR="00C27E2F">
          <w:rPr>
            <w:noProof/>
            <w:webHidden/>
          </w:rPr>
          <w:fldChar w:fldCharType="separate"/>
        </w:r>
        <w:r w:rsidR="00C27E2F">
          <w:rPr>
            <w:noProof/>
            <w:webHidden/>
          </w:rPr>
          <w:delText>118</w:delText>
        </w:r>
        <w:r w:rsidR="00C27E2F">
          <w:rPr>
            <w:noProof/>
            <w:webHidden/>
          </w:rPr>
          <w:fldChar w:fldCharType="end"/>
        </w:r>
        <w:r>
          <w:rPr>
            <w:noProof/>
          </w:rPr>
          <w:fldChar w:fldCharType="end"/>
        </w:r>
      </w:del>
    </w:p>
    <w:p w14:paraId="2C7043E7" w14:textId="77777777" w:rsidR="00C27E2F" w:rsidRDefault="00DC5717">
      <w:pPr>
        <w:pStyle w:val="Tabladeilustraciones"/>
        <w:tabs>
          <w:tab w:val="right" w:leader="dot" w:pos="9350"/>
        </w:tabs>
        <w:rPr>
          <w:del w:id="462" w:author="Edu Fisica" w:date="2026-05-16T07:13:00Z"/>
          <w:rFonts w:asciiTheme="minorHAnsi" w:eastAsiaTheme="minorEastAsia" w:hAnsiTheme="minorHAnsi" w:cstheme="minorBidi"/>
          <w:noProof/>
          <w:sz w:val="22"/>
          <w:lang w:val="es-CO"/>
        </w:rPr>
      </w:pPr>
      <w:del w:id="463" w:author="Edu Fisica" w:date="2026-05-16T07:13:00Z">
        <w:r>
          <w:fldChar w:fldCharType="begin"/>
        </w:r>
        <w:r>
          <w:delInstrText xml:space="preserve"> HYPERLINK \l "_Toc227692932" </w:delInstrText>
        </w:r>
        <w:r>
          <w:fldChar w:fldCharType="separate"/>
        </w:r>
        <w:r w:rsidR="00C27E2F" w:rsidRPr="0017068B">
          <w:rPr>
            <w:rStyle w:val="Hipervnculo"/>
            <w:rFonts w:cs="Times New Roman"/>
            <w:noProof/>
          </w:rPr>
          <w:delText>Figura  13 Entrevista realizada por la Prensa Galanista</w:delText>
        </w:r>
        <w:r w:rsidR="00C27E2F">
          <w:rPr>
            <w:noProof/>
            <w:webHidden/>
          </w:rPr>
          <w:tab/>
        </w:r>
        <w:r w:rsidR="00C27E2F">
          <w:rPr>
            <w:noProof/>
            <w:webHidden/>
          </w:rPr>
          <w:fldChar w:fldCharType="begin"/>
        </w:r>
        <w:r w:rsidR="00C27E2F">
          <w:rPr>
            <w:noProof/>
            <w:webHidden/>
          </w:rPr>
          <w:delInstrText xml:space="preserve"> PAGEREF _Toc227692932 \h </w:delInstrText>
        </w:r>
        <w:r w:rsidR="00C27E2F">
          <w:rPr>
            <w:noProof/>
            <w:webHidden/>
          </w:rPr>
        </w:r>
        <w:r w:rsidR="00C27E2F">
          <w:rPr>
            <w:noProof/>
            <w:webHidden/>
          </w:rPr>
          <w:fldChar w:fldCharType="separate"/>
        </w:r>
        <w:r w:rsidR="00C27E2F">
          <w:rPr>
            <w:noProof/>
            <w:webHidden/>
          </w:rPr>
          <w:delText>119</w:delText>
        </w:r>
        <w:r w:rsidR="00C27E2F">
          <w:rPr>
            <w:noProof/>
            <w:webHidden/>
          </w:rPr>
          <w:fldChar w:fldCharType="end"/>
        </w:r>
        <w:r>
          <w:rPr>
            <w:noProof/>
          </w:rPr>
          <w:fldChar w:fldCharType="end"/>
        </w:r>
      </w:del>
    </w:p>
    <w:p w14:paraId="69E9BCFF" w14:textId="77777777" w:rsidR="00C27E2F" w:rsidRDefault="00DC5717">
      <w:pPr>
        <w:pStyle w:val="Tabladeilustraciones"/>
        <w:tabs>
          <w:tab w:val="right" w:leader="dot" w:pos="9350"/>
        </w:tabs>
        <w:rPr>
          <w:del w:id="464" w:author="Edu Fisica" w:date="2026-05-16T07:13:00Z"/>
          <w:rFonts w:asciiTheme="minorHAnsi" w:eastAsiaTheme="minorEastAsia" w:hAnsiTheme="minorHAnsi" w:cstheme="minorBidi"/>
          <w:noProof/>
          <w:sz w:val="22"/>
          <w:lang w:val="es-CO"/>
        </w:rPr>
      </w:pPr>
      <w:del w:id="465" w:author="Edu Fisica" w:date="2026-05-16T07:13:00Z">
        <w:r>
          <w:fldChar w:fldCharType="begin"/>
        </w:r>
        <w:r>
          <w:delInstrText xml:space="preserve"> HYPERLINK \l "_Toc227692933" </w:delInstrText>
        </w:r>
        <w:r>
          <w:fldChar w:fldCharType="separate"/>
        </w:r>
        <w:r w:rsidR="00C27E2F" w:rsidRPr="0017068B">
          <w:rPr>
            <w:rStyle w:val="Hipervnculo"/>
            <w:rFonts w:cs="Times New Roman"/>
            <w:noProof/>
          </w:rPr>
          <w:delText>Figura  14 Cine, comida y comodidad: el festín de la pantalla grande”, Primer momento julio - Grado 6-1</w:delText>
        </w:r>
        <w:r w:rsidR="00C27E2F">
          <w:rPr>
            <w:noProof/>
            <w:webHidden/>
          </w:rPr>
          <w:tab/>
        </w:r>
        <w:r w:rsidR="00C27E2F">
          <w:rPr>
            <w:noProof/>
            <w:webHidden/>
          </w:rPr>
          <w:fldChar w:fldCharType="begin"/>
        </w:r>
        <w:r w:rsidR="00C27E2F">
          <w:rPr>
            <w:noProof/>
            <w:webHidden/>
          </w:rPr>
          <w:delInstrText xml:space="preserve"> PAGEREF _Toc227692933 \h </w:delInstrText>
        </w:r>
        <w:r w:rsidR="00C27E2F">
          <w:rPr>
            <w:noProof/>
            <w:webHidden/>
          </w:rPr>
        </w:r>
        <w:r w:rsidR="00C27E2F">
          <w:rPr>
            <w:noProof/>
            <w:webHidden/>
          </w:rPr>
          <w:fldChar w:fldCharType="separate"/>
        </w:r>
        <w:r w:rsidR="00C27E2F">
          <w:rPr>
            <w:noProof/>
            <w:webHidden/>
          </w:rPr>
          <w:delText>124</w:delText>
        </w:r>
        <w:r w:rsidR="00C27E2F">
          <w:rPr>
            <w:noProof/>
            <w:webHidden/>
          </w:rPr>
          <w:fldChar w:fldCharType="end"/>
        </w:r>
        <w:r>
          <w:rPr>
            <w:noProof/>
          </w:rPr>
          <w:fldChar w:fldCharType="end"/>
        </w:r>
      </w:del>
    </w:p>
    <w:p w14:paraId="470478CC" w14:textId="77777777" w:rsidR="00C27E2F" w:rsidRDefault="00DC5717">
      <w:pPr>
        <w:pStyle w:val="Tabladeilustraciones"/>
        <w:tabs>
          <w:tab w:val="right" w:leader="dot" w:pos="9350"/>
        </w:tabs>
        <w:rPr>
          <w:del w:id="466" w:author="Edu Fisica" w:date="2026-05-16T07:13:00Z"/>
          <w:rFonts w:asciiTheme="minorHAnsi" w:eastAsiaTheme="minorEastAsia" w:hAnsiTheme="minorHAnsi" w:cstheme="minorBidi"/>
          <w:noProof/>
          <w:sz w:val="22"/>
          <w:lang w:val="es-CO"/>
        </w:rPr>
      </w:pPr>
      <w:del w:id="467" w:author="Edu Fisica" w:date="2026-05-16T07:13:00Z">
        <w:r>
          <w:fldChar w:fldCharType="begin"/>
        </w:r>
        <w:r>
          <w:delInstrText xml:space="preserve"> HYPERLINK \l "_Toc227692934" </w:delInstrText>
        </w:r>
        <w:r>
          <w:fldChar w:fldCharType="separate"/>
        </w:r>
        <w:r w:rsidR="00C27E2F" w:rsidRPr="0017068B">
          <w:rPr>
            <w:rStyle w:val="Hipervnculo"/>
            <w:rFonts w:cs="Times New Roman"/>
            <w:noProof/>
          </w:rPr>
          <w:delText>Figura  15 Cine, comida y comodidad: el festín de la pantalla grande”, segundo momento diciembre - Grado 6-1</w:delText>
        </w:r>
        <w:r w:rsidR="00C27E2F">
          <w:rPr>
            <w:noProof/>
            <w:webHidden/>
          </w:rPr>
          <w:tab/>
        </w:r>
        <w:r w:rsidR="00C27E2F">
          <w:rPr>
            <w:noProof/>
            <w:webHidden/>
          </w:rPr>
          <w:fldChar w:fldCharType="begin"/>
        </w:r>
        <w:r w:rsidR="00C27E2F">
          <w:rPr>
            <w:noProof/>
            <w:webHidden/>
          </w:rPr>
          <w:delInstrText xml:space="preserve"> PAGEREF _Toc227692934 \h </w:delInstrText>
        </w:r>
        <w:r w:rsidR="00C27E2F">
          <w:rPr>
            <w:noProof/>
            <w:webHidden/>
          </w:rPr>
        </w:r>
        <w:r w:rsidR="00C27E2F">
          <w:rPr>
            <w:noProof/>
            <w:webHidden/>
          </w:rPr>
          <w:fldChar w:fldCharType="separate"/>
        </w:r>
        <w:r w:rsidR="00C27E2F">
          <w:rPr>
            <w:noProof/>
            <w:webHidden/>
          </w:rPr>
          <w:delText>126</w:delText>
        </w:r>
        <w:r w:rsidR="00C27E2F">
          <w:rPr>
            <w:noProof/>
            <w:webHidden/>
          </w:rPr>
          <w:fldChar w:fldCharType="end"/>
        </w:r>
        <w:r>
          <w:rPr>
            <w:noProof/>
          </w:rPr>
          <w:fldChar w:fldCharType="end"/>
        </w:r>
      </w:del>
    </w:p>
    <w:p w14:paraId="119B151C" w14:textId="77777777" w:rsidR="00C27E2F" w:rsidRDefault="00DC5717">
      <w:pPr>
        <w:pStyle w:val="Tabladeilustraciones"/>
        <w:tabs>
          <w:tab w:val="right" w:leader="dot" w:pos="9350"/>
        </w:tabs>
        <w:rPr>
          <w:del w:id="468" w:author="Edu Fisica" w:date="2026-05-16T07:13:00Z"/>
          <w:rFonts w:asciiTheme="minorHAnsi" w:eastAsiaTheme="minorEastAsia" w:hAnsiTheme="minorHAnsi" w:cstheme="minorBidi"/>
          <w:noProof/>
          <w:sz w:val="22"/>
          <w:lang w:val="es-CO"/>
        </w:rPr>
      </w:pPr>
      <w:del w:id="469" w:author="Edu Fisica" w:date="2026-05-16T07:13:00Z">
        <w:r>
          <w:fldChar w:fldCharType="begin"/>
        </w:r>
        <w:r>
          <w:delInstrText xml:space="preserve"> HYPERLINK "file:///C:\\Tania\\Maestria\\PROYECTO%20EDUCAR%20PARA%20LA%20PAZ%20Y%20SANA%20CONVIVENCIA\\Instrumentos%20de%20recolección\\Instrumentos%20de%20recoleccion%20aplicables\\POR%20SEPARADO\\documento%20final\\10.%20EDUCA.DOC" \l "_Toc227692935" </w:delInstrText>
        </w:r>
        <w:r>
          <w:fldChar w:fldCharType="separate"/>
        </w:r>
        <w:r w:rsidR="00C27E2F" w:rsidRPr="0017068B">
          <w:rPr>
            <w:rStyle w:val="Hipervnculo"/>
            <w:noProof/>
          </w:rPr>
          <w:delText>Figura  16 Caminata de integración - Grado 6-1</w:delText>
        </w:r>
        <w:r w:rsidR="00C27E2F">
          <w:rPr>
            <w:noProof/>
            <w:webHidden/>
          </w:rPr>
          <w:tab/>
        </w:r>
        <w:r w:rsidR="00C27E2F">
          <w:rPr>
            <w:noProof/>
            <w:webHidden/>
          </w:rPr>
          <w:fldChar w:fldCharType="begin"/>
        </w:r>
        <w:r w:rsidR="00C27E2F">
          <w:rPr>
            <w:noProof/>
            <w:webHidden/>
          </w:rPr>
          <w:delInstrText xml:space="preserve"> PAGEREF _Toc227692935 \h </w:delInstrText>
        </w:r>
        <w:r w:rsidR="00C27E2F">
          <w:rPr>
            <w:noProof/>
            <w:webHidden/>
          </w:rPr>
        </w:r>
        <w:r w:rsidR="00C27E2F">
          <w:rPr>
            <w:noProof/>
            <w:webHidden/>
          </w:rPr>
          <w:fldChar w:fldCharType="separate"/>
        </w:r>
        <w:r w:rsidR="00C27E2F">
          <w:rPr>
            <w:noProof/>
            <w:webHidden/>
          </w:rPr>
          <w:delText>129</w:delText>
        </w:r>
        <w:r w:rsidR="00C27E2F">
          <w:rPr>
            <w:noProof/>
            <w:webHidden/>
          </w:rPr>
          <w:fldChar w:fldCharType="end"/>
        </w:r>
        <w:r>
          <w:rPr>
            <w:noProof/>
          </w:rPr>
          <w:fldChar w:fldCharType="end"/>
        </w:r>
      </w:del>
    </w:p>
    <w:p w14:paraId="05859556" w14:textId="77777777" w:rsidR="00C27E2F" w:rsidRDefault="00DC5717">
      <w:pPr>
        <w:pStyle w:val="Tabladeilustraciones"/>
        <w:tabs>
          <w:tab w:val="right" w:leader="dot" w:pos="9350"/>
        </w:tabs>
        <w:rPr>
          <w:del w:id="470" w:author="Edu Fisica" w:date="2026-05-16T07:13:00Z"/>
          <w:rFonts w:asciiTheme="minorHAnsi" w:eastAsiaTheme="minorEastAsia" w:hAnsiTheme="minorHAnsi" w:cstheme="minorBidi"/>
          <w:noProof/>
          <w:sz w:val="22"/>
          <w:lang w:val="es-CO"/>
        </w:rPr>
      </w:pPr>
      <w:del w:id="471" w:author="Edu Fisica" w:date="2026-05-16T07:13:00Z">
        <w:r>
          <w:fldChar w:fldCharType="begin"/>
        </w:r>
        <w:r>
          <w:delInstrText xml:space="preserve"> HYPERLINK \l "_Toc227692936" </w:delInstrText>
        </w:r>
        <w:r>
          <w:fldChar w:fldCharType="separate"/>
        </w:r>
        <w:r w:rsidR="00C27E2F" w:rsidRPr="0017068B">
          <w:rPr>
            <w:rStyle w:val="Hipervnculo"/>
            <w:rFonts w:cs="Times New Roman"/>
            <w:noProof/>
          </w:rPr>
          <w:delText>Figura  17 Integración y emprendimiento - Grado 6-1</w:delText>
        </w:r>
        <w:r w:rsidR="00C27E2F">
          <w:rPr>
            <w:noProof/>
            <w:webHidden/>
          </w:rPr>
          <w:tab/>
        </w:r>
        <w:r w:rsidR="00C27E2F">
          <w:rPr>
            <w:noProof/>
            <w:webHidden/>
          </w:rPr>
          <w:fldChar w:fldCharType="begin"/>
        </w:r>
        <w:r w:rsidR="00C27E2F">
          <w:rPr>
            <w:noProof/>
            <w:webHidden/>
          </w:rPr>
          <w:delInstrText xml:space="preserve"> PAGEREF _Toc227692936 \h </w:delInstrText>
        </w:r>
        <w:r w:rsidR="00C27E2F">
          <w:rPr>
            <w:noProof/>
            <w:webHidden/>
          </w:rPr>
        </w:r>
        <w:r w:rsidR="00C27E2F">
          <w:rPr>
            <w:noProof/>
            <w:webHidden/>
          </w:rPr>
          <w:fldChar w:fldCharType="separate"/>
        </w:r>
        <w:r w:rsidR="00C27E2F">
          <w:rPr>
            <w:noProof/>
            <w:webHidden/>
          </w:rPr>
          <w:delText>134</w:delText>
        </w:r>
        <w:r w:rsidR="00C27E2F">
          <w:rPr>
            <w:noProof/>
            <w:webHidden/>
          </w:rPr>
          <w:fldChar w:fldCharType="end"/>
        </w:r>
        <w:r>
          <w:rPr>
            <w:noProof/>
          </w:rPr>
          <w:fldChar w:fldCharType="end"/>
        </w:r>
      </w:del>
    </w:p>
    <w:p w14:paraId="70BEC6A0" w14:textId="77777777" w:rsidR="00C27E2F" w:rsidRDefault="00DC5717">
      <w:pPr>
        <w:pStyle w:val="Tabladeilustraciones"/>
        <w:tabs>
          <w:tab w:val="right" w:leader="dot" w:pos="9350"/>
        </w:tabs>
        <w:rPr>
          <w:del w:id="472" w:author="Edu Fisica" w:date="2026-05-16T07:13:00Z"/>
          <w:rFonts w:asciiTheme="minorHAnsi" w:eastAsiaTheme="minorEastAsia" w:hAnsiTheme="minorHAnsi" w:cstheme="minorBidi"/>
          <w:noProof/>
          <w:sz w:val="22"/>
          <w:lang w:val="es-CO"/>
        </w:rPr>
      </w:pPr>
      <w:del w:id="473" w:author="Edu Fisica" w:date="2026-05-16T07:13:00Z">
        <w:r>
          <w:fldChar w:fldCharType="begin"/>
        </w:r>
        <w:r>
          <w:delInstrText xml:space="preserve"> HYPERLINK \l "_Toc227692937" </w:delInstrText>
        </w:r>
        <w:r>
          <w:fldChar w:fldCharType="separate"/>
        </w:r>
        <w:r w:rsidR="00C27E2F" w:rsidRPr="0017068B">
          <w:rPr>
            <w:rStyle w:val="Hipervnculo"/>
            <w:rFonts w:cs="Times New Roman"/>
            <w:noProof/>
          </w:rPr>
          <w:delText>Figura  18 Convivencia al carrizal - Grado 6-1</w:delText>
        </w:r>
        <w:r w:rsidR="00C27E2F">
          <w:rPr>
            <w:noProof/>
            <w:webHidden/>
          </w:rPr>
          <w:tab/>
        </w:r>
        <w:r w:rsidR="00C27E2F">
          <w:rPr>
            <w:noProof/>
            <w:webHidden/>
          </w:rPr>
          <w:fldChar w:fldCharType="begin"/>
        </w:r>
        <w:r w:rsidR="00C27E2F">
          <w:rPr>
            <w:noProof/>
            <w:webHidden/>
          </w:rPr>
          <w:delInstrText xml:space="preserve"> PAGEREF _Toc227692937 \h </w:delInstrText>
        </w:r>
        <w:r w:rsidR="00C27E2F">
          <w:rPr>
            <w:noProof/>
            <w:webHidden/>
          </w:rPr>
        </w:r>
        <w:r w:rsidR="00C27E2F">
          <w:rPr>
            <w:noProof/>
            <w:webHidden/>
          </w:rPr>
          <w:fldChar w:fldCharType="separate"/>
        </w:r>
        <w:r w:rsidR="00C27E2F">
          <w:rPr>
            <w:noProof/>
            <w:webHidden/>
          </w:rPr>
          <w:delText>138</w:delText>
        </w:r>
        <w:r w:rsidR="00C27E2F">
          <w:rPr>
            <w:noProof/>
            <w:webHidden/>
          </w:rPr>
          <w:fldChar w:fldCharType="end"/>
        </w:r>
        <w:r>
          <w:rPr>
            <w:noProof/>
          </w:rPr>
          <w:fldChar w:fldCharType="end"/>
        </w:r>
      </w:del>
    </w:p>
    <w:p w14:paraId="61D6E5C7" w14:textId="77777777" w:rsidR="00C27E2F" w:rsidRDefault="00DC5717">
      <w:pPr>
        <w:pStyle w:val="Tabladeilustraciones"/>
        <w:tabs>
          <w:tab w:val="right" w:leader="dot" w:pos="9350"/>
        </w:tabs>
        <w:rPr>
          <w:del w:id="474" w:author="Edu Fisica" w:date="2026-05-16T07:13:00Z"/>
          <w:rFonts w:asciiTheme="minorHAnsi" w:eastAsiaTheme="minorEastAsia" w:hAnsiTheme="minorHAnsi" w:cstheme="minorBidi"/>
          <w:noProof/>
          <w:sz w:val="22"/>
          <w:lang w:val="es-CO"/>
        </w:rPr>
      </w:pPr>
      <w:del w:id="475" w:author="Edu Fisica" w:date="2026-05-16T07:13:00Z">
        <w:r>
          <w:fldChar w:fldCharType="begin"/>
        </w:r>
        <w:r>
          <w:delInstrText xml:space="preserve"> HYPERLINK \l "_Toc227692938" </w:delInstrText>
        </w:r>
        <w:r>
          <w:fldChar w:fldCharType="separate"/>
        </w:r>
        <w:r w:rsidR="00C27E2F" w:rsidRPr="0017068B">
          <w:rPr>
            <w:rStyle w:val="Hipervnculo"/>
            <w:rFonts w:cs="Times New Roman"/>
            <w:noProof/>
          </w:rPr>
          <w:delText>Figura  19 Organización grupos de transporte - Grado 6-1</w:delText>
        </w:r>
        <w:r w:rsidR="00C27E2F">
          <w:rPr>
            <w:noProof/>
            <w:webHidden/>
          </w:rPr>
          <w:tab/>
        </w:r>
        <w:r w:rsidR="00C27E2F">
          <w:rPr>
            <w:noProof/>
            <w:webHidden/>
          </w:rPr>
          <w:fldChar w:fldCharType="begin"/>
        </w:r>
        <w:r w:rsidR="00C27E2F">
          <w:rPr>
            <w:noProof/>
            <w:webHidden/>
          </w:rPr>
          <w:delInstrText xml:space="preserve"> PAGEREF _Toc227692938 \h </w:delInstrText>
        </w:r>
        <w:r w:rsidR="00C27E2F">
          <w:rPr>
            <w:noProof/>
            <w:webHidden/>
          </w:rPr>
        </w:r>
        <w:r w:rsidR="00C27E2F">
          <w:rPr>
            <w:noProof/>
            <w:webHidden/>
          </w:rPr>
          <w:fldChar w:fldCharType="separate"/>
        </w:r>
        <w:r w:rsidR="00C27E2F">
          <w:rPr>
            <w:noProof/>
            <w:webHidden/>
          </w:rPr>
          <w:delText>139</w:delText>
        </w:r>
        <w:r w:rsidR="00C27E2F">
          <w:rPr>
            <w:noProof/>
            <w:webHidden/>
          </w:rPr>
          <w:fldChar w:fldCharType="end"/>
        </w:r>
        <w:r>
          <w:rPr>
            <w:noProof/>
          </w:rPr>
          <w:fldChar w:fldCharType="end"/>
        </w:r>
      </w:del>
    </w:p>
    <w:p w14:paraId="0C39F4AA" w14:textId="77777777" w:rsidR="00C27E2F" w:rsidRDefault="00DC5717">
      <w:pPr>
        <w:pStyle w:val="Tabladeilustraciones"/>
        <w:tabs>
          <w:tab w:val="right" w:leader="dot" w:pos="9350"/>
        </w:tabs>
        <w:rPr>
          <w:del w:id="476" w:author="Edu Fisica" w:date="2026-05-16T07:13:00Z"/>
          <w:rFonts w:asciiTheme="minorHAnsi" w:eastAsiaTheme="minorEastAsia" w:hAnsiTheme="minorHAnsi" w:cstheme="minorBidi"/>
          <w:noProof/>
          <w:sz w:val="22"/>
          <w:lang w:val="es-CO"/>
        </w:rPr>
      </w:pPr>
      <w:del w:id="477" w:author="Edu Fisica" w:date="2026-05-16T07:13:00Z">
        <w:r>
          <w:fldChar w:fldCharType="begin"/>
        </w:r>
        <w:r>
          <w:delInstrText xml:space="preserve"> HYPERLINK \l "_Toc227692939" </w:delInstrText>
        </w:r>
        <w:r>
          <w:fldChar w:fldCharType="separate"/>
        </w:r>
        <w:r w:rsidR="00C27E2F" w:rsidRPr="0017068B">
          <w:rPr>
            <w:rStyle w:val="Hipervnculo"/>
            <w:rFonts w:cs="Times New Roman"/>
            <w:noProof/>
          </w:rPr>
          <w:delText>Figura  20 Cartas reflexivas - Grado 6-1</w:delText>
        </w:r>
        <w:r w:rsidR="00C27E2F">
          <w:rPr>
            <w:noProof/>
            <w:webHidden/>
          </w:rPr>
          <w:tab/>
        </w:r>
        <w:r w:rsidR="00C27E2F">
          <w:rPr>
            <w:noProof/>
            <w:webHidden/>
          </w:rPr>
          <w:fldChar w:fldCharType="begin"/>
        </w:r>
        <w:r w:rsidR="00C27E2F">
          <w:rPr>
            <w:noProof/>
            <w:webHidden/>
          </w:rPr>
          <w:delInstrText xml:space="preserve"> PAGEREF _Toc227692939 \h </w:delInstrText>
        </w:r>
        <w:r w:rsidR="00C27E2F">
          <w:rPr>
            <w:noProof/>
            <w:webHidden/>
          </w:rPr>
        </w:r>
        <w:r w:rsidR="00C27E2F">
          <w:rPr>
            <w:noProof/>
            <w:webHidden/>
          </w:rPr>
          <w:fldChar w:fldCharType="separate"/>
        </w:r>
        <w:r w:rsidR="00C27E2F">
          <w:rPr>
            <w:noProof/>
            <w:webHidden/>
          </w:rPr>
          <w:delText>142</w:delText>
        </w:r>
        <w:r w:rsidR="00C27E2F">
          <w:rPr>
            <w:noProof/>
            <w:webHidden/>
          </w:rPr>
          <w:fldChar w:fldCharType="end"/>
        </w:r>
        <w:r>
          <w:rPr>
            <w:noProof/>
          </w:rPr>
          <w:fldChar w:fldCharType="end"/>
        </w:r>
      </w:del>
    </w:p>
    <w:p w14:paraId="266BCA6B" w14:textId="77777777" w:rsidR="00C27E2F" w:rsidRDefault="00DC5717">
      <w:pPr>
        <w:pStyle w:val="Tabladeilustraciones"/>
        <w:tabs>
          <w:tab w:val="right" w:leader="dot" w:pos="9350"/>
        </w:tabs>
        <w:rPr>
          <w:del w:id="478" w:author="Edu Fisica" w:date="2026-05-16T07:13:00Z"/>
          <w:rFonts w:asciiTheme="minorHAnsi" w:eastAsiaTheme="minorEastAsia" w:hAnsiTheme="minorHAnsi" w:cstheme="minorBidi"/>
          <w:noProof/>
          <w:sz w:val="22"/>
          <w:lang w:val="es-CO"/>
        </w:rPr>
      </w:pPr>
      <w:del w:id="479" w:author="Edu Fisica" w:date="2026-05-16T07:13:00Z">
        <w:r>
          <w:fldChar w:fldCharType="begin"/>
        </w:r>
        <w:r>
          <w:delInstrText xml:space="preserve"> HYPERLINK \l "_Toc227692940" </w:delInstrText>
        </w:r>
        <w:r>
          <w:fldChar w:fldCharType="separate"/>
        </w:r>
        <w:r w:rsidR="00C27E2F" w:rsidRPr="0017068B">
          <w:rPr>
            <w:rStyle w:val="Hipervnculo"/>
            <w:rFonts w:cs="Times New Roman"/>
            <w:noProof/>
          </w:rPr>
          <w:delText>Figura  21 Elaboración mural para la paz y la convivencia - Grado 6-1</w:delText>
        </w:r>
        <w:r w:rsidR="00C27E2F">
          <w:rPr>
            <w:noProof/>
            <w:webHidden/>
          </w:rPr>
          <w:tab/>
        </w:r>
        <w:r w:rsidR="00C27E2F">
          <w:rPr>
            <w:noProof/>
            <w:webHidden/>
          </w:rPr>
          <w:fldChar w:fldCharType="begin"/>
        </w:r>
        <w:r w:rsidR="00C27E2F">
          <w:rPr>
            <w:noProof/>
            <w:webHidden/>
          </w:rPr>
          <w:delInstrText xml:space="preserve"> PAGEREF _Toc227692940 \h </w:delInstrText>
        </w:r>
        <w:r w:rsidR="00C27E2F">
          <w:rPr>
            <w:noProof/>
            <w:webHidden/>
          </w:rPr>
        </w:r>
        <w:r w:rsidR="00C27E2F">
          <w:rPr>
            <w:noProof/>
            <w:webHidden/>
          </w:rPr>
          <w:fldChar w:fldCharType="separate"/>
        </w:r>
        <w:r w:rsidR="00C27E2F">
          <w:rPr>
            <w:noProof/>
            <w:webHidden/>
          </w:rPr>
          <w:delText>145</w:delText>
        </w:r>
        <w:r w:rsidR="00C27E2F">
          <w:rPr>
            <w:noProof/>
            <w:webHidden/>
          </w:rPr>
          <w:fldChar w:fldCharType="end"/>
        </w:r>
        <w:r>
          <w:rPr>
            <w:noProof/>
          </w:rPr>
          <w:fldChar w:fldCharType="end"/>
        </w:r>
      </w:del>
    </w:p>
    <w:p w14:paraId="5B77ABE3" w14:textId="7250F689" w:rsidR="006B6376" w:rsidRDefault="00DC5717">
      <w:pPr>
        <w:pStyle w:val="Tabladeilustraciones"/>
        <w:tabs>
          <w:tab w:val="right" w:leader="dot" w:pos="9350"/>
        </w:tabs>
        <w:rPr>
          <w:ins w:id="480" w:author="Edu Fisica" w:date="2026-05-16T07:13:00Z"/>
          <w:rFonts w:asciiTheme="minorHAnsi" w:eastAsiaTheme="minorEastAsia" w:hAnsiTheme="minorHAnsi" w:cstheme="minorBidi"/>
          <w:noProof/>
          <w:sz w:val="22"/>
          <w:lang w:val="es-CO"/>
        </w:rPr>
      </w:pPr>
      <w:ins w:id="481" w:author="Edu Fisica" w:date="2026-05-16T07:13:00Z">
        <w:r>
          <w:fldChar w:fldCharType="begin"/>
        </w:r>
        <w:r>
          <w:instrText xml:space="preserve"> HYPERLINK "file:///C:\\Tania\\Maestria\\PROYECTO%20EDUCAR%20PARA%20LA%20PAZ%20Y%20SANA%20CONVIVENCIA\\Instrumentos%20de%20recolección\\Instrumentos%20de%20recoleccion%20aplicables\\POR%20SEPARADO\\EDUCAR%20PARA%20LA%20PAZ%20Tania%20y%20Gladys.docx" \l "_Toc229133573" </w:instrText>
        </w:r>
        <w:r>
          <w:fldChar w:fldCharType="separate"/>
        </w:r>
        <w:r w:rsidR="006B6376" w:rsidRPr="001857E7">
          <w:rPr>
            <w:rStyle w:val="Hipervnculo"/>
            <w:noProof/>
          </w:rPr>
          <w:t>Figura  1 Estudiantes del grado 6-1</w:t>
        </w:r>
        <w:r w:rsidR="006B6376">
          <w:rPr>
            <w:noProof/>
            <w:webHidden/>
          </w:rPr>
          <w:tab/>
        </w:r>
        <w:r w:rsidR="006B6376">
          <w:rPr>
            <w:noProof/>
            <w:webHidden/>
          </w:rPr>
          <w:fldChar w:fldCharType="begin"/>
        </w:r>
        <w:r w:rsidR="006B6376">
          <w:rPr>
            <w:noProof/>
            <w:webHidden/>
          </w:rPr>
          <w:instrText xml:space="preserve"> PAGEREF _Toc229133573 \h </w:instrText>
        </w:r>
        <w:r w:rsidR="006B6376">
          <w:rPr>
            <w:noProof/>
            <w:webHidden/>
          </w:rPr>
        </w:r>
        <w:r w:rsidR="006B6376">
          <w:rPr>
            <w:noProof/>
            <w:webHidden/>
          </w:rPr>
          <w:fldChar w:fldCharType="separate"/>
        </w:r>
        <w:r w:rsidR="006B6376">
          <w:rPr>
            <w:noProof/>
            <w:webHidden/>
          </w:rPr>
          <w:t>38</w:t>
        </w:r>
        <w:r w:rsidR="006B6376">
          <w:rPr>
            <w:noProof/>
            <w:webHidden/>
          </w:rPr>
          <w:fldChar w:fldCharType="end"/>
        </w:r>
        <w:r>
          <w:rPr>
            <w:noProof/>
          </w:rPr>
          <w:fldChar w:fldCharType="end"/>
        </w:r>
      </w:ins>
    </w:p>
    <w:p w14:paraId="190A070C" w14:textId="6369B194" w:rsidR="006B6376" w:rsidRDefault="00DC5717">
      <w:pPr>
        <w:pStyle w:val="Tabladeilustraciones"/>
        <w:tabs>
          <w:tab w:val="right" w:leader="dot" w:pos="9350"/>
        </w:tabs>
        <w:rPr>
          <w:ins w:id="482" w:author="Edu Fisica" w:date="2026-05-16T07:13:00Z"/>
          <w:rFonts w:asciiTheme="minorHAnsi" w:eastAsiaTheme="minorEastAsia" w:hAnsiTheme="minorHAnsi" w:cstheme="minorBidi"/>
          <w:noProof/>
          <w:sz w:val="22"/>
          <w:lang w:val="es-CO"/>
        </w:rPr>
      </w:pPr>
      <w:ins w:id="483" w:author="Edu Fisica" w:date="2026-05-16T07:13:00Z">
        <w:r>
          <w:fldChar w:fldCharType="begin"/>
        </w:r>
        <w:r>
          <w:instrText xml:space="preserve"> HYPERLINK "file:///C:\\Tania\\Maestria\\PROYECTO%20EDUCAR%20PARA%20LA%20PAZ%20Y%20SANA%20CONVIVENCIA\\Instrumentos%20de%20recolección\\Instrumentos%20de%20recoleccion%20aplicables\\POR%20SEPARADO\\EDUCAR%20PARA%20LA%20PAZ%20Tania%20y%20Gladys.docx" \l "_Toc229133574" </w:instrText>
        </w:r>
        <w:r>
          <w:fldChar w:fldCharType="separate"/>
        </w:r>
        <w:r w:rsidR="006B6376" w:rsidRPr="001857E7">
          <w:rPr>
            <w:rStyle w:val="Hipervnculo"/>
            <w:noProof/>
          </w:rPr>
          <w:t>Figura  2 Los seis pétalos de la educación para la paz</w:t>
        </w:r>
        <w:r w:rsidR="006B6376">
          <w:rPr>
            <w:noProof/>
            <w:webHidden/>
          </w:rPr>
          <w:tab/>
        </w:r>
        <w:r w:rsidR="006B6376">
          <w:rPr>
            <w:noProof/>
            <w:webHidden/>
          </w:rPr>
          <w:fldChar w:fldCharType="begin"/>
        </w:r>
        <w:r w:rsidR="006B6376">
          <w:rPr>
            <w:noProof/>
            <w:webHidden/>
          </w:rPr>
          <w:instrText xml:space="preserve"> PAGEREF _Toc229133574 \h </w:instrText>
        </w:r>
        <w:r w:rsidR="006B6376">
          <w:rPr>
            <w:noProof/>
            <w:webHidden/>
          </w:rPr>
        </w:r>
        <w:r w:rsidR="006B6376">
          <w:rPr>
            <w:noProof/>
            <w:webHidden/>
          </w:rPr>
          <w:fldChar w:fldCharType="separate"/>
        </w:r>
        <w:r w:rsidR="006B6376">
          <w:rPr>
            <w:noProof/>
            <w:webHidden/>
          </w:rPr>
          <w:t>59</w:t>
        </w:r>
        <w:r w:rsidR="006B6376">
          <w:rPr>
            <w:noProof/>
            <w:webHidden/>
          </w:rPr>
          <w:fldChar w:fldCharType="end"/>
        </w:r>
        <w:r>
          <w:rPr>
            <w:noProof/>
          </w:rPr>
          <w:fldChar w:fldCharType="end"/>
        </w:r>
      </w:ins>
    </w:p>
    <w:p w14:paraId="30BD1A32" w14:textId="25C8ECD6" w:rsidR="006B6376" w:rsidRDefault="00DC5717">
      <w:pPr>
        <w:pStyle w:val="Tabladeilustraciones"/>
        <w:tabs>
          <w:tab w:val="right" w:leader="dot" w:pos="9350"/>
        </w:tabs>
        <w:rPr>
          <w:ins w:id="484" w:author="Edu Fisica" w:date="2026-05-16T07:13:00Z"/>
          <w:rFonts w:asciiTheme="minorHAnsi" w:eastAsiaTheme="minorEastAsia" w:hAnsiTheme="minorHAnsi" w:cstheme="minorBidi"/>
          <w:noProof/>
          <w:sz w:val="22"/>
          <w:lang w:val="es-CO"/>
        </w:rPr>
      </w:pPr>
      <w:ins w:id="485" w:author="Edu Fisica" w:date="2026-05-16T07:13:00Z">
        <w:r>
          <w:fldChar w:fldCharType="begin"/>
        </w:r>
        <w:r>
          <w:instrText xml:space="preserve"> HYPERLINK \l "_Toc229133575" </w:instrText>
        </w:r>
        <w:r>
          <w:fldChar w:fldCharType="separate"/>
        </w:r>
        <w:r w:rsidR="006B6376" w:rsidRPr="001857E7">
          <w:rPr>
            <w:rStyle w:val="Hipervnculo"/>
            <w:rFonts w:cs="Times New Roman"/>
            <w:noProof/>
          </w:rPr>
          <w:t>Figura  3 El triángulo de la violencia</w:t>
        </w:r>
        <w:r w:rsidR="006B6376">
          <w:rPr>
            <w:noProof/>
            <w:webHidden/>
          </w:rPr>
          <w:tab/>
        </w:r>
        <w:r w:rsidR="006B6376">
          <w:rPr>
            <w:noProof/>
            <w:webHidden/>
          </w:rPr>
          <w:fldChar w:fldCharType="begin"/>
        </w:r>
        <w:r w:rsidR="006B6376">
          <w:rPr>
            <w:noProof/>
            <w:webHidden/>
          </w:rPr>
          <w:instrText xml:space="preserve"> PAGEREF _Toc229133575 \h </w:instrText>
        </w:r>
        <w:r w:rsidR="006B6376">
          <w:rPr>
            <w:noProof/>
            <w:webHidden/>
          </w:rPr>
        </w:r>
        <w:r w:rsidR="006B6376">
          <w:rPr>
            <w:noProof/>
            <w:webHidden/>
          </w:rPr>
          <w:fldChar w:fldCharType="separate"/>
        </w:r>
        <w:r w:rsidR="006B6376">
          <w:rPr>
            <w:noProof/>
            <w:webHidden/>
          </w:rPr>
          <w:t>70</w:t>
        </w:r>
        <w:r w:rsidR="006B6376">
          <w:rPr>
            <w:noProof/>
            <w:webHidden/>
          </w:rPr>
          <w:fldChar w:fldCharType="end"/>
        </w:r>
        <w:r>
          <w:rPr>
            <w:noProof/>
          </w:rPr>
          <w:fldChar w:fldCharType="end"/>
        </w:r>
      </w:ins>
    </w:p>
    <w:p w14:paraId="61A2CAE7" w14:textId="42914275" w:rsidR="006B6376" w:rsidRDefault="00DC5717">
      <w:pPr>
        <w:pStyle w:val="Tabladeilustraciones"/>
        <w:tabs>
          <w:tab w:val="right" w:leader="dot" w:pos="9350"/>
        </w:tabs>
        <w:rPr>
          <w:ins w:id="486" w:author="Edu Fisica" w:date="2026-05-16T07:13:00Z"/>
          <w:rFonts w:asciiTheme="minorHAnsi" w:eastAsiaTheme="minorEastAsia" w:hAnsiTheme="minorHAnsi" w:cstheme="minorBidi"/>
          <w:noProof/>
          <w:sz w:val="22"/>
          <w:lang w:val="es-CO"/>
        </w:rPr>
      </w:pPr>
      <w:ins w:id="487" w:author="Edu Fisica" w:date="2026-05-16T07:13:00Z">
        <w:r>
          <w:fldChar w:fldCharType="begin"/>
        </w:r>
        <w:r>
          <w:instrText xml:space="preserve"> HYPERLINK "file:///C:\\Tania\\Maestria\\PROYECTO%20EDUCAR%20PARA%20LA%20PAZ%20Y%20SANA%20CONVIVENCIA\\Instrumentos%20de%20recolección\\Instrumentos%20de%20recoleccion%20aplicables\\POR%20SEPARADO\\EDUCAR%20PARA%20LA%20PAZ%20Tania%20y%20Gladys.docx" \l "_Toc229133576" </w:instrText>
        </w:r>
        <w:r>
          <w:fldChar w:fldCharType="separate"/>
        </w:r>
        <w:r w:rsidR="006B6376" w:rsidRPr="001857E7">
          <w:rPr>
            <w:rStyle w:val="Hipervnculo"/>
            <w:noProof/>
          </w:rPr>
          <w:t>Figura  4  Observador del estudiante - Grado 6-1</w:t>
        </w:r>
        <w:r w:rsidR="006B6376">
          <w:rPr>
            <w:noProof/>
            <w:webHidden/>
          </w:rPr>
          <w:tab/>
        </w:r>
        <w:r w:rsidR="006B6376">
          <w:rPr>
            <w:noProof/>
            <w:webHidden/>
          </w:rPr>
          <w:fldChar w:fldCharType="begin"/>
        </w:r>
        <w:r w:rsidR="006B6376">
          <w:rPr>
            <w:noProof/>
            <w:webHidden/>
          </w:rPr>
          <w:instrText xml:space="preserve"> PAGEREF _Toc229133576 \h </w:instrText>
        </w:r>
        <w:r w:rsidR="006B6376">
          <w:rPr>
            <w:noProof/>
            <w:webHidden/>
          </w:rPr>
        </w:r>
        <w:r w:rsidR="006B6376">
          <w:rPr>
            <w:noProof/>
            <w:webHidden/>
          </w:rPr>
          <w:fldChar w:fldCharType="separate"/>
        </w:r>
        <w:r w:rsidR="006B6376">
          <w:rPr>
            <w:noProof/>
            <w:webHidden/>
          </w:rPr>
          <w:t>93</w:t>
        </w:r>
        <w:r w:rsidR="006B6376">
          <w:rPr>
            <w:noProof/>
            <w:webHidden/>
          </w:rPr>
          <w:fldChar w:fldCharType="end"/>
        </w:r>
        <w:r>
          <w:rPr>
            <w:noProof/>
          </w:rPr>
          <w:fldChar w:fldCharType="end"/>
        </w:r>
      </w:ins>
    </w:p>
    <w:p w14:paraId="3D4ED87C" w14:textId="55D6D5FC" w:rsidR="006B6376" w:rsidRDefault="00DC5717">
      <w:pPr>
        <w:pStyle w:val="Tabladeilustraciones"/>
        <w:tabs>
          <w:tab w:val="right" w:leader="dot" w:pos="9350"/>
        </w:tabs>
        <w:rPr>
          <w:ins w:id="488" w:author="Edu Fisica" w:date="2026-05-16T07:13:00Z"/>
          <w:rFonts w:asciiTheme="minorHAnsi" w:eastAsiaTheme="minorEastAsia" w:hAnsiTheme="minorHAnsi" w:cstheme="minorBidi"/>
          <w:noProof/>
          <w:sz w:val="22"/>
          <w:lang w:val="es-CO"/>
        </w:rPr>
      </w:pPr>
      <w:ins w:id="489" w:author="Edu Fisica" w:date="2026-05-16T07:13:00Z">
        <w:r>
          <w:fldChar w:fldCharType="begin"/>
        </w:r>
        <w:r>
          <w:instrText xml:space="preserve"> HYPERLINK "file:///C:\\Tania\\Maestria\\PROYECTO%20EDUCAR%20PARA%20LA%20PAZ%20Y%20SANA%20CONVIVENCIA\\Instrumentos%20de%20recolección\\Instrumentos%20de%20recoleccion%20aplicables\\POR%20SEPARADO\\EDUCAR%20PARA%20LA%20PAZ%20Tania%20y%20Gladys.docx" \l "_Toc229133577" </w:instrText>
        </w:r>
        <w:r>
          <w:fldChar w:fldCharType="separate"/>
        </w:r>
        <w:r w:rsidR="006B6376" w:rsidRPr="001857E7">
          <w:rPr>
            <w:rStyle w:val="Hipervnculo"/>
            <w:noProof/>
          </w:rPr>
          <w:t>Figura  5 Registro fotográfico carpeta gestores de paz - Grado 6-1</w:t>
        </w:r>
        <w:r w:rsidR="006B6376">
          <w:rPr>
            <w:noProof/>
            <w:webHidden/>
          </w:rPr>
          <w:tab/>
        </w:r>
        <w:r w:rsidR="006B6376">
          <w:rPr>
            <w:noProof/>
            <w:webHidden/>
          </w:rPr>
          <w:fldChar w:fldCharType="begin"/>
        </w:r>
        <w:r w:rsidR="006B6376">
          <w:rPr>
            <w:noProof/>
            <w:webHidden/>
          </w:rPr>
          <w:instrText xml:space="preserve"> PAGEREF _Toc229133577 \h </w:instrText>
        </w:r>
        <w:r w:rsidR="006B6376">
          <w:rPr>
            <w:noProof/>
            <w:webHidden/>
          </w:rPr>
        </w:r>
        <w:r w:rsidR="006B6376">
          <w:rPr>
            <w:noProof/>
            <w:webHidden/>
          </w:rPr>
          <w:fldChar w:fldCharType="separate"/>
        </w:r>
        <w:r w:rsidR="006B6376">
          <w:rPr>
            <w:noProof/>
            <w:webHidden/>
          </w:rPr>
          <w:t>99</w:t>
        </w:r>
        <w:r w:rsidR="006B6376">
          <w:rPr>
            <w:noProof/>
            <w:webHidden/>
          </w:rPr>
          <w:fldChar w:fldCharType="end"/>
        </w:r>
        <w:r>
          <w:rPr>
            <w:noProof/>
          </w:rPr>
          <w:fldChar w:fldCharType="end"/>
        </w:r>
      </w:ins>
    </w:p>
    <w:p w14:paraId="14D3DB5A" w14:textId="2E6D7318" w:rsidR="006B6376" w:rsidRDefault="00DC5717">
      <w:pPr>
        <w:pStyle w:val="Tabladeilustraciones"/>
        <w:tabs>
          <w:tab w:val="right" w:leader="dot" w:pos="9350"/>
        </w:tabs>
        <w:rPr>
          <w:ins w:id="490" w:author="Edu Fisica" w:date="2026-05-16T07:13:00Z"/>
          <w:rFonts w:asciiTheme="minorHAnsi" w:eastAsiaTheme="minorEastAsia" w:hAnsiTheme="minorHAnsi" w:cstheme="minorBidi"/>
          <w:noProof/>
          <w:sz w:val="22"/>
          <w:lang w:val="es-CO"/>
        </w:rPr>
      </w:pPr>
      <w:ins w:id="491" w:author="Edu Fisica" w:date="2026-05-16T07:13:00Z">
        <w:r>
          <w:fldChar w:fldCharType="begin"/>
        </w:r>
        <w:r>
          <w:instrText xml:space="preserve"> HYPERLINK \l "_Toc229133578" </w:instrText>
        </w:r>
        <w:r>
          <w:fldChar w:fldCharType="separate"/>
        </w:r>
        <w:r w:rsidR="006B6376" w:rsidRPr="001857E7">
          <w:rPr>
            <w:rStyle w:val="Hipervnculo"/>
            <w:rFonts w:cs="Times New Roman"/>
            <w:noProof/>
          </w:rPr>
          <w:t>Figura  6 Trabajo Colaborativo - Grado 6-1</w:t>
        </w:r>
        <w:r w:rsidR="006B6376">
          <w:rPr>
            <w:noProof/>
            <w:webHidden/>
          </w:rPr>
          <w:tab/>
        </w:r>
        <w:r w:rsidR="006B6376">
          <w:rPr>
            <w:noProof/>
            <w:webHidden/>
          </w:rPr>
          <w:fldChar w:fldCharType="begin"/>
        </w:r>
        <w:r w:rsidR="006B6376">
          <w:rPr>
            <w:noProof/>
            <w:webHidden/>
          </w:rPr>
          <w:instrText xml:space="preserve"> PAGEREF _Toc229133578 \h </w:instrText>
        </w:r>
        <w:r w:rsidR="006B6376">
          <w:rPr>
            <w:noProof/>
            <w:webHidden/>
          </w:rPr>
        </w:r>
        <w:r w:rsidR="006B6376">
          <w:rPr>
            <w:noProof/>
            <w:webHidden/>
          </w:rPr>
          <w:fldChar w:fldCharType="separate"/>
        </w:r>
        <w:r w:rsidR="006B6376">
          <w:rPr>
            <w:noProof/>
            <w:webHidden/>
          </w:rPr>
          <w:t>103</w:t>
        </w:r>
        <w:r w:rsidR="006B6376">
          <w:rPr>
            <w:noProof/>
            <w:webHidden/>
          </w:rPr>
          <w:fldChar w:fldCharType="end"/>
        </w:r>
        <w:r>
          <w:rPr>
            <w:noProof/>
          </w:rPr>
          <w:fldChar w:fldCharType="end"/>
        </w:r>
      </w:ins>
    </w:p>
    <w:p w14:paraId="1E92B80E" w14:textId="2F091150" w:rsidR="006B6376" w:rsidRDefault="00DC5717">
      <w:pPr>
        <w:pStyle w:val="Tabladeilustraciones"/>
        <w:tabs>
          <w:tab w:val="right" w:leader="dot" w:pos="9350"/>
        </w:tabs>
        <w:rPr>
          <w:ins w:id="492" w:author="Edu Fisica" w:date="2026-05-16T07:13:00Z"/>
          <w:rFonts w:asciiTheme="minorHAnsi" w:eastAsiaTheme="minorEastAsia" w:hAnsiTheme="minorHAnsi" w:cstheme="minorBidi"/>
          <w:noProof/>
          <w:sz w:val="22"/>
          <w:lang w:val="es-CO"/>
        </w:rPr>
      </w:pPr>
      <w:ins w:id="493" w:author="Edu Fisica" w:date="2026-05-16T07:13:00Z">
        <w:r>
          <w:fldChar w:fldCharType="begin"/>
        </w:r>
        <w:r>
          <w:instrText xml:space="preserve"> HYPERLINK \l "_Toc229133579" </w:instrText>
        </w:r>
        <w:r>
          <w:fldChar w:fldCharType="separate"/>
        </w:r>
        <w:r w:rsidR="006B6376" w:rsidRPr="001857E7">
          <w:rPr>
            <w:rStyle w:val="Hipervnculo"/>
            <w:rFonts w:cs="Times New Roman"/>
            <w:noProof/>
          </w:rPr>
          <w:t>Figura  7 Plegable derechos, deberes y tipos de faltas de convivencia</w:t>
        </w:r>
        <w:r w:rsidR="006B6376">
          <w:rPr>
            <w:noProof/>
            <w:webHidden/>
          </w:rPr>
          <w:tab/>
        </w:r>
        <w:r w:rsidR="006B6376">
          <w:rPr>
            <w:noProof/>
            <w:webHidden/>
          </w:rPr>
          <w:fldChar w:fldCharType="begin"/>
        </w:r>
        <w:r w:rsidR="006B6376">
          <w:rPr>
            <w:noProof/>
            <w:webHidden/>
          </w:rPr>
          <w:instrText xml:space="preserve"> PAGEREF _Toc229133579 \h </w:instrText>
        </w:r>
        <w:r w:rsidR="006B6376">
          <w:rPr>
            <w:noProof/>
            <w:webHidden/>
          </w:rPr>
        </w:r>
        <w:r w:rsidR="006B6376">
          <w:rPr>
            <w:noProof/>
            <w:webHidden/>
          </w:rPr>
          <w:fldChar w:fldCharType="separate"/>
        </w:r>
        <w:r w:rsidR="006B6376">
          <w:rPr>
            <w:noProof/>
            <w:webHidden/>
          </w:rPr>
          <w:t>106</w:t>
        </w:r>
        <w:r w:rsidR="006B6376">
          <w:rPr>
            <w:noProof/>
            <w:webHidden/>
          </w:rPr>
          <w:fldChar w:fldCharType="end"/>
        </w:r>
        <w:r>
          <w:rPr>
            <w:noProof/>
          </w:rPr>
          <w:fldChar w:fldCharType="end"/>
        </w:r>
      </w:ins>
    </w:p>
    <w:p w14:paraId="7DABB8F0" w14:textId="26983DB9" w:rsidR="006B6376" w:rsidRDefault="00DC5717">
      <w:pPr>
        <w:pStyle w:val="Tabladeilustraciones"/>
        <w:tabs>
          <w:tab w:val="right" w:leader="dot" w:pos="9350"/>
        </w:tabs>
        <w:rPr>
          <w:ins w:id="494" w:author="Edu Fisica" w:date="2026-05-16T07:13:00Z"/>
          <w:rFonts w:asciiTheme="minorHAnsi" w:eastAsiaTheme="minorEastAsia" w:hAnsiTheme="minorHAnsi" w:cstheme="minorBidi"/>
          <w:noProof/>
          <w:sz w:val="22"/>
          <w:lang w:val="es-CO"/>
        </w:rPr>
      </w:pPr>
      <w:ins w:id="495" w:author="Edu Fisica" w:date="2026-05-16T07:13:00Z">
        <w:r>
          <w:fldChar w:fldCharType="begin"/>
        </w:r>
        <w:r>
          <w:instrText xml:space="preserve"> HYPERLINK \l "_Toc229133580" </w:instrText>
        </w:r>
        <w:r>
          <w:fldChar w:fldCharType="separate"/>
        </w:r>
        <w:r w:rsidR="006B6376" w:rsidRPr="001857E7">
          <w:rPr>
            <w:rStyle w:val="Hipervnculo"/>
            <w:rFonts w:cs="Times New Roman"/>
            <w:noProof/>
          </w:rPr>
          <w:t>Figura  8 Mapa conceptual - Evolución histórica de las normas en la sociedad</w:t>
        </w:r>
        <w:r w:rsidR="006B6376">
          <w:rPr>
            <w:noProof/>
            <w:webHidden/>
          </w:rPr>
          <w:tab/>
        </w:r>
        <w:r w:rsidR="006B6376">
          <w:rPr>
            <w:noProof/>
            <w:webHidden/>
          </w:rPr>
          <w:fldChar w:fldCharType="begin"/>
        </w:r>
        <w:r w:rsidR="006B6376">
          <w:rPr>
            <w:noProof/>
            <w:webHidden/>
          </w:rPr>
          <w:instrText xml:space="preserve"> PAGEREF _Toc229133580 \h </w:instrText>
        </w:r>
        <w:r w:rsidR="006B6376">
          <w:rPr>
            <w:noProof/>
            <w:webHidden/>
          </w:rPr>
        </w:r>
        <w:r w:rsidR="006B6376">
          <w:rPr>
            <w:noProof/>
            <w:webHidden/>
          </w:rPr>
          <w:fldChar w:fldCharType="separate"/>
        </w:r>
        <w:r w:rsidR="006B6376">
          <w:rPr>
            <w:noProof/>
            <w:webHidden/>
          </w:rPr>
          <w:t>108</w:t>
        </w:r>
        <w:r w:rsidR="006B6376">
          <w:rPr>
            <w:noProof/>
            <w:webHidden/>
          </w:rPr>
          <w:fldChar w:fldCharType="end"/>
        </w:r>
        <w:r>
          <w:rPr>
            <w:noProof/>
          </w:rPr>
          <w:fldChar w:fldCharType="end"/>
        </w:r>
      </w:ins>
    </w:p>
    <w:p w14:paraId="3FE2D6CF" w14:textId="212E1B4D" w:rsidR="006B6376" w:rsidRDefault="00DC5717">
      <w:pPr>
        <w:pStyle w:val="Tabladeilustraciones"/>
        <w:tabs>
          <w:tab w:val="right" w:leader="dot" w:pos="9350"/>
        </w:tabs>
        <w:rPr>
          <w:ins w:id="496" w:author="Edu Fisica" w:date="2026-05-16T07:13:00Z"/>
          <w:rFonts w:asciiTheme="minorHAnsi" w:eastAsiaTheme="minorEastAsia" w:hAnsiTheme="minorHAnsi" w:cstheme="minorBidi"/>
          <w:noProof/>
          <w:sz w:val="22"/>
          <w:lang w:val="es-CO"/>
        </w:rPr>
      </w:pPr>
      <w:ins w:id="497" w:author="Edu Fisica" w:date="2026-05-16T07:13:00Z">
        <w:r>
          <w:fldChar w:fldCharType="begin"/>
        </w:r>
        <w:r>
          <w:instrText xml:space="preserve"> HYPERLINK \l "_Toc229133581" </w:instrText>
        </w:r>
        <w:r>
          <w:fldChar w:fldCharType="separate"/>
        </w:r>
        <w:r w:rsidR="006B6376" w:rsidRPr="001857E7">
          <w:rPr>
            <w:rStyle w:val="Hipervnculo"/>
            <w:rFonts w:cs="Times New Roman"/>
            <w:noProof/>
          </w:rPr>
          <w:t>Figura  9 Taller "Infancia con derechos: conociendo la Ley"</w:t>
        </w:r>
        <w:r w:rsidR="006B6376">
          <w:rPr>
            <w:noProof/>
            <w:webHidden/>
          </w:rPr>
          <w:tab/>
        </w:r>
        <w:r w:rsidR="006B6376">
          <w:rPr>
            <w:noProof/>
            <w:webHidden/>
          </w:rPr>
          <w:fldChar w:fldCharType="begin"/>
        </w:r>
        <w:r w:rsidR="006B6376">
          <w:rPr>
            <w:noProof/>
            <w:webHidden/>
          </w:rPr>
          <w:instrText xml:space="preserve"> PAGEREF _Toc229133581 \h </w:instrText>
        </w:r>
        <w:r w:rsidR="006B6376">
          <w:rPr>
            <w:noProof/>
            <w:webHidden/>
          </w:rPr>
        </w:r>
        <w:r w:rsidR="006B6376">
          <w:rPr>
            <w:noProof/>
            <w:webHidden/>
          </w:rPr>
          <w:fldChar w:fldCharType="separate"/>
        </w:r>
        <w:r w:rsidR="006B6376">
          <w:rPr>
            <w:noProof/>
            <w:webHidden/>
          </w:rPr>
          <w:t>111</w:t>
        </w:r>
        <w:r w:rsidR="006B6376">
          <w:rPr>
            <w:noProof/>
            <w:webHidden/>
          </w:rPr>
          <w:fldChar w:fldCharType="end"/>
        </w:r>
        <w:r>
          <w:rPr>
            <w:noProof/>
          </w:rPr>
          <w:fldChar w:fldCharType="end"/>
        </w:r>
      </w:ins>
    </w:p>
    <w:p w14:paraId="7C579458" w14:textId="512B9EFA" w:rsidR="006B6376" w:rsidRDefault="00DC5717">
      <w:pPr>
        <w:pStyle w:val="Tabladeilustraciones"/>
        <w:tabs>
          <w:tab w:val="right" w:leader="dot" w:pos="9350"/>
        </w:tabs>
        <w:rPr>
          <w:ins w:id="498" w:author="Edu Fisica" w:date="2026-05-16T07:13:00Z"/>
          <w:rFonts w:asciiTheme="minorHAnsi" w:eastAsiaTheme="minorEastAsia" w:hAnsiTheme="minorHAnsi" w:cstheme="minorBidi"/>
          <w:noProof/>
          <w:sz w:val="22"/>
          <w:lang w:val="es-CO"/>
        </w:rPr>
      </w:pPr>
      <w:ins w:id="499" w:author="Edu Fisica" w:date="2026-05-16T07:13:00Z">
        <w:r>
          <w:fldChar w:fldCharType="begin"/>
        </w:r>
        <w:r>
          <w:instrText xml:space="preserve"> HYPERLINK \l "_Toc229133582" </w:instrText>
        </w:r>
        <w:r>
          <w:fldChar w:fldCharType="separate"/>
        </w:r>
        <w:r w:rsidR="006B6376" w:rsidRPr="001857E7">
          <w:rPr>
            <w:rStyle w:val="Hipervnculo"/>
            <w:rFonts w:cs="Times New Roman"/>
            <w:noProof/>
          </w:rPr>
          <w:t>Figura  10 Infografía" Educapaz"</w:t>
        </w:r>
        <w:r w:rsidR="006B6376">
          <w:rPr>
            <w:noProof/>
            <w:webHidden/>
          </w:rPr>
          <w:tab/>
        </w:r>
        <w:r w:rsidR="006B6376">
          <w:rPr>
            <w:noProof/>
            <w:webHidden/>
          </w:rPr>
          <w:fldChar w:fldCharType="begin"/>
        </w:r>
        <w:r w:rsidR="006B6376">
          <w:rPr>
            <w:noProof/>
            <w:webHidden/>
          </w:rPr>
          <w:instrText xml:space="preserve"> PAGEREF _Toc229133582 \h </w:instrText>
        </w:r>
        <w:r w:rsidR="006B6376">
          <w:rPr>
            <w:noProof/>
            <w:webHidden/>
          </w:rPr>
        </w:r>
        <w:r w:rsidR="006B6376">
          <w:rPr>
            <w:noProof/>
            <w:webHidden/>
          </w:rPr>
          <w:fldChar w:fldCharType="separate"/>
        </w:r>
        <w:r w:rsidR="006B6376">
          <w:rPr>
            <w:noProof/>
            <w:webHidden/>
          </w:rPr>
          <w:t>114</w:t>
        </w:r>
        <w:r w:rsidR="006B6376">
          <w:rPr>
            <w:noProof/>
            <w:webHidden/>
          </w:rPr>
          <w:fldChar w:fldCharType="end"/>
        </w:r>
        <w:r>
          <w:rPr>
            <w:noProof/>
          </w:rPr>
          <w:fldChar w:fldCharType="end"/>
        </w:r>
      </w:ins>
    </w:p>
    <w:p w14:paraId="46E2E94E" w14:textId="6A76410C" w:rsidR="006B6376" w:rsidRDefault="00DC5717">
      <w:pPr>
        <w:pStyle w:val="Tabladeilustraciones"/>
        <w:tabs>
          <w:tab w:val="right" w:leader="dot" w:pos="9350"/>
        </w:tabs>
        <w:rPr>
          <w:ins w:id="500" w:author="Edu Fisica" w:date="2026-05-16T07:13:00Z"/>
          <w:rFonts w:asciiTheme="minorHAnsi" w:eastAsiaTheme="minorEastAsia" w:hAnsiTheme="minorHAnsi" w:cstheme="minorBidi"/>
          <w:noProof/>
          <w:sz w:val="22"/>
          <w:lang w:val="es-CO"/>
        </w:rPr>
      </w:pPr>
      <w:ins w:id="501" w:author="Edu Fisica" w:date="2026-05-16T07:13:00Z">
        <w:r>
          <w:fldChar w:fldCharType="begin"/>
        </w:r>
        <w:r>
          <w:instrText xml:space="preserve"> HYPERLINK \l "_Toc229133583" </w:instrText>
        </w:r>
        <w:r>
          <w:fldChar w:fldCharType="separate"/>
        </w:r>
        <w:r w:rsidR="006B6376" w:rsidRPr="001857E7">
          <w:rPr>
            <w:rStyle w:val="Hipervnculo"/>
            <w:rFonts w:cs="Times New Roman"/>
            <w:noProof/>
          </w:rPr>
          <w:t>Figura  11 Taller "La educación abraza la memoria en búsqueda de la paz"</w:t>
        </w:r>
        <w:r w:rsidR="006B6376">
          <w:rPr>
            <w:noProof/>
            <w:webHidden/>
          </w:rPr>
          <w:tab/>
        </w:r>
        <w:r w:rsidR="006B6376">
          <w:rPr>
            <w:noProof/>
            <w:webHidden/>
          </w:rPr>
          <w:fldChar w:fldCharType="begin"/>
        </w:r>
        <w:r w:rsidR="006B6376">
          <w:rPr>
            <w:noProof/>
            <w:webHidden/>
          </w:rPr>
          <w:instrText xml:space="preserve"> PAGEREF _Toc229133583 \h </w:instrText>
        </w:r>
        <w:r w:rsidR="006B6376">
          <w:rPr>
            <w:noProof/>
            <w:webHidden/>
          </w:rPr>
        </w:r>
        <w:r w:rsidR="006B6376">
          <w:rPr>
            <w:noProof/>
            <w:webHidden/>
          </w:rPr>
          <w:fldChar w:fldCharType="separate"/>
        </w:r>
        <w:r w:rsidR="006B6376">
          <w:rPr>
            <w:noProof/>
            <w:webHidden/>
          </w:rPr>
          <w:t>116</w:t>
        </w:r>
        <w:r w:rsidR="006B6376">
          <w:rPr>
            <w:noProof/>
            <w:webHidden/>
          </w:rPr>
          <w:fldChar w:fldCharType="end"/>
        </w:r>
        <w:r>
          <w:rPr>
            <w:noProof/>
          </w:rPr>
          <w:fldChar w:fldCharType="end"/>
        </w:r>
      </w:ins>
    </w:p>
    <w:p w14:paraId="0A1D4090" w14:textId="3BA0D6B4" w:rsidR="006B6376" w:rsidRDefault="00DC5717">
      <w:pPr>
        <w:pStyle w:val="Tabladeilustraciones"/>
        <w:tabs>
          <w:tab w:val="right" w:leader="dot" w:pos="9350"/>
        </w:tabs>
        <w:rPr>
          <w:ins w:id="502" w:author="Edu Fisica" w:date="2026-05-16T07:13:00Z"/>
          <w:rFonts w:asciiTheme="minorHAnsi" w:eastAsiaTheme="minorEastAsia" w:hAnsiTheme="minorHAnsi" w:cstheme="minorBidi"/>
          <w:noProof/>
          <w:sz w:val="22"/>
          <w:lang w:val="es-CO"/>
        </w:rPr>
      </w:pPr>
      <w:ins w:id="503" w:author="Edu Fisica" w:date="2026-05-16T07:13:00Z">
        <w:r>
          <w:fldChar w:fldCharType="begin"/>
        </w:r>
        <w:r>
          <w:instrText xml:space="preserve"> HYPERLINK \l "_Toc229133584" </w:instrText>
        </w:r>
        <w:r>
          <w:fldChar w:fldCharType="separate"/>
        </w:r>
        <w:r w:rsidR="006B6376" w:rsidRPr="001857E7">
          <w:rPr>
            <w:rStyle w:val="Hipervnculo"/>
            <w:rFonts w:cs="Times New Roman"/>
            <w:noProof/>
          </w:rPr>
          <w:t>Figura  12 Desarrollo de actividad "Educapaz"</w:t>
        </w:r>
        <w:r w:rsidR="006B6376">
          <w:rPr>
            <w:noProof/>
            <w:webHidden/>
          </w:rPr>
          <w:tab/>
        </w:r>
        <w:r w:rsidR="006B6376">
          <w:rPr>
            <w:noProof/>
            <w:webHidden/>
          </w:rPr>
          <w:fldChar w:fldCharType="begin"/>
        </w:r>
        <w:r w:rsidR="006B6376">
          <w:rPr>
            <w:noProof/>
            <w:webHidden/>
          </w:rPr>
          <w:instrText xml:space="preserve"> PAGEREF _Toc229133584 \h </w:instrText>
        </w:r>
        <w:r w:rsidR="006B6376">
          <w:rPr>
            <w:noProof/>
            <w:webHidden/>
          </w:rPr>
        </w:r>
        <w:r w:rsidR="006B6376">
          <w:rPr>
            <w:noProof/>
            <w:webHidden/>
          </w:rPr>
          <w:fldChar w:fldCharType="separate"/>
        </w:r>
        <w:r w:rsidR="006B6376">
          <w:rPr>
            <w:noProof/>
            <w:webHidden/>
          </w:rPr>
          <w:t>117</w:t>
        </w:r>
        <w:r w:rsidR="006B6376">
          <w:rPr>
            <w:noProof/>
            <w:webHidden/>
          </w:rPr>
          <w:fldChar w:fldCharType="end"/>
        </w:r>
        <w:r>
          <w:rPr>
            <w:noProof/>
          </w:rPr>
          <w:fldChar w:fldCharType="end"/>
        </w:r>
      </w:ins>
    </w:p>
    <w:p w14:paraId="1F428505" w14:textId="09B00ACC" w:rsidR="006B6376" w:rsidRDefault="00DC5717">
      <w:pPr>
        <w:pStyle w:val="Tabladeilustraciones"/>
        <w:tabs>
          <w:tab w:val="right" w:leader="dot" w:pos="9350"/>
        </w:tabs>
        <w:rPr>
          <w:ins w:id="504" w:author="Edu Fisica" w:date="2026-05-16T07:13:00Z"/>
          <w:rFonts w:asciiTheme="minorHAnsi" w:eastAsiaTheme="minorEastAsia" w:hAnsiTheme="minorHAnsi" w:cstheme="minorBidi"/>
          <w:noProof/>
          <w:sz w:val="22"/>
          <w:lang w:val="es-CO"/>
        </w:rPr>
      </w:pPr>
      <w:ins w:id="505" w:author="Edu Fisica" w:date="2026-05-16T07:13:00Z">
        <w:r>
          <w:fldChar w:fldCharType="begin"/>
        </w:r>
        <w:r>
          <w:instrText xml:space="preserve"> HYPERLINK \l "_Toc229133585" </w:instrText>
        </w:r>
        <w:r>
          <w:fldChar w:fldCharType="separate"/>
        </w:r>
        <w:r w:rsidR="006B6376" w:rsidRPr="001857E7">
          <w:rPr>
            <w:rStyle w:val="Hipervnculo"/>
            <w:rFonts w:cs="Times New Roman"/>
            <w:noProof/>
          </w:rPr>
          <w:t>Figura  13 Entrevista realizada por la Prensa Galanista</w:t>
        </w:r>
        <w:r w:rsidR="006B6376">
          <w:rPr>
            <w:noProof/>
            <w:webHidden/>
          </w:rPr>
          <w:tab/>
        </w:r>
        <w:r w:rsidR="006B6376">
          <w:rPr>
            <w:noProof/>
            <w:webHidden/>
          </w:rPr>
          <w:fldChar w:fldCharType="begin"/>
        </w:r>
        <w:r w:rsidR="006B6376">
          <w:rPr>
            <w:noProof/>
            <w:webHidden/>
          </w:rPr>
          <w:instrText xml:space="preserve"> PAGEREF _Toc229133585 \h </w:instrText>
        </w:r>
        <w:r w:rsidR="006B6376">
          <w:rPr>
            <w:noProof/>
            <w:webHidden/>
          </w:rPr>
        </w:r>
        <w:r w:rsidR="006B6376">
          <w:rPr>
            <w:noProof/>
            <w:webHidden/>
          </w:rPr>
          <w:fldChar w:fldCharType="separate"/>
        </w:r>
        <w:r w:rsidR="006B6376">
          <w:rPr>
            <w:noProof/>
            <w:webHidden/>
          </w:rPr>
          <w:t>118</w:t>
        </w:r>
        <w:r w:rsidR="006B6376">
          <w:rPr>
            <w:noProof/>
            <w:webHidden/>
          </w:rPr>
          <w:fldChar w:fldCharType="end"/>
        </w:r>
        <w:r>
          <w:rPr>
            <w:noProof/>
          </w:rPr>
          <w:fldChar w:fldCharType="end"/>
        </w:r>
      </w:ins>
    </w:p>
    <w:p w14:paraId="55F5C6D7" w14:textId="794127E5" w:rsidR="006B6376" w:rsidRDefault="00DC5717" w:rsidP="006B6376">
      <w:pPr>
        <w:pStyle w:val="Tabladeilustraciones"/>
        <w:tabs>
          <w:tab w:val="right" w:leader="dot" w:pos="9350"/>
        </w:tabs>
        <w:ind w:left="720" w:firstLine="0"/>
        <w:rPr>
          <w:ins w:id="506" w:author="Edu Fisica" w:date="2026-05-16T07:13:00Z"/>
          <w:rFonts w:asciiTheme="minorHAnsi" w:eastAsiaTheme="minorEastAsia" w:hAnsiTheme="minorHAnsi" w:cstheme="minorBidi"/>
          <w:noProof/>
          <w:sz w:val="22"/>
          <w:lang w:val="es-CO"/>
        </w:rPr>
      </w:pPr>
      <w:ins w:id="507" w:author="Edu Fisica" w:date="2026-05-16T07:13:00Z">
        <w:r>
          <w:fldChar w:fldCharType="begin"/>
        </w:r>
        <w:r>
          <w:instrText xml:space="preserve"> HYPERLINK \l "_Toc229133586" </w:instrText>
        </w:r>
        <w:r>
          <w:fldChar w:fldCharType="separate"/>
        </w:r>
        <w:r w:rsidR="006B6376" w:rsidRPr="001857E7">
          <w:rPr>
            <w:rStyle w:val="Hipervnculo"/>
            <w:rFonts w:cs="Times New Roman"/>
            <w:noProof/>
          </w:rPr>
          <w:t>Figura  14 Cine, comida y comodidad: el festín de la pantalla grande”, Primer momento julio - Grado 6-1</w:t>
        </w:r>
        <w:r w:rsidR="006B6376">
          <w:rPr>
            <w:noProof/>
            <w:webHidden/>
          </w:rPr>
          <w:tab/>
        </w:r>
        <w:r w:rsidR="006B6376">
          <w:rPr>
            <w:noProof/>
            <w:webHidden/>
          </w:rPr>
          <w:fldChar w:fldCharType="begin"/>
        </w:r>
        <w:r w:rsidR="006B6376">
          <w:rPr>
            <w:noProof/>
            <w:webHidden/>
          </w:rPr>
          <w:instrText xml:space="preserve"> PAGEREF _Toc229133586 \h </w:instrText>
        </w:r>
        <w:r w:rsidR="006B6376">
          <w:rPr>
            <w:noProof/>
            <w:webHidden/>
          </w:rPr>
        </w:r>
        <w:r w:rsidR="006B6376">
          <w:rPr>
            <w:noProof/>
            <w:webHidden/>
          </w:rPr>
          <w:fldChar w:fldCharType="separate"/>
        </w:r>
        <w:r w:rsidR="006B6376">
          <w:rPr>
            <w:noProof/>
            <w:webHidden/>
          </w:rPr>
          <w:t>122</w:t>
        </w:r>
        <w:r w:rsidR="006B6376">
          <w:rPr>
            <w:noProof/>
            <w:webHidden/>
          </w:rPr>
          <w:fldChar w:fldCharType="end"/>
        </w:r>
        <w:r>
          <w:rPr>
            <w:noProof/>
          </w:rPr>
          <w:fldChar w:fldCharType="end"/>
        </w:r>
      </w:ins>
    </w:p>
    <w:p w14:paraId="50D9FE85" w14:textId="021BEC88" w:rsidR="006B6376" w:rsidRDefault="00DC5717" w:rsidP="006B6376">
      <w:pPr>
        <w:pStyle w:val="Tabladeilustraciones"/>
        <w:tabs>
          <w:tab w:val="right" w:leader="dot" w:pos="9350"/>
        </w:tabs>
        <w:ind w:left="720" w:firstLine="0"/>
        <w:rPr>
          <w:ins w:id="508" w:author="Edu Fisica" w:date="2026-05-16T07:13:00Z"/>
          <w:rFonts w:asciiTheme="minorHAnsi" w:eastAsiaTheme="minorEastAsia" w:hAnsiTheme="minorHAnsi" w:cstheme="minorBidi"/>
          <w:noProof/>
          <w:sz w:val="22"/>
          <w:lang w:val="es-CO"/>
        </w:rPr>
      </w:pPr>
      <w:ins w:id="509" w:author="Edu Fisica" w:date="2026-05-16T07:13:00Z">
        <w:r>
          <w:fldChar w:fldCharType="begin"/>
        </w:r>
        <w:r>
          <w:instrText xml:space="preserve"> HYPERLINK \l "_Toc229133587" </w:instrText>
        </w:r>
        <w:r>
          <w:fldChar w:fldCharType="separate"/>
        </w:r>
        <w:r w:rsidR="006B6376" w:rsidRPr="001857E7">
          <w:rPr>
            <w:rStyle w:val="Hipervnculo"/>
            <w:rFonts w:cs="Times New Roman"/>
            <w:noProof/>
          </w:rPr>
          <w:t>Figura  15 Cine, comida y comodidad: el festín de la pantalla grande”, segundo momento diciembre - Grado 6-1</w:t>
        </w:r>
        <w:r w:rsidR="006B6376">
          <w:rPr>
            <w:noProof/>
            <w:webHidden/>
          </w:rPr>
          <w:tab/>
        </w:r>
        <w:r w:rsidR="006B6376">
          <w:rPr>
            <w:noProof/>
            <w:webHidden/>
          </w:rPr>
          <w:fldChar w:fldCharType="begin"/>
        </w:r>
        <w:r w:rsidR="006B6376">
          <w:rPr>
            <w:noProof/>
            <w:webHidden/>
          </w:rPr>
          <w:instrText xml:space="preserve"> PAGEREF _Toc229133587 \h </w:instrText>
        </w:r>
        <w:r w:rsidR="006B6376">
          <w:rPr>
            <w:noProof/>
            <w:webHidden/>
          </w:rPr>
        </w:r>
        <w:r w:rsidR="006B6376">
          <w:rPr>
            <w:noProof/>
            <w:webHidden/>
          </w:rPr>
          <w:fldChar w:fldCharType="separate"/>
        </w:r>
        <w:r w:rsidR="006B6376">
          <w:rPr>
            <w:noProof/>
            <w:webHidden/>
          </w:rPr>
          <w:t>124</w:t>
        </w:r>
        <w:r w:rsidR="006B6376">
          <w:rPr>
            <w:noProof/>
            <w:webHidden/>
          </w:rPr>
          <w:fldChar w:fldCharType="end"/>
        </w:r>
        <w:r>
          <w:rPr>
            <w:noProof/>
          </w:rPr>
          <w:fldChar w:fldCharType="end"/>
        </w:r>
      </w:ins>
    </w:p>
    <w:p w14:paraId="56061B0B" w14:textId="4B4C21C2" w:rsidR="006B6376" w:rsidRDefault="00DC5717">
      <w:pPr>
        <w:pStyle w:val="Tabladeilustraciones"/>
        <w:tabs>
          <w:tab w:val="right" w:leader="dot" w:pos="9350"/>
        </w:tabs>
        <w:rPr>
          <w:ins w:id="510" w:author="Edu Fisica" w:date="2026-05-16T07:13:00Z"/>
          <w:rFonts w:asciiTheme="minorHAnsi" w:eastAsiaTheme="minorEastAsia" w:hAnsiTheme="minorHAnsi" w:cstheme="minorBidi"/>
          <w:noProof/>
          <w:sz w:val="22"/>
          <w:lang w:val="es-CO"/>
        </w:rPr>
      </w:pPr>
      <w:ins w:id="511" w:author="Edu Fisica" w:date="2026-05-16T07:13:00Z">
        <w:r>
          <w:fldChar w:fldCharType="begin"/>
        </w:r>
        <w:r>
          <w:instrText xml:space="preserve"> HYPERLINK "file:///C:\\Tania\\Maestria\\PROYECTO%20EDUCAR%20PARA%20LA%20PAZ%20Y%20SANA%20CONVIVENCIA\\Instrumentos%20de%20recolección\\Instrumentos%20de%20recoleccion%20aplicables\\POR%20SEPARADO\\EDUCAR%20PARA%20LA%20PAZ%20Tania%20y%20Gladys.docx" \l "_Toc229133588" </w:instrText>
        </w:r>
        <w:r>
          <w:fldChar w:fldCharType="separate"/>
        </w:r>
        <w:r w:rsidR="006B6376" w:rsidRPr="001857E7">
          <w:rPr>
            <w:rStyle w:val="Hipervnculo"/>
            <w:noProof/>
          </w:rPr>
          <w:t>Figura  16 Caminata de integración - Grado 6-1</w:t>
        </w:r>
        <w:r w:rsidR="006B6376">
          <w:rPr>
            <w:noProof/>
            <w:webHidden/>
          </w:rPr>
          <w:tab/>
        </w:r>
        <w:r w:rsidR="006B6376">
          <w:rPr>
            <w:noProof/>
            <w:webHidden/>
          </w:rPr>
          <w:fldChar w:fldCharType="begin"/>
        </w:r>
        <w:r w:rsidR="006B6376">
          <w:rPr>
            <w:noProof/>
            <w:webHidden/>
          </w:rPr>
          <w:instrText xml:space="preserve"> PAGEREF _Toc229133588 \h </w:instrText>
        </w:r>
        <w:r w:rsidR="006B6376">
          <w:rPr>
            <w:noProof/>
            <w:webHidden/>
          </w:rPr>
        </w:r>
        <w:r w:rsidR="006B6376">
          <w:rPr>
            <w:noProof/>
            <w:webHidden/>
          </w:rPr>
          <w:fldChar w:fldCharType="separate"/>
        </w:r>
        <w:r w:rsidR="006B6376">
          <w:rPr>
            <w:noProof/>
            <w:webHidden/>
          </w:rPr>
          <w:t>128</w:t>
        </w:r>
        <w:r w:rsidR="006B6376">
          <w:rPr>
            <w:noProof/>
            <w:webHidden/>
          </w:rPr>
          <w:fldChar w:fldCharType="end"/>
        </w:r>
        <w:r>
          <w:rPr>
            <w:noProof/>
          </w:rPr>
          <w:fldChar w:fldCharType="end"/>
        </w:r>
      </w:ins>
    </w:p>
    <w:p w14:paraId="43484FF6" w14:textId="6B253FED" w:rsidR="006B6376" w:rsidRDefault="00DC5717">
      <w:pPr>
        <w:pStyle w:val="Tabladeilustraciones"/>
        <w:tabs>
          <w:tab w:val="right" w:leader="dot" w:pos="9350"/>
        </w:tabs>
        <w:rPr>
          <w:ins w:id="512" w:author="Edu Fisica" w:date="2026-05-16T07:13:00Z"/>
          <w:rFonts w:asciiTheme="minorHAnsi" w:eastAsiaTheme="minorEastAsia" w:hAnsiTheme="minorHAnsi" w:cstheme="minorBidi"/>
          <w:noProof/>
          <w:sz w:val="22"/>
          <w:lang w:val="es-CO"/>
        </w:rPr>
      </w:pPr>
      <w:ins w:id="513" w:author="Edu Fisica" w:date="2026-05-16T07:13:00Z">
        <w:r>
          <w:fldChar w:fldCharType="begin"/>
        </w:r>
        <w:r>
          <w:instrText xml:space="preserve"> HYPERLINK \l "_Toc229133589" </w:instrText>
        </w:r>
        <w:r>
          <w:fldChar w:fldCharType="separate"/>
        </w:r>
        <w:r w:rsidR="006B6376" w:rsidRPr="001857E7">
          <w:rPr>
            <w:rStyle w:val="Hipervnculo"/>
            <w:rFonts w:cs="Times New Roman"/>
            <w:noProof/>
          </w:rPr>
          <w:t>Figura  17 Integración y emprendimiento - Grado 6-1</w:t>
        </w:r>
        <w:r w:rsidR="006B6376">
          <w:rPr>
            <w:noProof/>
            <w:webHidden/>
          </w:rPr>
          <w:tab/>
        </w:r>
        <w:r w:rsidR="006B6376">
          <w:rPr>
            <w:noProof/>
            <w:webHidden/>
          </w:rPr>
          <w:fldChar w:fldCharType="begin"/>
        </w:r>
        <w:r w:rsidR="006B6376">
          <w:rPr>
            <w:noProof/>
            <w:webHidden/>
          </w:rPr>
          <w:instrText xml:space="preserve"> PAGEREF _Toc229133589 \h </w:instrText>
        </w:r>
        <w:r w:rsidR="006B6376">
          <w:rPr>
            <w:noProof/>
            <w:webHidden/>
          </w:rPr>
        </w:r>
        <w:r w:rsidR="006B6376">
          <w:rPr>
            <w:noProof/>
            <w:webHidden/>
          </w:rPr>
          <w:fldChar w:fldCharType="separate"/>
        </w:r>
        <w:r w:rsidR="006B6376">
          <w:rPr>
            <w:noProof/>
            <w:webHidden/>
          </w:rPr>
          <w:t>132</w:t>
        </w:r>
        <w:r w:rsidR="006B6376">
          <w:rPr>
            <w:noProof/>
            <w:webHidden/>
          </w:rPr>
          <w:fldChar w:fldCharType="end"/>
        </w:r>
        <w:r>
          <w:rPr>
            <w:noProof/>
          </w:rPr>
          <w:fldChar w:fldCharType="end"/>
        </w:r>
      </w:ins>
    </w:p>
    <w:p w14:paraId="48305779" w14:textId="056B1A18" w:rsidR="006B6376" w:rsidRDefault="00DC5717">
      <w:pPr>
        <w:pStyle w:val="Tabladeilustraciones"/>
        <w:tabs>
          <w:tab w:val="right" w:leader="dot" w:pos="9350"/>
        </w:tabs>
        <w:rPr>
          <w:ins w:id="514" w:author="Edu Fisica" w:date="2026-05-16T07:13:00Z"/>
          <w:rFonts w:asciiTheme="minorHAnsi" w:eastAsiaTheme="minorEastAsia" w:hAnsiTheme="minorHAnsi" w:cstheme="minorBidi"/>
          <w:noProof/>
          <w:sz w:val="22"/>
          <w:lang w:val="es-CO"/>
        </w:rPr>
      </w:pPr>
      <w:ins w:id="515" w:author="Edu Fisica" w:date="2026-05-16T07:13:00Z">
        <w:r>
          <w:fldChar w:fldCharType="begin"/>
        </w:r>
        <w:r>
          <w:instrText xml:space="preserve"> HYPERLINK \l "_Toc229133590" </w:instrText>
        </w:r>
        <w:r>
          <w:fldChar w:fldCharType="separate"/>
        </w:r>
        <w:r w:rsidR="006B6376" w:rsidRPr="001857E7">
          <w:rPr>
            <w:rStyle w:val="Hipervnculo"/>
            <w:rFonts w:cs="Times New Roman"/>
            <w:noProof/>
          </w:rPr>
          <w:t>Figura  18 Convivencia al carrizal - Grado 6-1</w:t>
        </w:r>
        <w:r w:rsidR="006B6376">
          <w:rPr>
            <w:noProof/>
            <w:webHidden/>
          </w:rPr>
          <w:tab/>
        </w:r>
        <w:r w:rsidR="006B6376">
          <w:rPr>
            <w:noProof/>
            <w:webHidden/>
          </w:rPr>
          <w:fldChar w:fldCharType="begin"/>
        </w:r>
        <w:r w:rsidR="006B6376">
          <w:rPr>
            <w:noProof/>
            <w:webHidden/>
          </w:rPr>
          <w:instrText xml:space="preserve"> PAGEREF _Toc229133590 \h </w:instrText>
        </w:r>
        <w:r w:rsidR="006B6376">
          <w:rPr>
            <w:noProof/>
            <w:webHidden/>
          </w:rPr>
        </w:r>
        <w:r w:rsidR="006B6376">
          <w:rPr>
            <w:noProof/>
            <w:webHidden/>
          </w:rPr>
          <w:fldChar w:fldCharType="separate"/>
        </w:r>
        <w:r w:rsidR="006B6376">
          <w:rPr>
            <w:noProof/>
            <w:webHidden/>
          </w:rPr>
          <w:t>136</w:t>
        </w:r>
        <w:r w:rsidR="006B6376">
          <w:rPr>
            <w:noProof/>
            <w:webHidden/>
          </w:rPr>
          <w:fldChar w:fldCharType="end"/>
        </w:r>
        <w:r>
          <w:rPr>
            <w:noProof/>
          </w:rPr>
          <w:fldChar w:fldCharType="end"/>
        </w:r>
      </w:ins>
    </w:p>
    <w:p w14:paraId="0198A543" w14:textId="6EDD2256" w:rsidR="006B6376" w:rsidRDefault="00DC5717">
      <w:pPr>
        <w:pStyle w:val="Tabladeilustraciones"/>
        <w:tabs>
          <w:tab w:val="right" w:leader="dot" w:pos="9350"/>
        </w:tabs>
        <w:rPr>
          <w:ins w:id="516" w:author="Edu Fisica" w:date="2026-05-16T07:13:00Z"/>
          <w:rFonts w:asciiTheme="minorHAnsi" w:eastAsiaTheme="minorEastAsia" w:hAnsiTheme="minorHAnsi" w:cstheme="minorBidi"/>
          <w:noProof/>
          <w:sz w:val="22"/>
          <w:lang w:val="es-CO"/>
        </w:rPr>
      </w:pPr>
      <w:ins w:id="517" w:author="Edu Fisica" w:date="2026-05-16T07:13:00Z">
        <w:r>
          <w:fldChar w:fldCharType="begin"/>
        </w:r>
        <w:r>
          <w:instrText xml:space="preserve"> HYPERLINK \l "_Toc229133591" </w:instrText>
        </w:r>
        <w:r>
          <w:fldChar w:fldCharType="separate"/>
        </w:r>
        <w:r w:rsidR="006B6376" w:rsidRPr="001857E7">
          <w:rPr>
            <w:rStyle w:val="Hipervnculo"/>
            <w:rFonts w:cs="Times New Roman"/>
            <w:noProof/>
          </w:rPr>
          <w:t>Figura  19 Organización grupos de transporte - Grado 6-1</w:t>
        </w:r>
        <w:r w:rsidR="006B6376">
          <w:rPr>
            <w:noProof/>
            <w:webHidden/>
          </w:rPr>
          <w:tab/>
        </w:r>
        <w:r w:rsidR="006B6376">
          <w:rPr>
            <w:noProof/>
            <w:webHidden/>
          </w:rPr>
          <w:fldChar w:fldCharType="begin"/>
        </w:r>
        <w:r w:rsidR="006B6376">
          <w:rPr>
            <w:noProof/>
            <w:webHidden/>
          </w:rPr>
          <w:instrText xml:space="preserve"> PAGEREF _Toc229133591 \h </w:instrText>
        </w:r>
        <w:r w:rsidR="006B6376">
          <w:rPr>
            <w:noProof/>
            <w:webHidden/>
          </w:rPr>
        </w:r>
        <w:r w:rsidR="006B6376">
          <w:rPr>
            <w:noProof/>
            <w:webHidden/>
          </w:rPr>
          <w:fldChar w:fldCharType="separate"/>
        </w:r>
        <w:r w:rsidR="006B6376">
          <w:rPr>
            <w:noProof/>
            <w:webHidden/>
          </w:rPr>
          <w:t>137</w:t>
        </w:r>
        <w:r w:rsidR="006B6376">
          <w:rPr>
            <w:noProof/>
            <w:webHidden/>
          </w:rPr>
          <w:fldChar w:fldCharType="end"/>
        </w:r>
        <w:r>
          <w:rPr>
            <w:noProof/>
          </w:rPr>
          <w:fldChar w:fldCharType="end"/>
        </w:r>
      </w:ins>
    </w:p>
    <w:p w14:paraId="5808A8D2" w14:textId="7217C8D1" w:rsidR="006B6376" w:rsidRDefault="00DC5717">
      <w:pPr>
        <w:pStyle w:val="Tabladeilustraciones"/>
        <w:tabs>
          <w:tab w:val="right" w:leader="dot" w:pos="9350"/>
        </w:tabs>
        <w:rPr>
          <w:ins w:id="518" w:author="Edu Fisica" w:date="2026-05-16T07:13:00Z"/>
          <w:rFonts w:asciiTheme="minorHAnsi" w:eastAsiaTheme="minorEastAsia" w:hAnsiTheme="minorHAnsi" w:cstheme="minorBidi"/>
          <w:noProof/>
          <w:sz w:val="22"/>
          <w:lang w:val="es-CO"/>
        </w:rPr>
      </w:pPr>
      <w:ins w:id="519" w:author="Edu Fisica" w:date="2026-05-16T07:13:00Z">
        <w:r>
          <w:fldChar w:fldCharType="begin"/>
        </w:r>
        <w:r>
          <w:instrText xml:space="preserve"> HYPERLINK \l "_Toc229133592" </w:instrText>
        </w:r>
        <w:r>
          <w:fldChar w:fldCharType="separate"/>
        </w:r>
        <w:r w:rsidR="006B6376" w:rsidRPr="001857E7">
          <w:rPr>
            <w:rStyle w:val="Hipervnculo"/>
            <w:rFonts w:cs="Times New Roman"/>
            <w:noProof/>
          </w:rPr>
          <w:t>Figura  20 Cartas reflexivas - Grado 6-1</w:t>
        </w:r>
        <w:r w:rsidR="006B6376">
          <w:rPr>
            <w:noProof/>
            <w:webHidden/>
          </w:rPr>
          <w:tab/>
        </w:r>
        <w:r w:rsidR="006B6376">
          <w:rPr>
            <w:noProof/>
            <w:webHidden/>
          </w:rPr>
          <w:fldChar w:fldCharType="begin"/>
        </w:r>
        <w:r w:rsidR="006B6376">
          <w:rPr>
            <w:noProof/>
            <w:webHidden/>
          </w:rPr>
          <w:instrText xml:space="preserve"> PAGEREF _Toc229133592 \h </w:instrText>
        </w:r>
        <w:r w:rsidR="006B6376">
          <w:rPr>
            <w:noProof/>
            <w:webHidden/>
          </w:rPr>
        </w:r>
        <w:r w:rsidR="006B6376">
          <w:rPr>
            <w:noProof/>
            <w:webHidden/>
          </w:rPr>
          <w:fldChar w:fldCharType="separate"/>
        </w:r>
        <w:r w:rsidR="006B6376">
          <w:rPr>
            <w:noProof/>
            <w:webHidden/>
          </w:rPr>
          <w:t>140</w:t>
        </w:r>
        <w:r w:rsidR="006B6376">
          <w:rPr>
            <w:noProof/>
            <w:webHidden/>
          </w:rPr>
          <w:fldChar w:fldCharType="end"/>
        </w:r>
        <w:r>
          <w:rPr>
            <w:noProof/>
          </w:rPr>
          <w:fldChar w:fldCharType="end"/>
        </w:r>
      </w:ins>
    </w:p>
    <w:p w14:paraId="5F4163F1" w14:textId="538E30FA" w:rsidR="006B6376" w:rsidRDefault="00DC5717">
      <w:pPr>
        <w:pStyle w:val="Tabladeilustraciones"/>
        <w:tabs>
          <w:tab w:val="right" w:leader="dot" w:pos="9350"/>
        </w:tabs>
        <w:rPr>
          <w:ins w:id="520" w:author="Edu Fisica" w:date="2026-05-16T07:13:00Z"/>
          <w:rFonts w:asciiTheme="minorHAnsi" w:eastAsiaTheme="minorEastAsia" w:hAnsiTheme="minorHAnsi" w:cstheme="minorBidi"/>
          <w:noProof/>
          <w:sz w:val="22"/>
          <w:lang w:val="es-CO"/>
        </w:rPr>
      </w:pPr>
      <w:ins w:id="521" w:author="Edu Fisica" w:date="2026-05-16T07:13:00Z">
        <w:r>
          <w:fldChar w:fldCharType="begin"/>
        </w:r>
        <w:r>
          <w:instrText xml:space="preserve"> HYPERLINK \l "_Toc229133593" </w:instrText>
        </w:r>
        <w:r>
          <w:fldChar w:fldCharType="separate"/>
        </w:r>
        <w:r w:rsidR="006B6376" w:rsidRPr="001857E7">
          <w:rPr>
            <w:rStyle w:val="Hipervnculo"/>
            <w:rFonts w:cs="Times New Roman"/>
            <w:noProof/>
          </w:rPr>
          <w:t>Figura  21 Elaboración mural para la paz y la convivencia - Grado 6-1</w:t>
        </w:r>
        <w:r w:rsidR="006B6376">
          <w:rPr>
            <w:noProof/>
            <w:webHidden/>
          </w:rPr>
          <w:tab/>
        </w:r>
        <w:r w:rsidR="006B6376">
          <w:rPr>
            <w:noProof/>
            <w:webHidden/>
          </w:rPr>
          <w:fldChar w:fldCharType="begin"/>
        </w:r>
        <w:r w:rsidR="006B6376">
          <w:rPr>
            <w:noProof/>
            <w:webHidden/>
          </w:rPr>
          <w:instrText xml:space="preserve"> PAGEREF _Toc229133593 \h </w:instrText>
        </w:r>
        <w:r w:rsidR="006B6376">
          <w:rPr>
            <w:noProof/>
            <w:webHidden/>
          </w:rPr>
        </w:r>
        <w:r w:rsidR="006B6376">
          <w:rPr>
            <w:noProof/>
            <w:webHidden/>
          </w:rPr>
          <w:fldChar w:fldCharType="separate"/>
        </w:r>
        <w:r w:rsidR="006B6376">
          <w:rPr>
            <w:noProof/>
            <w:webHidden/>
          </w:rPr>
          <w:t>143</w:t>
        </w:r>
        <w:r w:rsidR="006B6376">
          <w:rPr>
            <w:noProof/>
            <w:webHidden/>
          </w:rPr>
          <w:fldChar w:fldCharType="end"/>
        </w:r>
        <w:r>
          <w:rPr>
            <w:noProof/>
          </w:rPr>
          <w:fldChar w:fldCharType="end"/>
        </w:r>
      </w:ins>
    </w:p>
    <w:p w14:paraId="104776CD" w14:textId="6AA4102E" w:rsidR="0011527A" w:rsidRPr="00FF4F12" w:rsidRDefault="00C27E2F" w:rsidP="006E585F">
      <w:pPr>
        <w:pStyle w:val="Tabladeilustraciones"/>
        <w:tabs>
          <w:tab w:val="right" w:leader="dot" w:pos="9350"/>
        </w:tabs>
        <w:rPr>
          <w:rFonts w:eastAsia="Times New Roman" w:cs="Times New Roman"/>
          <w:bCs/>
          <w:szCs w:val="24"/>
        </w:rPr>
      </w:pPr>
      <w:r>
        <w:rPr>
          <w:rFonts w:eastAsia="Times New Roman" w:cs="Times New Roman"/>
          <w:bCs/>
          <w:szCs w:val="24"/>
        </w:rPr>
        <w:fldChar w:fldCharType="end"/>
      </w:r>
    </w:p>
    <w:p w14:paraId="1DADE945" w14:textId="33DABCCE" w:rsidR="00EF55A0" w:rsidRPr="00FF4F12" w:rsidRDefault="00431999" w:rsidP="00EF55A0">
      <w:pPr>
        <w:pBdr>
          <w:top w:val="nil"/>
          <w:left w:val="nil"/>
          <w:bottom w:val="nil"/>
          <w:right w:val="nil"/>
          <w:between w:val="nil"/>
        </w:pBdr>
        <w:rPr>
          <w:rFonts w:eastAsia="Times New Roman" w:cs="Times New Roman"/>
          <w:b/>
          <w:szCs w:val="24"/>
        </w:rPr>
      </w:pPr>
      <w:r w:rsidRPr="00FF4F12">
        <w:rPr>
          <w:rFonts w:eastAsia="Times New Roman" w:cs="Times New Roman"/>
          <w:b/>
          <w:szCs w:val="24"/>
        </w:rPr>
        <w:br w:type="page"/>
      </w:r>
    </w:p>
    <w:p w14:paraId="500519BC" w14:textId="77777777" w:rsidR="00431999" w:rsidRPr="00FF4F12" w:rsidRDefault="00431999" w:rsidP="00431999">
      <w:pPr>
        <w:pBdr>
          <w:top w:val="nil"/>
          <w:left w:val="nil"/>
          <w:bottom w:val="nil"/>
          <w:right w:val="nil"/>
          <w:between w:val="nil"/>
        </w:pBdr>
        <w:jc w:val="center"/>
        <w:rPr>
          <w:rFonts w:eastAsia="Times New Roman" w:cs="Times New Roman"/>
          <w:b/>
          <w:szCs w:val="24"/>
        </w:rPr>
      </w:pPr>
      <w:r w:rsidRPr="00FF4F12">
        <w:rPr>
          <w:rFonts w:eastAsia="Times New Roman" w:cs="Times New Roman"/>
          <w:b/>
          <w:szCs w:val="24"/>
        </w:rPr>
        <w:t>Tablas</w:t>
      </w:r>
    </w:p>
    <w:p w14:paraId="1041283E" w14:textId="77777777" w:rsidR="00C27E2F" w:rsidRDefault="00C27E2F">
      <w:pPr>
        <w:pStyle w:val="Tabladeilustraciones"/>
        <w:tabs>
          <w:tab w:val="right" w:leader="dot" w:pos="9350"/>
        </w:tabs>
        <w:rPr>
          <w:del w:id="522" w:author="Edu Fisica" w:date="2026-05-16T07:13:00Z"/>
          <w:rFonts w:asciiTheme="minorHAnsi" w:eastAsiaTheme="minorEastAsia" w:hAnsiTheme="minorHAnsi" w:cstheme="minorBidi"/>
          <w:noProof/>
          <w:sz w:val="22"/>
          <w:lang w:val="es-CO"/>
        </w:rPr>
      </w:pPr>
      <w:r>
        <w:rPr>
          <w:rFonts w:eastAsia="Times New Roman" w:cs="Times New Roman"/>
          <w:b/>
          <w:szCs w:val="24"/>
        </w:rPr>
        <w:fldChar w:fldCharType="begin"/>
      </w:r>
      <w:r>
        <w:rPr>
          <w:rFonts w:eastAsia="Times New Roman" w:cs="Times New Roman"/>
          <w:b/>
          <w:szCs w:val="24"/>
        </w:rPr>
        <w:instrText xml:space="preserve"> TOC \h \z \c "Tabla" </w:instrText>
      </w:r>
      <w:r>
        <w:rPr>
          <w:rFonts w:eastAsia="Times New Roman" w:cs="Times New Roman"/>
          <w:b/>
          <w:szCs w:val="24"/>
        </w:rPr>
        <w:fldChar w:fldCharType="separate"/>
      </w:r>
      <w:del w:id="523" w:author="Edu Fisica" w:date="2026-05-16T07:13:00Z">
        <w:r w:rsidR="00DC5717">
          <w:fldChar w:fldCharType="begin"/>
        </w:r>
        <w:r w:rsidR="00DC5717">
          <w:delInstrText xml:space="preserve"> HYPERLINK \l "_Toc227692988" </w:delInstrText>
        </w:r>
        <w:r w:rsidR="00DC5717">
          <w:fldChar w:fldCharType="separate"/>
        </w:r>
        <w:r w:rsidRPr="00F10B3A">
          <w:rPr>
            <w:rStyle w:val="Hipervnculo"/>
            <w:rFonts w:cs="Times New Roman"/>
            <w:noProof/>
          </w:rPr>
          <w:delText>Tabla 1 Matriz de categorías - Grado 6-1</w:delText>
        </w:r>
        <w:r>
          <w:rPr>
            <w:noProof/>
            <w:webHidden/>
          </w:rPr>
          <w:tab/>
        </w:r>
        <w:r>
          <w:rPr>
            <w:noProof/>
            <w:webHidden/>
          </w:rPr>
          <w:fldChar w:fldCharType="begin"/>
        </w:r>
        <w:r>
          <w:rPr>
            <w:noProof/>
            <w:webHidden/>
          </w:rPr>
          <w:delInstrText xml:space="preserve"> PAGEREF _Toc227692988 \h </w:delInstrText>
        </w:r>
        <w:r>
          <w:rPr>
            <w:noProof/>
            <w:webHidden/>
          </w:rPr>
        </w:r>
        <w:r>
          <w:rPr>
            <w:noProof/>
            <w:webHidden/>
          </w:rPr>
          <w:fldChar w:fldCharType="separate"/>
        </w:r>
        <w:r>
          <w:rPr>
            <w:noProof/>
            <w:webHidden/>
          </w:rPr>
          <w:delText>16</w:delText>
        </w:r>
        <w:r>
          <w:rPr>
            <w:noProof/>
            <w:webHidden/>
          </w:rPr>
          <w:fldChar w:fldCharType="end"/>
        </w:r>
        <w:r w:rsidR="00DC5717">
          <w:rPr>
            <w:noProof/>
          </w:rPr>
          <w:fldChar w:fldCharType="end"/>
        </w:r>
      </w:del>
    </w:p>
    <w:p w14:paraId="2EB17CEF" w14:textId="77777777" w:rsidR="00C27E2F" w:rsidRDefault="00DC5717">
      <w:pPr>
        <w:pStyle w:val="Tabladeilustraciones"/>
        <w:tabs>
          <w:tab w:val="right" w:leader="dot" w:pos="9350"/>
        </w:tabs>
        <w:rPr>
          <w:del w:id="524" w:author="Edu Fisica" w:date="2026-05-16T07:13:00Z"/>
          <w:rFonts w:asciiTheme="minorHAnsi" w:eastAsiaTheme="minorEastAsia" w:hAnsiTheme="minorHAnsi" w:cstheme="minorBidi"/>
          <w:noProof/>
          <w:sz w:val="22"/>
          <w:lang w:val="es-CO"/>
        </w:rPr>
      </w:pPr>
      <w:del w:id="525" w:author="Edu Fisica" w:date="2026-05-16T07:13:00Z">
        <w:r>
          <w:fldChar w:fldCharType="begin"/>
        </w:r>
        <w:r>
          <w:delInstrText xml:space="preserve"> HYPERLINK "file:///C:\\Tania\\Maestria\\PROYECTO%20EDUCAR%20PARA%20LA%20PAZ%20Y%20SANA%20CONVIVENCIA\\Instrumentos%20de%20recolección\\Instrumentos%20de%20recoleccion%20aplicables\\POR%20SEPARADO\\documento%20final\\10.%20EDUCA.DOC" \l "_Toc227692989" </w:delInstrText>
        </w:r>
        <w:r>
          <w:fldChar w:fldCharType="separate"/>
        </w:r>
        <w:r w:rsidR="00C27E2F" w:rsidRPr="00F10B3A">
          <w:rPr>
            <w:rStyle w:val="Hipervnculo"/>
            <w:noProof/>
          </w:rPr>
          <w:delText>Tabla 2 Caracterización de los Estudiantes - Grado 6-1</w:delText>
        </w:r>
        <w:r w:rsidR="00C27E2F">
          <w:rPr>
            <w:noProof/>
            <w:webHidden/>
          </w:rPr>
          <w:tab/>
        </w:r>
        <w:r w:rsidR="00C27E2F">
          <w:rPr>
            <w:noProof/>
            <w:webHidden/>
          </w:rPr>
          <w:fldChar w:fldCharType="begin"/>
        </w:r>
        <w:r w:rsidR="00C27E2F">
          <w:rPr>
            <w:noProof/>
            <w:webHidden/>
          </w:rPr>
          <w:delInstrText xml:space="preserve"> PAGEREF _Toc227692989 \h </w:delInstrText>
        </w:r>
        <w:r w:rsidR="00C27E2F">
          <w:rPr>
            <w:noProof/>
            <w:webHidden/>
          </w:rPr>
        </w:r>
        <w:r w:rsidR="00C27E2F">
          <w:rPr>
            <w:noProof/>
            <w:webHidden/>
          </w:rPr>
          <w:fldChar w:fldCharType="separate"/>
        </w:r>
        <w:r w:rsidR="00C27E2F">
          <w:rPr>
            <w:noProof/>
            <w:webHidden/>
          </w:rPr>
          <w:delText>38</w:delText>
        </w:r>
        <w:r w:rsidR="00C27E2F">
          <w:rPr>
            <w:noProof/>
            <w:webHidden/>
          </w:rPr>
          <w:fldChar w:fldCharType="end"/>
        </w:r>
        <w:r>
          <w:rPr>
            <w:noProof/>
          </w:rPr>
          <w:fldChar w:fldCharType="end"/>
        </w:r>
      </w:del>
    </w:p>
    <w:p w14:paraId="6A12AF51" w14:textId="77777777" w:rsidR="00C27E2F" w:rsidRDefault="00DC5717">
      <w:pPr>
        <w:pStyle w:val="Tabladeilustraciones"/>
        <w:tabs>
          <w:tab w:val="right" w:leader="dot" w:pos="9350"/>
        </w:tabs>
        <w:rPr>
          <w:del w:id="526" w:author="Edu Fisica" w:date="2026-05-16T07:13:00Z"/>
          <w:rFonts w:asciiTheme="minorHAnsi" w:eastAsiaTheme="minorEastAsia" w:hAnsiTheme="minorHAnsi" w:cstheme="minorBidi"/>
          <w:noProof/>
          <w:sz w:val="22"/>
          <w:lang w:val="es-CO"/>
        </w:rPr>
      </w:pPr>
      <w:del w:id="527" w:author="Edu Fisica" w:date="2026-05-16T07:13:00Z">
        <w:r>
          <w:fldChar w:fldCharType="begin"/>
        </w:r>
        <w:r>
          <w:delInstrText xml:space="preserve"> HYPERLINK \l "_Toc227692990" </w:delInstrText>
        </w:r>
        <w:r>
          <w:fldChar w:fldCharType="separate"/>
        </w:r>
        <w:r w:rsidR="00C27E2F" w:rsidRPr="00F10B3A">
          <w:rPr>
            <w:rStyle w:val="Hipervnculo"/>
            <w:rFonts w:cs="Times New Roman"/>
            <w:noProof/>
          </w:rPr>
          <w:delText>Tabla 3 Análisis de resultados - Observador del estudiante - Grado 6-1</w:delText>
        </w:r>
        <w:r w:rsidR="00C27E2F">
          <w:rPr>
            <w:noProof/>
            <w:webHidden/>
          </w:rPr>
          <w:tab/>
        </w:r>
        <w:r w:rsidR="00C27E2F">
          <w:rPr>
            <w:noProof/>
            <w:webHidden/>
          </w:rPr>
          <w:fldChar w:fldCharType="begin"/>
        </w:r>
        <w:r w:rsidR="00C27E2F">
          <w:rPr>
            <w:noProof/>
            <w:webHidden/>
          </w:rPr>
          <w:delInstrText xml:space="preserve"> PAGEREF _Toc227692990 \h </w:delInstrText>
        </w:r>
        <w:r w:rsidR="00C27E2F">
          <w:rPr>
            <w:noProof/>
            <w:webHidden/>
          </w:rPr>
        </w:r>
        <w:r w:rsidR="00C27E2F">
          <w:rPr>
            <w:noProof/>
            <w:webHidden/>
          </w:rPr>
          <w:fldChar w:fldCharType="separate"/>
        </w:r>
        <w:r w:rsidR="00C27E2F">
          <w:rPr>
            <w:noProof/>
            <w:webHidden/>
          </w:rPr>
          <w:delText>96</w:delText>
        </w:r>
        <w:r w:rsidR="00C27E2F">
          <w:rPr>
            <w:noProof/>
            <w:webHidden/>
          </w:rPr>
          <w:fldChar w:fldCharType="end"/>
        </w:r>
        <w:r>
          <w:rPr>
            <w:noProof/>
          </w:rPr>
          <w:fldChar w:fldCharType="end"/>
        </w:r>
      </w:del>
    </w:p>
    <w:p w14:paraId="69DCB61A" w14:textId="77777777" w:rsidR="00C27E2F" w:rsidRDefault="00DC5717">
      <w:pPr>
        <w:pStyle w:val="Tabladeilustraciones"/>
        <w:tabs>
          <w:tab w:val="right" w:leader="dot" w:pos="9350"/>
        </w:tabs>
        <w:rPr>
          <w:del w:id="528" w:author="Edu Fisica" w:date="2026-05-16T07:13:00Z"/>
          <w:rFonts w:asciiTheme="minorHAnsi" w:eastAsiaTheme="minorEastAsia" w:hAnsiTheme="minorHAnsi" w:cstheme="minorBidi"/>
          <w:noProof/>
          <w:sz w:val="22"/>
          <w:lang w:val="es-CO"/>
        </w:rPr>
      </w:pPr>
      <w:del w:id="529" w:author="Edu Fisica" w:date="2026-05-16T07:13:00Z">
        <w:r>
          <w:fldChar w:fldCharType="begin"/>
        </w:r>
        <w:r>
          <w:delInstrText xml:space="preserve"> HYPERLINK \l "_Toc227692991" </w:delInstrText>
        </w:r>
        <w:r>
          <w:fldChar w:fldCharType="separate"/>
        </w:r>
        <w:r w:rsidR="00C27E2F" w:rsidRPr="00F10B3A">
          <w:rPr>
            <w:rStyle w:val="Hipervnculo"/>
            <w:rFonts w:cs="Times New Roman"/>
            <w:noProof/>
          </w:rPr>
          <w:delText>Tabla 4 Análisis de resultados - Carpeta gestores de paz - Grado 6-1</w:delText>
        </w:r>
        <w:r w:rsidR="00C27E2F">
          <w:rPr>
            <w:noProof/>
            <w:webHidden/>
          </w:rPr>
          <w:tab/>
        </w:r>
        <w:r w:rsidR="00C27E2F">
          <w:rPr>
            <w:noProof/>
            <w:webHidden/>
          </w:rPr>
          <w:fldChar w:fldCharType="begin"/>
        </w:r>
        <w:r w:rsidR="00C27E2F">
          <w:rPr>
            <w:noProof/>
            <w:webHidden/>
          </w:rPr>
          <w:delInstrText xml:space="preserve"> PAGEREF _Toc227692991 \h </w:delInstrText>
        </w:r>
        <w:r w:rsidR="00C27E2F">
          <w:rPr>
            <w:noProof/>
            <w:webHidden/>
          </w:rPr>
        </w:r>
        <w:r w:rsidR="00C27E2F">
          <w:rPr>
            <w:noProof/>
            <w:webHidden/>
          </w:rPr>
          <w:fldChar w:fldCharType="separate"/>
        </w:r>
        <w:r w:rsidR="00C27E2F">
          <w:rPr>
            <w:noProof/>
            <w:webHidden/>
          </w:rPr>
          <w:delText>100</w:delText>
        </w:r>
        <w:r w:rsidR="00C27E2F">
          <w:rPr>
            <w:noProof/>
            <w:webHidden/>
          </w:rPr>
          <w:fldChar w:fldCharType="end"/>
        </w:r>
        <w:r>
          <w:rPr>
            <w:noProof/>
          </w:rPr>
          <w:fldChar w:fldCharType="end"/>
        </w:r>
      </w:del>
    </w:p>
    <w:p w14:paraId="5342F111" w14:textId="77777777" w:rsidR="00C27E2F" w:rsidRDefault="00DC5717">
      <w:pPr>
        <w:pStyle w:val="Tabladeilustraciones"/>
        <w:tabs>
          <w:tab w:val="right" w:leader="dot" w:pos="9350"/>
        </w:tabs>
        <w:rPr>
          <w:del w:id="530" w:author="Edu Fisica" w:date="2026-05-16T07:13:00Z"/>
          <w:rFonts w:asciiTheme="minorHAnsi" w:eastAsiaTheme="minorEastAsia" w:hAnsiTheme="minorHAnsi" w:cstheme="minorBidi"/>
          <w:noProof/>
          <w:sz w:val="22"/>
          <w:lang w:val="es-CO"/>
        </w:rPr>
      </w:pPr>
      <w:del w:id="531" w:author="Edu Fisica" w:date="2026-05-16T07:13:00Z">
        <w:r>
          <w:fldChar w:fldCharType="begin"/>
        </w:r>
        <w:r>
          <w:delInstrText xml:space="preserve"> HYPERLINK \l "_Toc227692992" </w:delInstrText>
        </w:r>
        <w:r>
          <w:fldChar w:fldCharType="separate"/>
        </w:r>
        <w:r w:rsidR="00C27E2F" w:rsidRPr="00F10B3A">
          <w:rPr>
            <w:rStyle w:val="Hipervnculo"/>
            <w:rFonts w:cs="Times New Roman"/>
            <w:noProof/>
          </w:rPr>
          <w:delText>Tabla 5 Análisis de resultados - Rúbrica de actitudes -Grado 6-1</w:delText>
        </w:r>
        <w:r w:rsidR="00C27E2F">
          <w:rPr>
            <w:noProof/>
            <w:webHidden/>
          </w:rPr>
          <w:tab/>
        </w:r>
        <w:r w:rsidR="00C27E2F">
          <w:rPr>
            <w:noProof/>
            <w:webHidden/>
          </w:rPr>
          <w:fldChar w:fldCharType="begin"/>
        </w:r>
        <w:r w:rsidR="00C27E2F">
          <w:rPr>
            <w:noProof/>
            <w:webHidden/>
          </w:rPr>
          <w:delInstrText xml:space="preserve"> PAGEREF _Toc227692992 \h </w:delInstrText>
        </w:r>
        <w:r w:rsidR="00C27E2F">
          <w:rPr>
            <w:noProof/>
            <w:webHidden/>
          </w:rPr>
        </w:r>
        <w:r w:rsidR="00C27E2F">
          <w:rPr>
            <w:noProof/>
            <w:webHidden/>
          </w:rPr>
          <w:fldChar w:fldCharType="separate"/>
        </w:r>
        <w:r w:rsidR="00C27E2F">
          <w:rPr>
            <w:noProof/>
            <w:webHidden/>
          </w:rPr>
          <w:delText>104</w:delText>
        </w:r>
        <w:r w:rsidR="00C27E2F">
          <w:rPr>
            <w:noProof/>
            <w:webHidden/>
          </w:rPr>
          <w:fldChar w:fldCharType="end"/>
        </w:r>
        <w:r>
          <w:rPr>
            <w:noProof/>
          </w:rPr>
          <w:fldChar w:fldCharType="end"/>
        </w:r>
      </w:del>
    </w:p>
    <w:p w14:paraId="4A26E90D" w14:textId="77777777" w:rsidR="00C27E2F" w:rsidRDefault="00DC5717">
      <w:pPr>
        <w:pStyle w:val="Tabladeilustraciones"/>
        <w:tabs>
          <w:tab w:val="right" w:leader="dot" w:pos="9350"/>
        </w:tabs>
        <w:rPr>
          <w:del w:id="532" w:author="Edu Fisica" w:date="2026-05-16T07:13:00Z"/>
          <w:rFonts w:asciiTheme="minorHAnsi" w:eastAsiaTheme="minorEastAsia" w:hAnsiTheme="minorHAnsi" w:cstheme="minorBidi"/>
          <w:noProof/>
          <w:sz w:val="22"/>
          <w:lang w:val="es-CO"/>
        </w:rPr>
      </w:pPr>
      <w:del w:id="533" w:author="Edu Fisica" w:date="2026-05-16T07:13:00Z">
        <w:r>
          <w:fldChar w:fldCharType="begin"/>
        </w:r>
        <w:r>
          <w:delInstrText xml:space="preserve"> HYPERLINK \l "_Toc227692993" </w:delInstrText>
        </w:r>
        <w:r>
          <w:fldChar w:fldCharType="separate"/>
        </w:r>
        <w:r w:rsidR="00C27E2F" w:rsidRPr="00F10B3A">
          <w:rPr>
            <w:rStyle w:val="Hipervnculo"/>
            <w:rFonts w:cs="Times New Roman"/>
            <w:noProof/>
          </w:rPr>
          <w:delText>Tabla 6 Análisis de resultados - Guía de talleres - Grado 6-1</w:delText>
        </w:r>
        <w:r w:rsidR="00C27E2F">
          <w:rPr>
            <w:noProof/>
            <w:webHidden/>
          </w:rPr>
          <w:tab/>
        </w:r>
        <w:r w:rsidR="00C27E2F">
          <w:rPr>
            <w:noProof/>
            <w:webHidden/>
          </w:rPr>
          <w:fldChar w:fldCharType="begin"/>
        </w:r>
        <w:r w:rsidR="00C27E2F">
          <w:rPr>
            <w:noProof/>
            <w:webHidden/>
          </w:rPr>
          <w:delInstrText xml:space="preserve"> PAGEREF _Toc227692993 \h </w:delInstrText>
        </w:r>
        <w:r w:rsidR="00C27E2F">
          <w:rPr>
            <w:noProof/>
            <w:webHidden/>
          </w:rPr>
        </w:r>
        <w:r w:rsidR="00C27E2F">
          <w:rPr>
            <w:noProof/>
            <w:webHidden/>
          </w:rPr>
          <w:fldChar w:fldCharType="separate"/>
        </w:r>
        <w:r w:rsidR="00C27E2F">
          <w:rPr>
            <w:noProof/>
            <w:webHidden/>
          </w:rPr>
          <w:delText>113</w:delText>
        </w:r>
        <w:r w:rsidR="00C27E2F">
          <w:rPr>
            <w:noProof/>
            <w:webHidden/>
          </w:rPr>
          <w:fldChar w:fldCharType="end"/>
        </w:r>
        <w:r>
          <w:rPr>
            <w:noProof/>
          </w:rPr>
          <w:fldChar w:fldCharType="end"/>
        </w:r>
      </w:del>
    </w:p>
    <w:p w14:paraId="51C76353" w14:textId="77777777" w:rsidR="00C27E2F" w:rsidRDefault="00DC5717">
      <w:pPr>
        <w:pStyle w:val="Tabladeilustraciones"/>
        <w:tabs>
          <w:tab w:val="right" w:leader="dot" w:pos="9350"/>
        </w:tabs>
        <w:rPr>
          <w:del w:id="534" w:author="Edu Fisica" w:date="2026-05-16T07:13:00Z"/>
          <w:rFonts w:asciiTheme="minorHAnsi" w:eastAsiaTheme="minorEastAsia" w:hAnsiTheme="minorHAnsi" w:cstheme="minorBidi"/>
          <w:noProof/>
          <w:sz w:val="22"/>
          <w:lang w:val="es-CO"/>
        </w:rPr>
      </w:pPr>
      <w:del w:id="535" w:author="Edu Fisica" w:date="2026-05-16T07:13:00Z">
        <w:r>
          <w:fldChar w:fldCharType="begin"/>
        </w:r>
        <w:r>
          <w:delInstrText xml:space="preserve"> HYPERLINK \l "_Toc227692994" </w:delInstrText>
        </w:r>
        <w:r>
          <w:fldChar w:fldCharType="separate"/>
        </w:r>
        <w:r w:rsidR="00C27E2F" w:rsidRPr="00F10B3A">
          <w:rPr>
            <w:rStyle w:val="Hipervnculo"/>
            <w:rFonts w:cs="Times New Roman"/>
            <w:noProof/>
          </w:rPr>
          <w:delText>Tabla 7 Análisis de resultados - Registros audiovisuales - Grado 6-1.</w:delText>
        </w:r>
        <w:r w:rsidR="00C27E2F">
          <w:rPr>
            <w:noProof/>
            <w:webHidden/>
          </w:rPr>
          <w:tab/>
        </w:r>
        <w:r w:rsidR="00C27E2F">
          <w:rPr>
            <w:noProof/>
            <w:webHidden/>
          </w:rPr>
          <w:fldChar w:fldCharType="begin"/>
        </w:r>
        <w:r w:rsidR="00C27E2F">
          <w:rPr>
            <w:noProof/>
            <w:webHidden/>
          </w:rPr>
          <w:delInstrText xml:space="preserve"> PAGEREF _Toc227692994 \h </w:delInstrText>
        </w:r>
        <w:r w:rsidR="00C27E2F">
          <w:rPr>
            <w:noProof/>
            <w:webHidden/>
          </w:rPr>
        </w:r>
        <w:r w:rsidR="00C27E2F">
          <w:rPr>
            <w:noProof/>
            <w:webHidden/>
          </w:rPr>
          <w:fldChar w:fldCharType="separate"/>
        </w:r>
        <w:r w:rsidR="00C27E2F">
          <w:rPr>
            <w:noProof/>
            <w:webHidden/>
          </w:rPr>
          <w:delText>120</w:delText>
        </w:r>
        <w:r w:rsidR="00C27E2F">
          <w:rPr>
            <w:noProof/>
            <w:webHidden/>
          </w:rPr>
          <w:fldChar w:fldCharType="end"/>
        </w:r>
        <w:r>
          <w:rPr>
            <w:noProof/>
          </w:rPr>
          <w:fldChar w:fldCharType="end"/>
        </w:r>
      </w:del>
    </w:p>
    <w:p w14:paraId="693A4B8E" w14:textId="77777777" w:rsidR="00C27E2F" w:rsidRDefault="00DC5717">
      <w:pPr>
        <w:pStyle w:val="Tabladeilustraciones"/>
        <w:tabs>
          <w:tab w:val="right" w:leader="dot" w:pos="9350"/>
        </w:tabs>
        <w:rPr>
          <w:del w:id="536" w:author="Edu Fisica" w:date="2026-05-16T07:13:00Z"/>
          <w:rFonts w:asciiTheme="minorHAnsi" w:eastAsiaTheme="minorEastAsia" w:hAnsiTheme="minorHAnsi" w:cstheme="minorBidi"/>
          <w:noProof/>
          <w:sz w:val="22"/>
          <w:lang w:val="es-CO"/>
        </w:rPr>
      </w:pPr>
      <w:del w:id="537" w:author="Edu Fisica" w:date="2026-05-16T07:13:00Z">
        <w:r>
          <w:fldChar w:fldCharType="begin"/>
        </w:r>
        <w:r>
          <w:delInstrText xml:space="preserve"> HYPERLINK \l "_Toc227692995" </w:delInstrText>
        </w:r>
        <w:r>
          <w:fldChar w:fldCharType="separate"/>
        </w:r>
        <w:r w:rsidR="00C27E2F" w:rsidRPr="00F10B3A">
          <w:rPr>
            <w:rStyle w:val="Hipervnculo"/>
            <w:rFonts w:cs="Times New Roman"/>
            <w:noProof/>
          </w:rPr>
          <w:delText>Tabla 8 Análisis de resultados - La Cátedra de la Paz - Grado 6-1</w:delText>
        </w:r>
        <w:r w:rsidR="00C27E2F">
          <w:rPr>
            <w:noProof/>
            <w:webHidden/>
          </w:rPr>
          <w:tab/>
        </w:r>
        <w:r w:rsidR="00C27E2F">
          <w:rPr>
            <w:noProof/>
            <w:webHidden/>
          </w:rPr>
          <w:fldChar w:fldCharType="begin"/>
        </w:r>
        <w:r w:rsidR="00C27E2F">
          <w:rPr>
            <w:noProof/>
            <w:webHidden/>
          </w:rPr>
          <w:delInstrText xml:space="preserve"> PAGEREF _Toc227692995 \h </w:delInstrText>
        </w:r>
        <w:r w:rsidR="00C27E2F">
          <w:rPr>
            <w:noProof/>
            <w:webHidden/>
          </w:rPr>
        </w:r>
        <w:r w:rsidR="00C27E2F">
          <w:rPr>
            <w:noProof/>
            <w:webHidden/>
          </w:rPr>
          <w:fldChar w:fldCharType="separate"/>
        </w:r>
        <w:r w:rsidR="00C27E2F">
          <w:rPr>
            <w:noProof/>
            <w:webHidden/>
          </w:rPr>
          <w:delText>121</w:delText>
        </w:r>
        <w:r w:rsidR="00C27E2F">
          <w:rPr>
            <w:noProof/>
            <w:webHidden/>
          </w:rPr>
          <w:fldChar w:fldCharType="end"/>
        </w:r>
        <w:r>
          <w:rPr>
            <w:noProof/>
          </w:rPr>
          <w:fldChar w:fldCharType="end"/>
        </w:r>
      </w:del>
    </w:p>
    <w:p w14:paraId="7C716FB5" w14:textId="77777777" w:rsidR="00C27E2F" w:rsidRDefault="00DC5717" w:rsidP="00C27E2F">
      <w:pPr>
        <w:pStyle w:val="Tabladeilustraciones"/>
        <w:tabs>
          <w:tab w:val="right" w:leader="dot" w:pos="9350"/>
        </w:tabs>
        <w:ind w:left="720" w:firstLine="0"/>
        <w:rPr>
          <w:del w:id="538" w:author="Edu Fisica" w:date="2026-05-16T07:13:00Z"/>
          <w:rFonts w:asciiTheme="minorHAnsi" w:eastAsiaTheme="minorEastAsia" w:hAnsiTheme="minorHAnsi" w:cstheme="minorBidi"/>
          <w:noProof/>
          <w:sz w:val="22"/>
          <w:lang w:val="es-CO"/>
        </w:rPr>
      </w:pPr>
      <w:del w:id="539" w:author="Edu Fisica" w:date="2026-05-16T07:13:00Z">
        <w:r>
          <w:fldChar w:fldCharType="begin"/>
        </w:r>
        <w:r>
          <w:delInstrText xml:space="preserve"> HYPERLINK \l "_Toc227692996" </w:delInstrText>
        </w:r>
        <w:r>
          <w:fldChar w:fldCharType="separate"/>
        </w:r>
        <w:r w:rsidR="00C27E2F" w:rsidRPr="00F10B3A">
          <w:rPr>
            <w:rStyle w:val="Hipervnculo"/>
            <w:rFonts w:cs="Times New Roman"/>
            <w:noProof/>
          </w:rPr>
          <w:delText>Tabla 9 Análisis de resultados Cine comida y comodidad, el festín de la pantalla grande (comparativo julio - diciembre) - Grado 6-1</w:delText>
        </w:r>
        <w:r w:rsidR="00C27E2F">
          <w:rPr>
            <w:noProof/>
            <w:webHidden/>
          </w:rPr>
          <w:tab/>
        </w:r>
        <w:r w:rsidR="00C27E2F">
          <w:rPr>
            <w:noProof/>
            <w:webHidden/>
          </w:rPr>
          <w:fldChar w:fldCharType="begin"/>
        </w:r>
        <w:r w:rsidR="00C27E2F">
          <w:rPr>
            <w:noProof/>
            <w:webHidden/>
          </w:rPr>
          <w:delInstrText xml:space="preserve"> PAGEREF _Toc227692996 \h </w:delInstrText>
        </w:r>
        <w:r w:rsidR="00C27E2F">
          <w:rPr>
            <w:noProof/>
            <w:webHidden/>
          </w:rPr>
        </w:r>
        <w:r w:rsidR="00C27E2F">
          <w:rPr>
            <w:noProof/>
            <w:webHidden/>
          </w:rPr>
          <w:fldChar w:fldCharType="separate"/>
        </w:r>
        <w:r w:rsidR="00C27E2F">
          <w:rPr>
            <w:noProof/>
            <w:webHidden/>
          </w:rPr>
          <w:delText>127</w:delText>
        </w:r>
        <w:r w:rsidR="00C27E2F">
          <w:rPr>
            <w:noProof/>
            <w:webHidden/>
          </w:rPr>
          <w:fldChar w:fldCharType="end"/>
        </w:r>
        <w:r>
          <w:rPr>
            <w:noProof/>
          </w:rPr>
          <w:fldChar w:fldCharType="end"/>
        </w:r>
      </w:del>
    </w:p>
    <w:p w14:paraId="26D76CE4" w14:textId="77777777" w:rsidR="00C27E2F" w:rsidRDefault="00DC5717">
      <w:pPr>
        <w:pStyle w:val="Tabladeilustraciones"/>
        <w:tabs>
          <w:tab w:val="right" w:leader="dot" w:pos="9350"/>
        </w:tabs>
        <w:rPr>
          <w:del w:id="540" w:author="Edu Fisica" w:date="2026-05-16T07:13:00Z"/>
          <w:rFonts w:asciiTheme="minorHAnsi" w:eastAsiaTheme="minorEastAsia" w:hAnsiTheme="minorHAnsi" w:cstheme="minorBidi"/>
          <w:noProof/>
          <w:sz w:val="22"/>
          <w:lang w:val="es-CO"/>
        </w:rPr>
      </w:pPr>
      <w:del w:id="541" w:author="Edu Fisica" w:date="2026-05-16T07:13:00Z">
        <w:r>
          <w:fldChar w:fldCharType="begin"/>
        </w:r>
        <w:r>
          <w:delInstrText xml:space="preserve"> HYPERLINK \l "_Toc227692997" </w:delInstrText>
        </w:r>
        <w:r>
          <w:fldChar w:fldCharType="separate"/>
        </w:r>
        <w:r w:rsidR="00C27E2F" w:rsidRPr="00F10B3A">
          <w:rPr>
            <w:rStyle w:val="Hipervnculo"/>
            <w:rFonts w:cs="Times New Roman"/>
            <w:noProof/>
          </w:rPr>
          <w:delText>Tabla 10 Análisis de resultados - Caminata de integración - Grado 6-1</w:delText>
        </w:r>
        <w:r w:rsidR="00C27E2F">
          <w:rPr>
            <w:noProof/>
            <w:webHidden/>
          </w:rPr>
          <w:tab/>
        </w:r>
        <w:r w:rsidR="00C27E2F">
          <w:rPr>
            <w:noProof/>
            <w:webHidden/>
          </w:rPr>
          <w:fldChar w:fldCharType="begin"/>
        </w:r>
        <w:r w:rsidR="00C27E2F">
          <w:rPr>
            <w:noProof/>
            <w:webHidden/>
          </w:rPr>
          <w:delInstrText xml:space="preserve"> PAGEREF _Toc227692997 \h </w:delInstrText>
        </w:r>
        <w:r w:rsidR="00C27E2F">
          <w:rPr>
            <w:noProof/>
            <w:webHidden/>
          </w:rPr>
        </w:r>
        <w:r w:rsidR="00C27E2F">
          <w:rPr>
            <w:noProof/>
            <w:webHidden/>
          </w:rPr>
          <w:fldChar w:fldCharType="separate"/>
        </w:r>
        <w:r w:rsidR="00C27E2F">
          <w:rPr>
            <w:noProof/>
            <w:webHidden/>
          </w:rPr>
          <w:delText>132</w:delText>
        </w:r>
        <w:r w:rsidR="00C27E2F">
          <w:rPr>
            <w:noProof/>
            <w:webHidden/>
          </w:rPr>
          <w:fldChar w:fldCharType="end"/>
        </w:r>
        <w:r>
          <w:rPr>
            <w:noProof/>
          </w:rPr>
          <w:fldChar w:fldCharType="end"/>
        </w:r>
      </w:del>
    </w:p>
    <w:p w14:paraId="31791D4D" w14:textId="77777777" w:rsidR="00C27E2F" w:rsidRDefault="00DC5717">
      <w:pPr>
        <w:pStyle w:val="Tabladeilustraciones"/>
        <w:tabs>
          <w:tab w:val="right" w:leader="dot" w:pos="9350"/>
        </w:tabs>
        <w:rPr>
          <w:del w:id="542" w:author="Edu Fisica" w:date="2026-05-16T07:13:00Z"/>
          <w:rFonts w:asciiTheme="minorHAnsi" w:eastAsiaTheme="minorEastAsia" w:hAnsiTheme="minorHAnsi" w:cstheme="minorBidi"/>
          <w:noProof/>
          <w:sz w:val="22"/>
          <w:lang w:val="es-CO"/>
        </w:rPr>
      </w:pPr>
      <w:del w:id="543" w:author="Edu Fisica" w:date="2026-05-16T07:13:00Z">
        <w:r>
          <w:fldChar w:fldCharType="begin"/>
        </w:r>
        <w:r>
          <w:delInstrText xml:space="preserve"> HYPERLINK \l "_Toc227692998" </w:delInstrText>
        </w:r>
        <w:r>
          <w:fldChar w:fldCharType="separate"/>
        </w:r>
        <w:r w:rsidR="00C27E2F" w:rsidRPr="00F10B3A">
          <w:rPr>
            <w:rStyle w:val="Hipervnculo"/>
            <w:rFonts w:cs="Times New Roman"/>
            <w:noProof/>
          </w:rPr>
          <w:delText>Tabla 11 Análisis de resultados - Integración y emprendimiento - Grado 6-1</w:delText>
        </w:r>
        <w:r w:rsidR="00C27E2F">
          <w:rPr>
            <w:noProof/>
            <w:webHidden/>
          </w:rPr>
          <w:tab/>
        </w:r>
        <w:r w:rsidR="00C27E2F">
          <w:rPr>
            <w:noProof/>
            <w:webHidden/>
          </w:rPr>
          <w:fldChar w:fldCharType="begin"/>
        </w:r>
        <w:r w:rsidR="00C27E2F">
          <w:rPr>
            <w:noProof/>
            <w:webHidden/>
          </w:rPr>
          <w:delInstrText xml:space="preserve"> PAGEREF _Toc227692998 \h </w:delInstrText>
        </w:r>
        <w:r w:rsidR="00C27E2F">
          <w:rPr>
            <w:noProof/>
            <w:webHidden/>
          </w:rPr>
        </w:r>
        <w:r w:rsidR="00C27E2F">
          <w:rPr>
            <w:noProof/>
            <w:webHidden/>
          </w:rPr>
          <w:fldChar w:fldCharType="separate"/>
        </w:r>
        <w:r w:rsidR="00C27E2F">
          <w:rPr>
            <w:noProof/>
            <w:webHidden/>
          </w:rPr>
          <w:delText>136</w:delText>
        </w:r>
        <w:r w:rsidR="00C27E2F">
          <w:rPr>
            <w:noProof/>
            <w:webHidden/>
          </w:rPr>
          <w:fldChar w:fldCharType="end"/>
        </w:r>
        <w:r>
          <w:rPr>
            <w:noProof/>
          </w:rPr>
          <w:fldChar w:fldCharType="end"/>
        </w:r>
      </w:del>
    </w:p>
    <w:p w14:paraId="0E65EED7" w14:textId="77777777" w:rsidR="00C27E2F" w:rsidRDefault="00DC5717">
      <w:pPr>
        <w:pStyle w:val="Tabladeilustraciones"/>
        <w:tabs>
          <w:tab w:val="right" w:leader="dot" w:pos="9350"/>
        </w:tabs>
        <w:rPr>
          <w:del w:id="544" w:author="Edu Fisica" w:date="2026-05-16T07:13:00Z"/>
          <w:rFonts w:asciiTheme="minorHAnsi" w:eastAsiaTheme="minorEastAsia" w:hAnsiTheme="minorHAnsi" w:cstheme="minorBidi"/>
          <w:noProof/>
          <w:sz w:val="22"/>
          <w:lang w:val="es-CO"/>
        </w:rPr>
      </w:pPr>
      <w:del w:id="545" w:author="Edu Fisica" w:date="2026-05-16T07:13:00Z">
        <w:r>
          <w:fldChar w:fldCharType="begin"/>
        </w:r>
        <w:r>
          <w:delInstrText xml:space="preserve"> HYPERLINK \l "_Toc227692999" </w:delInstrText>
        </w:r>
        <w:r>
          <w:fldChar w:fldCharType="separate"/>
        </w:r>
        <w:r w:rsidR="00C27E2F" w:rsidRPr="00F10B3A">
          <w:rPr>
            <w:rStyle w:val="Hipervnculo"/>
            <w:rFonts w:cs="Times New Roman"/>
            <w:noProof/>
          </w:rPr>
          <w:delText>Tabla 12 Análisis de resultados - Convivencia al Carrizal - Grado 6-1</w:delText>
        </w:r>
        <w:r w:rsidR="00C27E2F">
          <w:rPr>
            <w:noProof/>
            <w:webHidden/>
          </w:rPr>
          <w:tab/>
        </w:r>
        <w:r w:rsidR="00C27E2F">
          <w:rPr>
            <w:noProof/>
            <w:webHidden/>
          </w:rPr>
          <w:fldChar w:fldCharType="begin"/>
        </w:r>
        <w:r w:rsidR="00C27E2F">
          <w:rPr>
            <w:noProof/>
            <w:webHidden/>
          </w:rPr>
          <w:delInstrText xml:space="preserve"> PAGEREF _Toc227692999 \h </w:delInstrText>
        </w:r>
        <w:r w:rsidR="00C27E2F">
          <w:rPr>
            <w:noProof/>
            <w:webHidden/>
          </w:rPr>
        </w:r>
        <w:r w:rsidR="00C27E2F">
          <w:rPr>
            <w:noProof/>
            <w:webHidden/>
          </w:rPr>
          <w:fldChar w:fldCharType="separate"/>
        </w:r>
        <w:r w:rsidR="00C27E2F">
          <w:rPr>
            <w:noProof/>
            <w:webHidden/>
          </w:rPr>
          <w:delText>141</w:delText>
        </w:r>
        <w:r w:rsidR="00C27E2F">
          <w:rPr>
            <w:noProof/>
            <w:webHidden/>
          </w:rPr>
          <w:fldChar w:fldCharType="end"/>
        </w:r>
        <w:r>
          <w:rPr>
            <w:noProof/>
          </w:rPr>
          <w:fldChar w:fldCharType="end"/>
        </w:r>
      </w:del>
    </w:p>
    <w:p w14:paraId="778855BD" w14:textId="77777777" w:rsidR="00C27E2F" w:rsidRDefault="00DC5717">
      <w:pPr>
        <w:pStyle w:val="Tabladeilustraciones"/>
        <w:tabs>
          <w:tab w:val="right" w:leader="dot" w:pos="9350"/>
        </w:tabs>
        <w:rPr>
          <w:del w:id="546" w:author="Edu Fisica" w:date="2026-05-16T07:13:00Z"/>
          <w:rFonts w:asciiTheme="minorHAnsi" w:eastAsiaTheme="minorEastAsia" w:hAnsiTheme="minorHAnsi" w:cstheme="minorBidi"/>
          <w:noProof/>
          <w:sz w:val="22"/>
          <w:lang w:val="es-CO"/>
        </w:rPr>
      </w:pPr>
      <w:del w:id="547" w:author="Edu Fisica" w:date="2026-05-16T07:13:00Z">
        <w:r>
          <w:fldChar w:fldCharType="begin"/>
        </w:r>
        <w:r>
          <w:delInstrText xml:space="preserve"> HYPERLINK \l "_Toc227693000" </w:delInstrText>
        </w:r>
        <w:r>
          <w:fldChar w:fldCharType="separate"/>
        </w:r>
        <w:r w:rsidR="00C27E2F" w:rsidRPr="00F10B3A">
          <w:rPr>
            <w:rStyle w:val="Hipervnculo"/>
            <w:rFonts w:cs="Times New Roman"/>
            <w:noProof/>
          </w:rPr>
          <w:delText>Tabla 13 Análisis de resultados - Cartas reflexivas - Grado 6-1</w:delText>
        </w:r>
        <w:r w:rsidR="00C27E2F">
          <w:rPr>
            <w:noProof/>
            <w:webHidden/>
          </w:rPr>
          <w:tab/>
        </w:r>
        <w:r w:rsidR="00C27E2F">
          <w:rPr>
            <w:noProof/>
            <w:webHidden/>
          </w:rPr>
          <w:fldChar w:fldCharType="begin"/>
        </w:r>
        <w:r w:rsidR="00C27E2F">
          <w:rPr>
            <w:noProof/>
            <w:webHidden/>
          </w:rPr>
          <w:delInstrText xml:space="preserve"> PAGEREF _Toc227693000 \h </w:delInstrText>
        </w:r>
        <w:r w:rsidR="00C27E2F">
          <w:rPr>
            <w:noProof/>
            <w:webHidden/>
          </w:rPr>
        </w:r>
        <w:r w:rsidR="00C27E2F">
          <w:rPr>
            <w:noProof/>
            <w:webHidden/>
          </w:rPr>
          <w:fldChar w:fldCharType="separate"/>
        </w:r>
        <w:r w:rsidR="00C27E2F">
          <w:rPr>
            <w:noProof/>
            <w:webHidden/>
          </w:rPr>
          <w:delText>144</w:delText>
        </w:r>
        <w:r w:rsidR="00C27E2F">
          <w:rPr>
            <w:noProof/>
            <w:webHidden/>
          </w:rPr>
          <w:fldChar w:fldCharType="end"/>
        </w:r>
        <w:r>
          <w:rPr>
            <w:noProof/>
          </w:rPr>
          <w:fldChar w:fldCharType="end"/>
        </w:r>
      </w:del>
    </w:p>
    <w:p w14:paraId="444E373C" w14:textId="77777777" w:rsidR="00C27E2F" w:rsidRDefault="00DC5717">
      <w:pPr>
        <w:pStyle w:val="Tabladeilustraciones"/>
        <w:tabs>
          <w:tab w:val="right" w:leader="dot" w:pos="9350"/>
        </w:tabs>
        <w:rPr>
          <w:del w:id="548" w:author="Edu Fisica" w:date="2026-05-16T07:13:00Z"/>
          <w:rFonts w:asciiTheme="minorHAnsi" w:eastAsiaTheme="minorEastAsia" w:hAnsiTheme="minorHAnsi" w:cstheme="minorBidi"/>
          <w:noProof/>
          <w:sz w:val="22"/>
          <w:lang w:val="es-CO"/>
        </w:rPr>
      </w:pPr>
      <w:del w:id="549" w:author="Edu Fisica" w:date="2026-05-16T07:13:00Z">
        <w:r>
          <w:fldChar w:fldCharType="begin"/>
        </w:r>
        <w:r>
          <w:delInstrText xml:space="preserve"> HYPERLINK \l "_Toc227693001" </w:delInstrText>
        </w:r>
        <w:r>
          <w:fldChar w:fldCharType="separate"/>
        </w:r>
        <w:r w:rsidR="00C27E2F" w:rsidRPr="00F10B3A">
          <w:rPr>
            <w:rStyle w:val="Hipervnculo"/>
            <w:rFonts w:cs="Times New Roman"/>
            <w:noProof/>
          </w:rPr>
          <w:delText>Tabla 14 Análisis de resultados – Mural para la paz y la convivencia – Grado   6-1</w:delText>
        </w:r>
        <w:r w:rsidR="00C27E2F">
          <w:rPr>
            <w:noProof/>
            <w:webHidden/>
          </w:rPr>
          <w:tab/>
        </w:r>
        <w:r w:rsidR="00C27E2F">
          <w:rPr>
            <w:noProof/>
            <w:webHidden/>
          </w:rPr>
          <w:fldChar w:fldCharType="begin"/>
        </w:r>
        <w:r w:rsidR="00C27E2F">
          <w:rPr>
            <w:noProof/>
            <w:webHidden/>
          </w:rPr>
          <w:delInstrText xml:space="preserve"> PAGEREF _Toc227693001 \h </w:delInstrText>
        </w:r>
        <w:r w:rsidR="00C27E2F">
          <w:rPr>
            <w:noProof/>
            <w:webHidden/>
          </w:rPr>
        </w:r>
        <w:r w:rsidR="00C27E2F">
          <w:rPr>
            <w:noProof/>
            <w:webHidden/>
          </w:rPr>
          <w:fldChar w:fldCharType="separate"/>
        </w:r>
        <w:r w:rsidR="00C27E2F">
          <w:rPr>
            <w:noProof/>
            <w:webHidden/>
          </w:rPr>
          <w:delText>149</w:delText>
        </w:r>
        <w:r w:rsidR="00C27E2F">
          <w:rPr>
            <w:noProof/>
            <w:webHidden/>
          </w:rPr>
          <w:fldChar w:fldCharType="end"/>
        </w:r>
        <w:r>
          <w:rPr>
            <w:noProof/>
          </w:rPr>
          <w:fldChar w:fldCharType="end"/>
        </w:r>
      </w:del>
    </w:p>
    <w:p w14:paraId="07A9D124" w14:textId="77777777" w:rsidR="00C27E2F" w:rsidRDefault="00DC5717" w:rsidP="00C27E2F">
      <w:pPr>
        <w:pStyle w:val="Tabladeilustraciones"/>
        <w:tabs>
          <w:tab w:val="right" w:leader="dot" w:pos="9350"/>
        </w:tabs>
        <w:ind w:left="720" w:firstLine="0"/>
        <w:rPr>
          <w:del w:id="550" w:author="Edu Fisica" w:date="2026-05-16T07:13:00Z"/>
          <w:rFonts w:asciiTheme="minorHAnsi" w:eastAsiaTheme="minorEastAsia" w:hAnsiTheme="minorHAnsi" w:cstheme="minorBidi"/>
          <w:noProof/>
          <w:sz w:val="22"/>
          <w:lang w:val="es-CO"/>
        </w:rPr>
      </w:pPr>
      <w:del w:id="551" w:author="Edu Fisica" w:date="2026-05-16T07:13:00Z">
        <w:r>
          <w:fldChar w:fldCharType="begin"/>
        </w:r>
        <w:r>
          <w:delInstrText xml:space="preserve"> HYPERLINK \l "_Toc227693002" </w:delInstrText>
        </w:r>
        <w:r>
          <w:fldChar w:fldCharType="separate"/>
        </w:r>
        <w:r w:rsidR="00C27E2F" w:rsidRPr="00F10B3A">
          <w:rPr>
            <w:rStyle w:val="Hipervnculo"/>
            <w:rFonts w:cs="Times New Roman"/>
            <w:noProof/>
          </w:rPr>
          <w:delText>Tabla 15 Análisis de resultados – Entrevista semiestructurada aplicada a estudiantes del grado   6-1</w:delText>
        </w:r>
        <w:r w:rsidR="00C27E2F">
          <w:rPr>
            <w:noProof/>
            <w:webHidden/>
          </w:rPr>
          <w:tab/>
        </w:r>
        <w:r w:rsidR="00C27E2F">
          <w:rPr>
            <w:noProof/>
            <w:webHidden/>
          </w:rPr>
          <w:fldChar w:fldCharType="begin"/>
        </w:r>
        <w:r w:rsidR="00C27E2F">
          <w:rPr>
            <w:noProof/>
            <w:webHidden/>
          </w:rPr>
          <w:delInstrText xml:space="preserve"> PAGEREF _Toc227693002 \h </w:delInstrText>
        </w:r>
        <w:r w:rsidR="00C27E2F">
          <w:rPr>
            <w:noProof/>
            <w:webHidden/>
          </w:rPr>
        </w:r>
        <w:r w:rsidR="00C27E2F">
          <w:rPr>
            <w:noProof/>
            <w:webHidden/>
          </w:rPr>
          <w:fldChar w:fldCharType="separate"/>
        </w:r>
        <w:r w:rsidR="00C27E2F">
          <w:rPr>
            <w:noProof/>
            <w:webHidden/>
          </w:rPr>
          <w:delText>153</w:delText>
        </w:r>
        <w:r w:rsidR="00C27E2F">
          <w:rPr>
            <w:noProof/>
            <w:webHidden/>
          </w:rPr>
          <w:fldChar w:fldCharType="end"/>
        </w:r>
        <w:r>
          <w:rPr>
            <w:noProof/>
          </w:rPr>
          <w:fldChar w:fldCharType="end"/>
        </w:r>
      </w:del>
    </w:p>
    <w:p w14:paraId="18C90B7A" w14:textId="77777777" w:rsidR="00C27E2F" w:rsidRDefault="00DC5717">
      <w:pPr>
        <w:pStyle w:val="Tabladeilustraciones"/>
        <w:tabs>
          <w:tab w:val="right" w:leader="dot" w:pos="9350"/>
        </w:tabs>
        <w:rPr>
          <w:del w:id="552" w:author="Edu Fisica" w:date="2026-05-16T07:13:00Z"/>
          <w:rFonts w:asciiTheme="minorHAnsi" w:eastAsiaTheme="minorEastAsia" w:hAnsiTheme="minorHAnsi" w:cstheme="minorBidi"/>
          <w:noProof/>
          <w:sz w:val="22"/>
          <w:lang w:val="es-CO"/>
        </w:rPr>
      </w:pPr>
      <w:del w:id="553" w:author="Edu Fisica" w:date="2026-05-16T07:13:00Z">
        <w:r>
          <w:fldChar w:fldCharType="begin"/>
        </w:r>
        <w:r>
          <w:delInstrText xml:space="preserve"> HYPERLINK \l "_Toc227693003" </w:delInstrText>
        </w:r>
        <w:r>
          <w:fldChar w:fldCharType="separate"/>
        </w:r>
        <w:r w:rsidR="00C27E2F" w:rsidRPr="00F10B3A">
          <w:rPr>
            <w:rStyle w:val="Hipervnculo"/>
            <w:rFonts w:cs="Times New Roman"/>
            <w:noProof/>
          </w:rPr>
          <w:delText>Tabla 16 Análisis de resultados entrevistas a docentes de la IEJAG</w:delText>
        </w:r>
        <w:r w:rsidR="00C27E2F">
          <w:rPr>
            <w:noProof/>
            <w:webHidden/>
          </w:rPr>
          <w:tab/>
        </w:r>
        <w:r w:rsidR="00C27E2F">
          <w:rPr>
            <w:noProof/>
            <w:webHidden/>
          </w:rPr>
          <w:fldChar w:fldCharType="begin"/>
        </w:r>
        <w:r w:rsidR="00C27E2F">
          <w:rPr>
            <w:noProof/>
            <w:webHidden/>
          </w:rPr>
          <w:delInstrText xml:space="preserve"> PAGEREF _Toc227693003 \h </w:delInstrText>
        </w:r>
        <w:r w:rsidR="00C27E2F">
          <w:rPr>
            <w:noProof/>
            <w:webHidden/>
          </w:rPr>
        </w:r>
        <w:r w:rsidR="00C27E2F">
          <w:rPr>
            <w:noProof/>
            <w:webHidden/>
          </w:rPr>
          <w:fldChar w:fldCharType="separate"/>
        </w:r>
        <w:r w:rsidR="00C27E2F">
          <w:rPr>
            <w:noProof/>
            <w:webHidden/>
          </w:rPr>
          <w:delText>155</w:delText>
        </w:r>
        <w:r w:rsidR="00C27E2F">
          <w:rPr>
            <w:noProof/>
            <w:webHidden/>
          </w:rPr>
          <w:fldChar w:fldCharType="end"/>
        </w:r>
        <w:r>
          <w:rPr>
            <w:noProof/>
          </w:rPr>
          <w:fldChar w:fldCharType="end"/>
        </w:r>
      </w:del>
    </w:p>
    <w:p w14:paraId="73CA000A" w14:textId="77777777" w:rsidR="00C27E2F" w:rsidRDefault="00DC5717">
      <w:pPr>
        <w:pStyle w:val="Tabladeilustraciones"/>
        <w:tabs>
          <w:tab w:val="right" w:leader="dot" w:pos="9350"/>
        </w:tabs>
        <w:rPr>
          <w:del w:id="554" w:author="Edu Fisica" w:date="2026-05-16T07:13:00Z"/>
          <w:rFonts w:asciiTheme="minorHAnsi" w:eastAsiaTheme="minorEastAsia" w:hAnsiTheme="minorHAnsi" w:cstheme="minorBidi"/>
          <w:noProof/>
          <w:sz w:val="22"/>
          <w:lang w:val="es-CO"/>
        </w:rPr>
      </w:pPr>
      <w:del w:id="555" w:author="Edu Fisica" w:date="2026-05-16T07:13:00Z">
        <w:r>
          <w:fldChar w:fldCharType="begin"/>
        </w:r>
        <w:r>
          <w:delInstrText xml:space="preserve"> HYPERLINK \l "_Toc227693004" </w:delInstrText>
        </w:r>
        <w:r>
          <w:fldChar w:fldCharType="separate"/>
        </w:r>
        <w:r w:rsidR="00C27E2F" w:rsidRPr="00F10B3A">
          <w:rPr>
            <w:rStyle w:val="Hipervnculo"/>
            <w:rFonts w:cs="Times New Roman"/>
            <w:noProof/>
          </w:rPr>
          <w:delText>Tabla 17  Registro anecdótico grupal - Grado 6-1</w:delText>
        </w:r>
        <w:r w:rsidR="00C27E2F">
          <w:rPr>
            <w:noProof/>
            <w:webHidden/>
          </w:rPr>
          <w:tab/>
        </w:r>
        <w:r w:rsidR="00C27E2F">
          <w:rPr>
            <w:noProof/>
            <w:webHidden/>
          </w:rPr>
          <w:fldChar w:fldCharType="begin"/>
        </w:r>
        <w:r w:rsidR="00C27E2F">
          <w:rPr>
            <w:noProof/>
            <w:webHidden/>
          </w:rPr>
          <w:delInstrText xml:space="preserve"> PAGEREF _Toc227693004 \h </w:delInstrText>
        </w:r>
        <w:r w:rsidR="00C27E2F">
          <w:rPr>
            <w:noProof/>
            <w:webHidden/>
          </w:rPr>
        </w:r>
        <w:r w:rsidR="00C27E2F">
          <w:rPr>
            <w:noProof/>
            <w:webHidden/>
          </w:rPr>
          <w:fldChar w:fldCharType="separate"/>
        </w:r>
        <w:r w:rsidR="00C27E2F">
          <w:rPr>
            <w:noProof/>
            <w:webHidden/>
          </w:rPr>
          <w:delText>161</w:delText>
        </w:r>
        <w:r w:rsidR="00C27E2F">
          <w:rPr>
            <w:noProof/>
            <w:webHidden/>
          </w:rPr>
          <w:fldChar w:fldCharType="end"/>
        </w:r>
        <w:r>
          <w:rPr>
            <w:noProof/>
          </w:rPr>
          <w:fldChar w:fldCharType="end"/>
        </w:r>
      </w:del>
    </w:p>
    <w:p w14:paraId="27706CBB" w14:textId="77777777" w:rsidR="00C27E2F" w:rsidRPr="00C27E2F" w:rsidRDefault="00DC5717">
      <w:pPr>
        <w:pStyle w:val="Tabladeilustraciones"/>
        <w:tabs>
          <w:tab w:val="right" w:leader="dot" w:pos="9350"/>
        </w:tabs>
        <w:rPr>
          <w:del w:id="556" w:author="Edu Fisica" w:date="2026-05-16T07:13:00Z"/>
          <w:rFonts w:asciiTheme="minorHAnsi" w:eastAsiaTheme="minorEastAsia" w:hAnsiTheme="minorHAnsi" w:cstheme="minorBidi"/>
          <w:noProof/>
          <w:sz w:val="22"/>
          <w:lang w:val="es-CO"/>
        </w:rPr>
      </w:pPr>
      <w:del w:id="557" w:author="Edu Fisica" w:date="2026-05-16T07:13:00Z">
        <w:r>
          <w:fldChar w:fldCharType="begin"/>
        </w:r>
        <w:r>
          <w:delInstrText xml:space="preserve"> HYPERLINK \l "_Toc227693005" </w:delInstrText>
        </w:r>
        <w:r>
          <w:fldChar w:fldCharType="separate"/>
        </w:r>
        <w:r w:rsidR="00C27E2F" w:rsidRPr="00C27E2F">
          <w:rPr>
            <w:rStyle w:val="Hipervnculo"/>
            <w:rFonts w:cs="Times New Roman"/>
            <w:noProof/>
          </w:rPr>
          <w:delText>Tabla 18 Cronograma de Actividades</w:delText>
        </w:r>
        <w:r w:rsidR="00C27E2F" w:rsidRPr="00C27E2F">
          <w:rPr>
            <w:noProof/>
            <w:webHidden/>
          </w:rPr>
          <w:tab/>
        </w:r>
        <w:r w:rsidR="00C27E2F" w:rsidRPr="00C27E2F">
          <w:rPr>
            <w:noProof/>
            <w:webHidden/>
          </w:rPr>
          <w:fldChar w:fldCharType="begin"/>
        </w:r>
        <w:r w:rsidR="00C27E2F" w:rsidRPr="00C27E2F">
          <w:rPr>
            <w:noProof/>
            <w:webHidden/>
          </w:rPr>
          <w:delInstrText xml:space="preserve"> PAGEREF _Toc227693005 \h </w:delInstrText>
        </w:r>
        <w:r w:rsidR="00C27E2F" w:rsidRPr="00C27E2F">
          <w:rPr>
            <w:noProof/>
            <w:webHidden/>
          </w:rPr>
        </w:r>
        <w:r w:rsidR="00C27E2F" w:rsidRPr="00C27E2F">
          <w:rPr>
            <w:noProof/>
            <w:webHidden/>
          </w:rPr>
          <w:fldChar w:fldCharType="separate"/>
        </w:r>
        <w:r w:rsidR="00C27E2F" w:rsidRPr="00C27E2F">
          <w:rPr>
            <w:noProof/>
            <w:webHidden/>
          </w:rPr>
          <w:delText>168</w:delText>
        </w:r>
        <w:r w:rsidR="00C27E2F" w:rsidRPr="00C27E2F">
          <w:rPr>
            <w:noProof/>
            <w:webHidden/>
          </w:rPr>
          <w:fldChar w:fldCharType="end"/>
        </w:r>
        <w:r>
          <w:rPr>
            <w:noProof/>
          </w:rPr>
          <w:fldChar w:fldCharType="end"/>
        </w:r>
      </w:del>
    </w:p>
    <w:p w14:paraId="671D717E" w14:textId="7555F882" w:rsidR="006B6376" w:rsidRDefault="00DC5717">
      <w:pPr>
        <w:pStyle w:val="Tabladeilustraciones"/>
        <w:tabs>
          <w:tab w:val="right" w:leader="dot" w:pos="9350"/>
        </w:tabs>
        <w:rPr>
          <w:ins w:id="558" w:author="Edu Fisica" w:date="2026-05-16T07:13:00Z"/>
          <w:rFonts w:asciiTheme="minorHAnsi" w:eastAsiaTheme="minorEastAsia" w:hAnsiTheme="minorHAnsi" w:cstheme="minorBidi"/>
          <w:noProof/>
          <w:sz w:val="22"/>
          <w:lang w:val="es-CO"/>
        </w:rPr>
      </w:pPr>
      <w:ins w:id="559" w:author="Edu Fisica" w:date="2026-05-16T07:13:00Z">
        <w:r>
          <w:fldChar w:fldCharType="begin"/>
        </w:r>
        <w:r>
          <w:instrText xml:space="preserve"> HYPERLINK \l "_Toc229133600" </w:instrText>
        </w:r>
        <w:r>
          <w:fldChar w:fldCharType="separate"/>
        </w:r>
        <w:r w:rsidR="006B6376" w:rsidRPr="006B6376">
          <w:rPr>
            <w:rStyle w:val="Hipervnculo"/>
            <w:rFonts w:cs="Times New Roman"/>
            <w:noProof/>
          </w:rPr>
          <w:t>Tabla 1</w:t>
        </w:r>
        <w:r w:rsidR="006B6376" w:rsidRPr="00DA53F0">
          <w:rPr>
            <w:rStyle w:val="Hipervnculo"/>
            <w:rFonts w:cs="Times New Roman"/>
            <w:noProof/>
          </w:rPr>
          <w:t xml:space="preserve"> Matriz de Categorías - Grado 6-1</w:t>
        </w:r>
        <w:r w:rsidR="006B6376">
          <w:rPr>
            <w:noProof/>
            <w:webHidden/>
          </w:rPr>
          <w:tab/>
        </w:r>
        <w:r w:rsidR="006B6376">
          <w:rPr>
            <w:noProof/>
            <w:webHidden/>
          </w:rPr>
          <w:fldChar w:fldCharType="begin"/>
        </w:r>
        <w:r w:rsidR="006B6376">
          <w:rPr>
            <w:noProof/>
            <w:webHidden/>
          </w:rPr>
          <w:instrText xml:space="preserve"> PAGEREF _Toc229133600 \h </w:instrText>
        </w:r>
        <w:r w:rsidR="006B6376">
          <w:rPr>
            <w:noProof/>
            <w:webHidden/>
          </w:rPr>
        </w:r>
        <w:r w:rsidR="006B6376">
          <w:rPr>
            <w:noProof/>
            <w:webHidden/>
          </w:rPr>
          <w:fldChar w:fldCharType="separate"/>
        </w:r>
        <w:r w:rsidR="006B6376">
          <w:rPr>
            <w:noProof/>
            <w:webHidden/>
          </w:rPr>
          <w:t>16</w:t>
        </w:r>
        <w:r w:rsidR="006B6376">
          <w:rPr>
            <w:noProof/>
            <w:webHidden/>
          </w:rPr>
          <w:fldChar w:fldCharType="end"/>
        </w:r>
        <w:r>
          <w:rPr>
            <w:noProof/>
          </w:rPr>
          <w:fldChar w:fldCharType="end"/>
        </w:r>
      </w:ins>
    </w:p>
    <w:p w14:paraId="6F97DCEA" w14:textId="3CE18731" w:rsidR="006B6376" w:rsidRDefault="00DC5717">
      <w:pPr>
        <w:pStyle w:val="Tabladeilustraciones"/>
        <w:tabs>
          <w:tab w:val="right" w:leader="dot" w:pos="9350"/>
        </w:tabs>
        <w:rPr>
          <w:ins w:id="560" w:author="Edu Fisica" w:date="2026-05-16T07:13:00Z"/>
          <w:rFonts w:asciiTheme="minorHAnsi" w:eastAsiaTheme="minorEastAsia" w:hAnsiTheme="minorHAnsi" w:cstheme="minorBidi"/>
          <w:noProof/>
          <w:sz w:val="22"/>
          <w:lang w:val="es-CO"/>
        </w:rPr>
      </w:pPr>
      <w:ins w:id="561" w:author="Edu Fisica" w:date="2026-05-16T07:13:00Z">
        <w:r>
          <w:fldChar w:fldCharType="begin"/>
        </w:r>
        <w:r>
          <w:instrText xml:space="preserve"> HYPERLINK "file:///C:\\Tania\\Maestria\\PROYECTO%20EDUCAR%20PARA%20LA%20PAZ%20Y%20SANA%20CONVIVENCIA\\Instrumentos%20de%20recolección\\Instrumentos%20de%20recoleccion%20aplicables\\POR%20SEPARADO\\EDUCAR%20PARA%20LA%20PAZ%20Tania%20y%20Gladys.docx" \l "_Toc229133601" </w:instrText>
        </w:r>
        <w:r>
          <w:fldChar w:fldCharType="separate"/>
        </w:r>
        <w:r w:rsidR="006B6376" w:rsidRPr="00DA53F0">
          <w:rPr>
            <w:rStyle w:val="Hipervnculo"/>
            <w:noProof/>
          </w:rPr>
          <w:t>Tabla 2 Caracterización de los Estudiantes - Grado 6-1</w:t>
        </w:r>
        <w:r w:rsidR="006B6376">
          <w:rPr>
            <w:noProof/>
            <w:webHidden/>
          </w:rPr>
          <w:tab/>
        </w:r>
        <w:r w:rsidR="006B6376">
          <w:rPr>
            <w:noProof/>
            <w:webHidden/>
          </w:rPr>
          <w:fldChar w:fldCharType="begin"/>
        </w:r>
        <w:r w:rsidR="006B6376">
          <w:rPr>
            <w:noProof/>
            <w:webHidden/>
          </w:rPr>
          <w:instrText xml:space="preserve"> PAGEREF _Toc229133601 \h </w:instrText>
        </w:r>
        <w:r w:rsidR="006B6376">
          <w:rPr>
            <w:noProof/>
            <w:webHidden/>
          </w:rPr>
        </w:r>
        <w:r w:rsidR="006B6376">
          <w:rPr>
            <w:noProof/>
            <w:webHidden/>
          </w:rPr>
          <w:fldChar w:fldCharType="separate"/>
        </w:r>
        <w:r w:rsidR="006B6376">
          <w:rPr>
            <w:noProof/>
            <w:webHidden/>
          </w:rPr>
          <w:t>39</w:t>
        </w:r>
        <w:r w:rsidR="006B6376">
          <w:rPr>
            <w:noProof/>
            <w:webHidden/>
          </w:rPr>
          <w:fldChar w:fldCharType="end"/>
        </w:r>
        <w:r>
          <w:rPr>
            <w:noProof/>
          </w:rPr>
          <w:fldChar w:fldCharType="end"/>
        </w:r>
      </w:ins>
    </w:p>
    <w:p w14:paraId="3002FDA9" w14:textId="16E7F879" w:rsidR="006B6376" w:rsidRDefault="00DC5717">
      <w:pPr>
        <w:pStyle w:val="Tabladeilustraciones"/>
        <w:tabs>
          <w:tab w:val="right" w:leader="dot" w:pos="9350"/>
        </w:tabs>
        <w:rPr>
          <w:ins w:id="562" w:author="Edu Fisica" w:date="2026-05-16T07:13:00Z"/>
          <w:rFonts w:asciiTheme="minorHAnsi" w:eastAsiaTheme="minorEastAsia" w:hAnsiTheme="minorHAnsi" w:cstheme="minorBidi"/>
          <w:noProof/>
          <w:sz w:val="22"/>
          <w:lang w:val="es-CO"/>
        </w:rPr>
      </w:pPr>
      <w:ins w:id="563" w:author="Edu Fisica" w:date="2026-05-16T07:13:00Z">
        <w:r>
          <w:fldChar w:fldCharType="begin"/>
        </w:r>
        <w:r>
          <w:instrText xml:space="preserve"> HYPERLINK \l "_Toc229133602" </w:instrText>
        </w:r>
        <w:r>
          <w:fldChar w:fldCharType="separate"/>
        </w:r>
        <w:r w:rsidR="006B6376" w:rsidRPr="00DA53F0">
          <w:rPr>
            <w:rStyle w:val="Hipervnculo"/>
            <w:rFonts w:cs="Times New Roman"/>
            <w:noProof/>
          </w:rPr>
          <w:t>Tabla 3 Análisis de resultados - Observador del estudiante - Grado 6-1</w:t>
        </w:r>
        <w:r w:rsidR="006B6376">
          <w:rPr>
            <w:noProof/>
            <w:webHidden/>
          </w:rPr>
          <w:tab/>
        </w:r>
        <w:r w:rsidR="006B6376">
          <w:rPr>
            <w:noProof/>
            <w:webHidden/>
          </w:rPr>
          <w:fldChar w:fldCharType="begin"/>
        </w:r>
        <w:r w:rsidR="006B6376">
          <w:rPr>
            <w:noProof/>
            <w:webHidden/>
          </w:rPr>
          <w:instrText xml:space="preserve"> PAGEREF _Toc229133602 \h </w:instrText>
        </w:r>
        <w:r w:rsidR="006B6376">
          <w:rPr>
            <w:noProof/>
            <w:webHidden/>
          </w:rPr>
        </w:r>
        <w:r w:rsidR="006B6376">
          <w:rPr>
            <w:noProof/>
            <w:webHidden/>
          </w:rPr>
          <w:fldChar w:fldCharType="separate"/>
        </w:r>
        <w:r w:rsidR="006B6376">
          <w:rPr>
            <w:noProof/>
            <w:webHidden/>
          </w:rPr>
          <w:t>96</w:t>
        </w:r>
        <w:r w:rsidR="006B6376">
          <w:rPr>
            <w:noProof/>
            <w:webHidden/>
          </w:rPr>
          <w:fldChar w:fldCharType="end"/>
        </w:r>
        <w:r>
          <w:rPr>
            <w:noProof/>
          </w:rPr>
          <w:fldChar w:fldCharType="end"/>
        </w:r>
      </w:ins>
    </w:p>
    <w:p w14:paraId="7DCA1196" w14:textId="32B36165" w:rsidR="006B6376" w:rsidRDefault="00DC5717">
      <w:pPr>
        <w:pStyle w:val="Tabladeilustraciones"/>
        <w:tabs>
          <w:tab w:val="right" w:leader="dot" w:pos="9350"/>
        </w:tabs>
        <w:rPr>
          <w:ins w:id="564" w:author="Edu Fisica" w:date="2026-05-16T07:13:00Z"/>
          <w:rFonts w:asciiTheme="minorHAnsi" w:eastAsiaTheme="minorEastAsia" w:hAnsiTheme="minorHAnsi" w:cstheme="minorBidi"/>
          <w:noProof/>
          <w:sz w:val="22"/>
          <w:lang w:val="es-CO"/>
        </w:rPr>
      </w:pPr>
      <w:ins w:id="565" w:author="Edu Fisica" w:date="2026-05-16T07:13:00Z">
        <w:r>
          <w:fldChar w:fldCharType="begin"/>
        </w:r>
        <w:r>
          <w:instrText xml:space="preserve"> HYPERLINK \l "_Toc229133603" </w:instrText>
        </w:r>
        <w:r>
          <w:fldChar w:fldCharType="separate"/>
        </w:r>
        <w:r w:rsidR="006B6376" w:rsidRPr="00DA53F0">
          <w:rPr>
            <w:rStyle w:val="Hipervnculo"/>
            <w:rFonts w:cs="Times New Roman"/>
            <w:noProof/>
          </w:rPr>
          <w:t>Tabla 4 Análisis de resultados - Carpeta gestores de paz - Grado 6-1</w:t>
        </w:r>
        <w:r w:rsidR="006B6376">
          <w:rPr>
            <w:noProof/>
            <w:webHidden/>
          </w:rPr>
          <w:tab/>
        </w:r>
        <w:r w:rsidR="006B6376">
          <w:rPr>
            <w:noProof/>
            <w:webHidden/>
          </w:rPr>
          <w:fldChar w:fldCharType="begin"/>
        </w:r>
        <w:r w:rsidR="006B6376">
          <w:rPr>
            <w:noProof/>
            <w:webHidden/>
          </w:rPr>
          <w:instrText xml:space="preserve"> PAGEREF _Toc229133603 \h </w:instrText>
        </w:r>
        <w:r w:rsidR="006B6376">
          <w:rPr>
            <w:noProof/>
            <w:webHidden/>
          </w:rPr>
        </w:r>
        <w:r w:rsidR="006B6376">
          <w:rPr>
            <w:noProof/>
            <w:webHidden/>
          </w:rPr>
          <w:fldChar w:fldCharType="separate"/>
        </w:r>
        <w:r w:rsidR="006B6376">
          <w:rPr>
            <w:noProof/>
            <w:webHidden/>
          </w:rPr>
          <w:t>100</w:t>
        </w:r>
        <w:r w:rsidR="006B6376">
          <w:rPr>
            <w:noProof/>
            <w:webHidden/>
          </w:rPr>
          <w:fldChar w:fldCharType="end"/>
        </w:r>
        <w:r>
          <w:rPr>
            <w:noProof/>
          </w:rPr>
          <w:fldChar w:fldCharType="end"/>
        </w:r>
      </w:ins>
    </w:p>
    <w:p w14:paraId="4C11957D" w14:textId="761B0A33" w:rsidR="006B6376" w:rsidRDefault="00DC5717">
      <w:pPr>
        <w:pStyle w:val="Tabladeilustraciones"/>
        <w:tabs>
          <w:tab w:val="right" w:leader="dot" w:pos="9350"/>
        </w:tabs>
        <w:rPr>
          <w:ins w:id="566" w:author="Edu Fisica" w:date="2026-05-16T07:13:00Z"/>
          <w:rFonts w:asciiTheme="minorHAnsi" w:eastAsiaTheme="minorEastAsia" w:hAnsiTheme="minorHAnsi" w:cstheme="minorBidi"/>
          <w:noProof/>
          <w:sz w:val="22"/>
          <w:lang w:val="es-CO"/>
        </w:rPr>
      </w:pPr>
      <w:ins w:id="567" w:author="Edu Fisica" w:date="2026-05-16T07:13:00Z">
        <w:r>
          <w:fldChar w:fldCharType="begin"/>
        </w:r>
        <w:r>
          <w:instrText xml:space="preserve"> HYPERLINK \l "_Toc229133604" </w:instrText>
        </w:r>
        <w:r>
          <w:fldChar w:fldCharType="separate"/>
        </w:r>
        <w:r w:rsidR="006B6376" w:rsidRPr="00DA53F0">
          <w:rPr>
            <w:rStyle w:val="Hipervnculo"/>
            <w:rFonts w:cs="Times New Roman"/>
            <w:noProof/>
          </w:rPr>
          <w:t>Tabla 5 Análisis de resultados - Rúbrica de actitudes -Grado 6-1</w:t>
        </w:r>
        <w:r w:rsidR="006B6376">
          <w:rPr>
            <w:noProof/>
            <w:webHidden/>
          </w:rPr>
          <w:tab/>
        </w:r>
        <w:r w:rsidR="006B6376">
          <w:rPr>
            <w:noProof/>
            <w:webHidden/>
          </w:rPr>
          <w:fldChar w:fldCharType="begin"/>
        </w:r>
        <w:r w:rsidR="006B6376">
          <w:rPr>
            <w:noProof/>
            <w:webHidden/>
          </w:rPr>
          <w:instrText xml:space="preserve"> PAGEREF _Toc229133604 \h </w:instrText>
        </w:r>
        <w:r w:rsidR="006B6376">
          <w:rPr>
            <w:noProof/>
            <w:webHidden/>
          </w:rPr>
        </w:r>
        <w:r w:rsidR="006B6376">
          <w:rPr>
            <w:noProof/>
            <w:webHidden/>
          </w:rPr>
          <w:fldChar w:fldCharType="separate"/>
        </w:r>
        <w:r w:rsidR="006B6376">
          <w:rPr>
            <w:noProof/>
            <w:webHidden/>
          </w:rPr>
          <w:t>104</w:t>
        </w:r>
        <w:r w:rsidR="006B6376">
          <w:rPr>
            <w:noProof/>
            <w:webHidden/>
          </w:rPr>
          <w:fldChar w:fldCharType="end"/>
        </w:r>
        <w:r>
          <w:rPr>
            <w:noProof/>
          </w:rPr>
          <w:fldChar w:fldCharType="end"/>
        </w:r>
      </w:ins>
    </w:p>
    <w:p w14:paraId="59A0A8C3" w14:textId="1A64514A" w:rsidR="006B6376" w:rsidRDefault="00DC5717">
      <w:pPr>
        <w:pStyle w:val="Tabladeilustraciones"/>
        <w:tabs>
          <w:tab w:val="right" w:leader="dot" w:pos="9350"/>
        </w:tabs>
        <w:rPr>
          <w:ins w:id="568" w:author="Edu Fisica" w:date="2026-05-16T07:13:00Z"/>
          <w:rFonts w:asciiTheme="minorHAnsi" w:eastAsiaTheme="minorEastAsia" w:hAnsiTheme="minorHAnsi" w:cstheme="minorBidi"/>
          <w:noProof/>
          <w:sz w:val="22"/>
          <w:lang w:val="es-CO"/>
        </w:rPr>
      </w:pPr>
      <w:ins w:id="569" w:author="Edu Fisica" w:date="2026-05-16T07:13:00Z">
        <w:r>
          <w:fldChar w:fldCharType="begin"/>
        </w:r>
        <w:r>
          <w:instrText xml:space="preserve"> HYPERLINK \l "_Toc229133605" </w:instrText>
        </w:r>
        <w:r>
          <w:fldChar w:fldCharType="separate"/>
        </w:r>
        <w:r w:rsidR="006B6376" w:rsidRPr="00DA53F0">
          <w:rPr>
            <w:rStyle w:val="Hipervnculo"/>
            <w:rFonts w:cs="Times New Roman"/>
            <w:noProof/>
          </w:rPr>
          <w:t>Tabla 6 Análisis de resultados - Guía de talleres - Grado 6-1</w:t>
        </w:r>
        <w:r w:rsidR="006B6376">
          <w:rPr>
            <w:noProof/>
            <w:webHidden/>
          </w:rPr>
          <w:tab/>
        </w:r>
        <w:r w:rsidR="006B6376">
          <w:rPr>
            <w:noProof/>
            <w:webHidden/>
          </w:rPr>
          <w:fldChar w:fldCharType="begin"/>
        </w:r>
        <w:r w:rsidR="006B6376">
          <w:rPr>
            <w:noProof/>
            <w:webHidden/>
          </w:rPr>
          <w:instrText xml:space="preserve"> PAGEREF _Toc229133605 \h </w:instrText>
        </w:r>
        <w:r w:rsidR="006B6376">
          <w:rPr>
            <w:noProof/>
            <w:webHidden/>
          </w:rPr>
        </w:r>
        <w:r w:rsidR="006B6376">
          <w:rPr>
            <w:noProof/>
            <w:webHidden/>
          </w:rPr>
          <w:fldChar w:fldCharType="separate"/>
        </w:r>
        <w:r w:rsidR="006B6376">
          <w:rPr>
            <w:noProof/>
            <w:webHidden/>
          </w:rPr>
          <w:t>112</w:t>
        </w:r>
        <w:r w:rsidR="006B6376">
          <w:rPr>
            <w:noProof/>
            <w:webHidden/>
          </w:rPr>
          <w:fldChar w:fldCharType="end"/>
        </w:r>
        <w:r>
          <w:rPr>
            <w:noProof/>
          </w:rPr>
          <w:fldChar w:fldCharType="end"/>
        </w:r>
      </w:ins>
    </w:p>
    <w:p w14:paraId="03771E34" w14:textId="05540AAC" w:rsidR="006B6376" w:rsidRDefault="00DC5717">
      <w:pPr>
        <w:pStyle w:val="Tabladeilustraciones"/>
        <w:tabs>
          <w:tab w:val="right" w:leader="dot" w:pos="9350"/>
        </w:tabs>
        <w:rPr>
          <w:ins w:id="570" w:author="Edu Fisica" w:date="2026-05-16T07:13:00Z"/>
          <w:rFonts w:asciiTheme="minorHAnsi" w:eastAsiaTheme="minorEastAsia" w:hAnsiTheme="minorHAnsi" w:cstheme="minorBidi"/>
          <w:noProof/>
          <w:sz w:val="22"/>
          <w:lang w:val="es-CO"/>
        </w:rPr>
      </w:pPr>
      <w:ins w:id="571" w:author="Edu Fisica" w:date="2026-05-16T07:13:00Z">
        <w:r>
          <w:fldChar w:fldCharType="begin"/>
        </w:r>
        <w:r>
          <w:instrText xml:space="preserve"> HYPERLINK \l "_Toc229133606" </w:instrText>
        </w:r>
        <w:r>
          <w:fldChar w:fldCharType="separate"/>
        </w:r>
        <w:r w:rsidR="006B6376" w:rsidRPr="00DA53F0">
          <w:rPr>
            <w:rStyle w:val="Hipervnculo"/>
            <w:rFonts w:cs="Times New Roman"/>
            <w:noProof/>
          </w:rPr>
          <w:t>Tabla 7 Análisis de resultados - Registros audiovisuales - Grado 6-1.</w:t>
        </w:r>
        <w:r w:rsidR="006B6376">
          <w:rPr>
            <w:noProof/>
            <w:webHidden/>
          </w:rPr>
          <w:tab/>
        </w:r>
        <w:r w:rsidR="006B6376">
          <w:rPr>
            <w:noProof/>
            <w:webHidden/>
          </w:rPr>
          <w:fldChar w:fldCharType="begin"/>
        </w:r>
        <w:r w:rsidR="006B6376">
          <w:rPr>
            <w:noProof/>
            <w:webHidden/>
          </w:rPr>
          <w:instrText xml:space="preserve"> PAGEREF _Toc229133606 \h </w:instrText>
        </w:r>
        <w:r w:rsidR="006B6376">
          <w:rPr>
            <w:noProof/>
            <w:webHidden/>
          </w:rPr>
        </w:r>
        <w:r w:rsidR="006B6376">
          <w:rPr>
            <w:noProof/>
            <w:webHidden/>
          </w:rPr>
          <w:fldChar w:fldCharType="separate"/>
        </w:r>
        <w:r w:rsidR="006B6376">
          <w:rPr>
            <w:noProof/>
            <w:webHidden/>
          </w:rPr>
          <w:t>119</w:t>
        </w:r>
        <w:r w:rsidR="006B6376">
          <w:rPr>
            <w:noProof/>
            <w:webHidden/>
          </w:rPr>
          <w:fldChar w:fldCharType="end"/>
        </w:r>
        <w:r>
          <w:rPr>
            <w:noProof/>
          </w:rPr>
          <w:fldChar w:fldCharType="end"/>
        </w:r>
      </w:ins>
    </w:p>
    <w:p w14:paraId="0BCE70CF" w14:textId="385B1013" w:rsidR="006B6376" w:rsidRDefault="00DC5717">
      <w:pPr>
        <w:pStyle w:val="Tabladeilustraciones"/>
        <w:tabs>
          <w:tab w:val="right" w:leader="dot" w:pos="9350"/>
        </w:tabs>
        <w:rPr>
          <w:ins w:id="572" w:author="Edu Fisica" w:date="2026-05-16T07:13:00Z"/>
          <w:rFonts w:asciiTheme="minorHAnsi" w:eastAsiaTheme="minorEastAsia" w:hAnsiTheme="minorHAnsi" w:cstheme="minorBidi"/>
          <w:noProof/>
          <w:sz w:val="22"/>
          <w:lang w:val="es-CO"/>
        </w:rPr>
      </w:pPr>
      <w:ins w:id="573" w:author="Edu Fisica" w:date="2026-05-16T07:13:00Z">
        <w:r>
          <w:fldChar w:fldCharType="begin"/>
        </w:r>
        <w:r>
          <w:instrText xml:space="preserve"> HYPERLINK \l "_Toc229133607" </w:instrText>
        </w:r>
        <w:r>
          <w:fldChar w:fldCharType="separate"/>
        </w:r>
        <w:r w:rsidR="006B6376" w:rsidRPr="00DA53F0">
          <w:rPr>
            <w:rStyle w:val="Hipervnculo"/>
            <w:rFonts w:cs="Times New Roman"/>
            <w:noProof/>
          </w:rPr>
          <w:t>Tabla 8 Análisis de resultados - La Cátedra de la Paz - Grado 6-1</w:t>
        </w:r>
        <w:r w:rsidR="006B6376">
          <w:rPr>
            <w:noProof/>
            <w:webHidden/>
          </w:rPr>
          <w:tab/>
        </w:r>
        <w:r w:rsidR="006B6376">
          <w:rPr>
            <w:noProof/>
            <w:webHidden/>
          </w:rPr>
          <w:fldChar w:fldCharType="begin"/>
        </w:r>
        <w:r w:rsidR="006B6376">
          <w:rPr>
            <w:noProof/>
            <w:webHidden/>
          </w:rPr>
          <w:instrText xml:space="preserve"> PAGEREF _Toc229133607 \h </w:instrText>
        </w:r>
        <w:r w:rsidR="006B6376">
          <w:rPr>
            <w:noProof/>
            <w:webHidden/>
          </w:rPr>
        </w:r>
        <w:r w:rsidR="006B6376">
          <w:rPr>
            <w:noProof/>
            <w:webHidden/>
          </w:rPr>
          <w:fldChar w:fldCharType="separate"/>
        </w:r>
        <w:r w:rsidR="006B6376">
          <w:rPr>
            <w:noProof/>
            <w:webHidden/>
          </w:rPr>
          <w:t>120</w:t>
        </w:r>
        <w:r w:rsidR="006B6376">
          <w:rPr>
            <w:noProof/>
            <w:webHidden/>
          </w:rPr>
          <w:fldChar w:fldCharType="end"/>
        </w:r>
        <w:r>
          <w:rPr>
            <w:noProof/>
          </w:rPr>
          <w:fldChar w:fldCharType="end"/>
        </w:r>
      </w:ins>
    </w:p>
    <w:p w14:paraId="09CA665B" w14:textId="77B7DE03" w:rsidR="006B6376" w:rsidRDefault="00DC5717" w:rsidP="006B6376">
      <w:pPr>
        <w:pStyle w:val="Tabladeilustraciones"/>
        <w:tabs>
          <w:tab w:val="right" w:leader="dot" w:pos="9350"/>
        </w:tabs>
        <w:ind w:left="720" w:firstLine="0"/>
        <w:rPr>
          <w:ins w:id="574" w:author="Edu Fisica" w:date="2026-05-16T07:13:00Z"/>
          <w:rFonts w:asciiTheme="minorHAnsi" w:eastAsiaTheme="minorEastAsia" w:hAnsiTheme="minorHAnsi" w:cstheme="minorBidi"/>
          <w:noProof/>
          <w:sz w:val="22"/>
          <w:lang w:val="es-CO"/>
        </w:rPr>
      </w:pPr>
      <w:ins w:id="575" w:author="Edu Fisica" w:date="2026-05-16T07:13:00Z">
        <w:r>
          <w:fldChar w:fldCharType="begin"/>
        </w:r>
        <w:r>
          <w:instrText xml:space="preserve"> HYPERLINK \l "_Toc229133608" </w:instrText>
        </w:r>
        <w:r>
          <w:fldChar w:fldCharType="separate"/>
        </w:r>
        <w:r w:rsidR="006B6376" w:rsidRPr="00DA53F0">
          <w:rPr>
            <w:rStyle w:val="Hipervnculo"/>
            <w:rFonts w:cs="Times New Roman"/>
            <w:noProof/>
          </w:rPr>
          <w:t>Tabla 9 Análisis de resultados Cine comida y comodidad, el festín de la pantalla grande (comparativo julio - diciembre) - Grado 6-1</w:t>
        </w:r>
        <w:r w:rsidR="006B6376">
          <w:rPr>
            <w:noProof/>
            <w:webHidden/>
          </w:rPr>
          <w:tab/>
        </w:r>
        <w:r w:rsidR="006B6376">
          <w:rPr>
            <w:noProof/>
            <w:webHidden/>
          </w:rPr>
          <w:fldChar w:fldCharType="begin"/>
        </w:r>
        <w:r w:rsidR="006B6376">
          <w:rPr>
            <w:noProof/>
            <w:webHidden/>
          </w:rPr>
          <w:instrText xml:space="preserve"> PAGEREF _Toc229133608 \h </w:instrText>
        </w:r>
        <w:r w:rsidR="006B6376">
          <w:rPr>
            <w:noProof/>
            <w:webHidden/>
          </w:rPr>
        </w:r>
        <w:r w:rsidR="006B6376">
          <w:rPr>
            <w:noProof/>
            <w:webHidden/>
          </w:rPr>
          <w:fldChar w:fldCharType="separate"/>
        </w:r>
        <w:r w:rsidR="006B6376">
          <w:rPr>
            <w:noProof/>
            <w:webHidden/>
          </w:rPr>
          <w:t>126</w:t>
        </w:r>
        <w:r w:rsidR="006B6376">
          <w:rPr>
            <w:noProof/>
            <w:webHidden/>
          </w:rPr>
          <w:fldChar w:fldCharType="end"/>
        </w:r>
        <w:r>
          <w:rPr>
            <w:noProof/>
          </w:rPr>
          <w:fldChar w:fldCharType="end"/>
        </w:r>
      </w:ins>
    </w:p>
    <w:p w14:paraId="34C56A88" w14:textId="5CF7503E" w:rsidR="006B6376" w:rsidRDefault="00DC5717">
      <w:pPr>
        <w:pStyle w:val="Tabladeilustraciones"/>
        <w:tabs>
          <w:tab w:val="right" w:leader="dot" w:pos="9350"/>
        </w:tabs>
        <w:rPr>
          <w:ins w:id="576" w:author="Edu Fisica" w:date="2026-05-16T07:13:00Z"/>
          <w:rFonts w:asciiTheme="minorHAnsi" w:eastAsiaTheme="minorEastAsia" w:hAnsiTheme="minorHAnsi" w:cstheme="minorBidi"/>
          <w:noProof/>
          <w:sz w:val="22"/>
          <w:lang w:val="es-CO"/>
        </w:rPr>
      </w:pPr>
      <w:ins w:id="577" w:author="Edu Fisica" w:date="2026-05-16T07:13:00Z">
        <w:r>
          <w:fldChar w:fldCharType="begin"/>
        </w:r>
        <w:r>
          <w:instrText xml:space="preserve"> HYPERLINK \l "_Toc229133609" </w:instrText>
        </w:r>
        <w:r>
          <w:fldChar w:fldCharType="separate"/>
        </w:r>
        <w:r w:rsidR="006B6376" w:rsidRPr="00DA53F0">
          <w:rPr>
            <w:rStyle w:val="Hipervnculo"/>
            <w:rFonts w:cs="Times New Roman"/>
            <w:noProof/>
          </w:rPr>
          <w:t>Tabla 10 Análisis de resultados - Caminata de integración - Grado 6-1</w:t>
        </w:r>
        <w:r w:rsidR="006B6376">
          <w:rPr>
            <w:noProof/>
            <w:webHidden/>
          </w:rPr>
          <w:tab/>
        </w:r>
        <w:r w:rsidR="006B6376">
          <w:rPr>
            <w:noProof/>
            <w:webHidden/>
          </w:rPr>
          <w:fldChar w:fldCharType="begin"/>
        </w:r>
        <w:r w:rsidR="006B6376">
          <w:rPr>
            <w:noProof/>
            <w:webHidden/>
          </w:rPr>
          <w:instrText xml:space="preserve"> PAGEREF _Toc229133609 \h </w:instrText>
        </w:r>
        <w:r w:rsidR="006B6376">
          <w:rPr>
            <w:noProof/>
            <w:webHidden/>
          </w:rPr>
        </w:r>
        <w:r w:rsidR="006B6376">
          <w:rPr>
            <w:noProof/>
            <w:webHidden/>
          </w:rPr>
          <w:fldChar w:fldCharType="separate"/>
        </w:r>
        <w:r w:rsidR="006B6376">
          <w:rPr>
            <w:noProof/>
            <w:webHidden/>
          </w:rPr>
          <w:t>131</w:t>
        </w:r>
        <w:r w:rsidR="006B6376">
          <w:rPr>
            <w:noProof/>
            <w:webHidden/>
          </w:rPr>
          <w:fldChar w:fldCharType="end"/>
        </w:r>
        <w:r>
          <w:rPr>
            <w:noProof/>
          </w:rPr>
          <w:fldChar w:fldCharType="end"/>
        </w:r>
      </w:ins>
    </w:p>
    <w:p w14:paraId="1494A319" w14:textId="3BE50BC1" w:rsidR="006B6376" w:rsidRDefault="00DC5717">
      <w:pPr>
        <w:pStyle w:val="Tabladeilustraciones"/>
        <w:tabs>
          <w:tab w:val="right" w:leader="dot" w:pos="9350"/>
        </w:tabs>
        <w:rPr>
          <w:ins w:id="578" w:author="Edu Fisica" w:date="2026-05-16T07:13:00Z"/>
          <w:rFonts w:asciiTheme="minorHAnsi" w:eastAsiaTheme="minorEastAsia" w:hAnsiTheme="minorHAnsi" w:cstheme="minorBidi"/>
          <w:noProof/>
          <w:sz w:val="22"/>
          <w:lang w:val="es-CO"/>
        </w:rPr>
      </w:pPr>
      <w:ins w:id="579" w:author="Edu Fisica" w:date="2026-05-16T07:13:00Z">
        <w:r>
          <w:fldChar w:fldCharType="begin"/>
        </w:r>
        <w:r>
          <w:instrText xml:space="preserve"> HYPERLINK \l "_Toc229133610" </w:instrText>
        </w:r>
        <w:r>
          <w:fldChar w:fldCharType="separate"/>
        </w:r>
        <w:r w:rsidR="006B6376" w:rsidRPr="00DA53F0">
          <w:rPr>
            <w:rStyle w:val="Hipervnculo"/>
            <w:rFonts w:cs="Times New Roman"/>
            <w:noProof/>
          </w:rPr>
          <w:t>Tabla 11 Análisis de resultados - Integración y emprendimiento - Grado 6-1</w:t>
        </w:r>
        <w:r w:rsidR="006B6376">
          <w:rPr>
            <w:noProof/>
            <w:webHidden/>
          </w:rPr>
          <w:tab/>
        </w:r>
        <w:r w:rsidR="006B6376">
          <w:rPr>
            <w:noProof/>
            <w:webHidden/>
          </w:rPr>
          <w:fldChar w:fldCharType="begin"/>
        </w:r>
        <w:r w:rsidR="006B6376">
          <w:rPr>
            <w:noProof/>
            <w:webHidden/>
          </w:rPr>
          <w:instrText xml:space="preserve"> PAGEREF _Toc229133610 \h </w:instrText>
        </w:r>
        <w:r w:rsidR="006B6376">
          <w:rPr>
            <w:noProof/>
            <w:webHidden/>
          </w:rPr>
        </w:r>
        <w:r w:rsidR="006B6376">
          <w:rPr>
            <w:noProof/>
            <w:webHidden/>
          </w:rPr>
          <w:fldChar w:fldCharType="separate"/>
        </w:r>
        <w:r w:rsidR="006B6376">
          <w:rPr>
            <w:noProof/>
            <w:webHidden/>
          </w:rPr>
          <w:t>134</w:t>
        </w:r>
        <w:r w:rsidR="006B6376">
          <w:rPr>
            <w:noProof/>
            <w:webHidden/>
          </w:rPr>
          <w:fldChar w:fldCharType="end"/>
        </w:r>
        <w:r>
          <w:rPr>
            <w:noProof/>
          </w:rPr>
          <w:fldChar w:fldCharType="end"/>
        </w:r>
      </w:ins>
    </w:p>
    <w:p w14:paraId="2541B8B2" w14:textId="0E6948E6" w:rsidR="006B6376" w:rsidRDefault="00DC5717">
      <w:pPr>
        <w:pStyle w:val="Tabladeilustraciones"/>
        <w:tabs>
          <w:tab w:val="right" w:leader="dot" w:pos="9350"/>
        </w:tabs>
        <w:rPr>
          <w:ins w:id="580" w:author="Edu Fisica" w:date="2026-05-16T07:13:00Z"/>
          <w:rFonts w:asciiTheme="minorHAnsi" w:eastAsiaTheme="minorEastAsia" w:hAnsiTheme="minorHAnsi" w:cstheme="minorBidi"/>
          <w:noProof/>
          <w:sz w:val="22"/>
          <w:lang w:val="es-CO"/>
        </w:rPr>
      </w:pPr>
      <w:ins w:id="581" w:author="Edu Fisica" w:date="2026-05-16T07:13:00Z">
        <w:r>
          <w:fldChar w:fldCharType="begin"/>
        </w:r>
        <w:r>
          <w:instrText xml:space="preserve"> HYPERLINK \l "_Toc229133611" </w:instrText>
        </w:r>
        <w:r>
          <w:fldChar w:fldCharType="separate"/>
        </w:r>
        <w:r w:rsidR="006B6376" w:rsidRPr="00DA53F0">
          <w:rPr>
            <w:rStyle w:val="Hipervnculo"/>
            <w:rFonts w:cs="Times New Roman"/>
            <w:noProof/>
          </w:rPr>
          <w:t>Tabla 12 Análisis de resultados - Convivencia al Carrizal - Grado 6-1</w:t>
        </w:r>
        <w:r w:rsidR="006B6376">
          <w:rPr>
            <w:noProof/>
            <w:webHidden/>
          </w:rPr>
          <w:tab/>
        </w:r>
        <w:r w:rsidR="006B6376">
          <w:rPr>
            <w:noProof/>
            <w:webHidden/>
          </w:rPr>
          <w:fldChar w:fldCharType="begin"/>
        </w:r>
        <w:r w:rsidR="006B6376">
          <w:rPr>
            <w:noProof/>
            <w:webHidden/>
          </w:rPr>
          <w:instrText xml:space="preserve"> PAGEREF _Toc229133611 \h </w:instrText>
        </w:r>
        <w:r w:rsidR="006B6376">
          <w:rPr>
            <w:noProof/>
            <w:webHidden/>
          </w:rPr>
        </w:r>
        <w:r w:rsidR="006B6376">
          <w:rPr>
            <w:noProof/>
            <w:webHidden/>
          </w:rPr>
          <w:fldChar w:fldCharType="separate"/>
        </w:r>
        <w:r w:rsidR="006B6376">
          <w:rPr>
            <w:noProof/>
            <w:webHidden/>
          </w:rPr>
          <w:t>139</w:t>
        </w:r>
        <w:r w:rsidR="006B6376">
          <w:rPr>
            <w:noProof/>
            <w:webHidden/>
          </w:rPr>
          <w:fldChar w:fldCharType="end"/>
        </w:r>
        <w:r>
          <w:rPr>
            <w:noProof/>
          </w:rPr>
          <w:fldChar w:fldCharType="end"/>
        </w:r>
      </w:ins>
    </w:p>
    <w:p w14:paraId="65574A7F" w14:textId="5C07E698" w:rsidR="006B6376" w:rsidRDefault="00DC5717">
      <w:pPr>
        <w:pStyle w:val="Tabladeilustraciones"/>
        <w:tabs>
          <w:tab w:val="right" w:leader="dot" w:pos="9350"/>
        </w:tabs>
        <w:rPr>
          <w:ins w:id="582" w:author="Edu Fisica" w:date="2026-05-16T07:13:00Z"/>
          <w:rFonts w:asciiTheme="minorHAnsi" w:eastAsiaTheme="minorEastAsia" w:hAnsiTheme="minorHAnsi" w:cstheme="minorBidi"/>
          <w:noProof/>
          <w:sz w:val="22"/>
          <w:lang w:val="es-CO"/>
        </w:rPr>
      </w:pPr>
      <w:ins w:id="583" w:author="Edu Fisica" w:date="2026-05-16T07:13:00Z">
        <w:r>
          <w:fldChar w:fldCharType="begin"/>
        </w:r>
        <w:r>
          <w:instrText xml:space="preserve"> HYPERLINK \l "_Toc229133612" </w:instrText>
        </w:r>
        <w:r>
          <w:fldChar w:fldCharType="separate"/>
        </w:r>
        <w:r w:rsidR="006B6376" w:rsidRPr="00DA53F0">
          <w:rPr>
            <w:rStyle w:val="Hipervnculo"/>
            <w:rFonts w:cs="Times New Roman"/>
            <w:noProof/>
          </w:rPr>
          <w:t>Tabla 13 Análisis de resultados - Cartas reflexivas - Grado 6-1</w:t>
        </w:r>
        <w:r w:rsidR="006B6376">
          <w:rPr>
            <w:noProof/>
            <w:webHidden/>
          </w:rPr>
          <w:tab/>
        </w:r>
        <w:r w:rsidR="006B6376">
          <w:rPr>
            <w:noProof/>
            <w:webHidden/>
          </w:rPr>
          <w:fldChar w:fldCharType="begin"/>
        </w:r>
        <w:r w:rsidR="006B6376">
          <w:rPr>
            <w:noProof/>
            <w:webHidden/>
          </w:rPr>
          <w:instrText xml:space="preserve"> PAGEREF _Toc229133612 \h </w:instrText>
        </w:r>
        <w:r w:rsidR="006B6376">
          <w:rPr>
            <w:noProof/>
            <w:webHidden/>
          </w:rPr>
        </w:r>
        <w:r w:rsidR="006B6376">
          <w:rPr>
            <w:noProof/>
            <w:webHidden/>
          </w:rPr>
          <w:fldChar w:fldCharType="separate"/>
        </w:r>
        <w:r w:rsidR="006B6376">
          <w:rPr>
            <w:noProof/>
            <w:webHidden/>
          </w:rPr>
          <w:t>142</w:t>
        </w:r>
        <w:r w:rsidR="006B6376">
          <w:rPr>
            <w:noProof/>
            <w:webHidden/>
          </w:rPr>
          <w:fldChar w:fldCharType="end"/>
        </w:r>
        <w:r>
          <w:rPr>
            <w:noProof/>
          </w:rPr>
          <w:fldChar w:fldCharType="end"/>
        </w:r>
      </w:ins>
    </w:p>
    <w:p w14:paraId="60D1CF10" w14:textId="428CE514" w:rsidR="006B6376" w:rsidRDefault="00DC5717">
      <w:pPr>
        <w:pStyle w:val="Tabladeilustraciones"/>
        <w:tabs>
          <w:tab w:val="right" w:leader="dot" w:pos="9350"/>
        </w:tabs>
        <w:rPr>
          <w:ins w:id="584" w:author="Edu Fisica" w:date="2026-05-16T07:13:00Z"/>
          <w:rFonts w:asciiTheme="minorHAnsi" w:eastAsiaTheme="minorEastAsia" w:hAnsiTheme="minorHAnsi" w:cstheme="minorBidi"/>
          <w:noProof/>
          <w:sz w:val="22"/>
          <w:lang w:val="es-CO"/>
        </w:rPr>
      </w:pPr>
      <w:ins w:id="585" w:author="Edu Fisica" w:date="2026-05-16T07:13:00Z">
        <w:r>
          <w:fldChar w:fldCharType="begin"/>
        </w:r>
        <w:r>
          <w:instrText xml:space="preserve"> HYPERLINK \l "_Toc229133613" </w:instrText>
        </w:r>
        <w:r>
          <w:fldChar w:fldCharType="separate"/>
        </w:r>
        <w:r w:rsidR="006B6376" w:rsidRPr="00DA53F0">
          <w:rPr>
            <w:rStyle w:val="Hipervnculo"/>
            <w:rFonts w:cs="Times New Roman"/>
            <w:noProof/>
          </w:rPr>
          <w:t>Tabla 14 Análisis de resultados – Mural para la paz y la convivencia – Grado   6-1</w:t>
        </w:r>
        <w:r w:rsidR="006B6376">
          <w:rPr>
            <w:noProof/>
            <w:webHidden/>
          </w:rPr>
          <w:tab/>
        </w:r>
        <w:r w:rsidR="006B6376">
          <w:rPr>
            <w:noProof/>
            <w:webHidden/>
          </w:rPr>
          <w:fldChar w:fldCharType="begin"/>
        </w:r>
        <w:r w:rsidR="006B6376">
          <w:rPr>
            <w:noProof/>
            <w:webHidden/>
          </w:rPr>
          <w:instrText xml:space="preserve"> PAGEREF _Toc229133613 \h </w:instrText>
        </w:r>
        <w:r w:rsidR="006B6376">
          <w:rPr>
            <w:noProof/>
            <w:webHidden/>
          </w:rPr>
        </w:r>
        <w:r w:rsidR="006B6376">
          <w:rPr>
            <w:noProof/>
            <w:webHidden/>
          </w:rPr>
          <w:fldChar w:fldCharType="separate"/>
        </w:r>
        <w:r w:rsidR="006B6376">
          <w:rPr>
            <w:noProof/>
            <w:webHidden/>
          </w:rPr>
          <w:t>147</w:t>
        </w:r>
        <w:r w:rsidR="006B6376">
          <w:rPr>
            <w:noProof/>
            <w:webHidden/>
          </w:rPr>
          <w:fldChar w:fldCharType="end"/>
        </w:r>
        <w:r>
          <w:rPr>
            <w:noProof/>
          </w:rPr>
          <w:fldChar w:fldCharType="end"/>
        </w:r>
      </w:ins>
    </w:p>
    <w:p w14:paraId="6C018C59" w14:textId="13E9B04C" w:rsidR="006B6376" w:rsidRDefault="00DC5717" w:rsidP="006B6376">
      <w:pPr>
        <w:pStyle w:val="Tabladeilustraciones"/>
        <w:tabs>
          <w:tab w:val="right" w:leader="dot" w:pos="9350"/>
        </w:tabs>
        <w:ind w:left="720" w:firstLine="0"/>
        <w:rPr>
          <w:ins w:id="586" w:author="Edu Fisica" w:date="2026-05-16T07:13:00Z"/>
          <w:rFonts w:asciiTheme="minorHAnsi" w:eastAsiaTheme="minorEastAsia" w:hAnsiTheme="minorHAnsi" w:cstheme="minorBidi"/>
          <w:noProof/>
          <w:sz w:val="22"/>
          <w:lang w:val="es-CO"/>
        </w:rPr>
      </w:pPr>
      <w:ins w:id="587" w:author="Edu Fisica" w:date="2026-05-16T07:13:00Z">
        <w:r>
          <w:fldChar w:fldCharType="begin"/>
        </w:r>
        <w:r>
          <w:instrText xml:space="preserve"> HYPERLINK \l "_Toc229133614" </w:instrText>
        </w:r>
        <w:r>
          <w:fldChar w:fldCharType="separate"/>
        </w:r>
        <w:r w:rsidR="006B6376" w:rsidRPr="00DA53F0">
          <w:rPr>
            <w:rStyle w:val="Hipervnculo"/>
            <w:rFonts w:cs="Times New Roman"/>
            <w:noProof/>
          </w:rPr>
          <w:t>Tabla 15 Análisis de resultados – Entrevista semiestructurada aplicada a estudiantes del grado   6-1</w:t>
        </w:r>
        <w:r w:rsidR="006B6376">
          <w:rPr>
            <w:noProof/>
            <w:webHidden/>
          </w:rPr>
          <w:tab/>
        </w:r>
        <w:r w:rsidR="006B6376">
          <w:rPr>
            <w:noProof/>
            <w:webHidden/>
          </w:rPr>
          <w:fldChar w:fldCharType="begin"/>
        </w:r>
        <w:r w:rsidR="006B6376">
          <w:rPr>
            <w:noProof/>
            <w:webHidden/>
          </w:rPr>
          <w:instrText xml:space="preserve"> PAGEREF _Toc229133614 \h </w:instrText>
        </w:r>
        <w:r w:rsidR="006B6376">
          <w:rPr>
            <w:noProof/>
            <w:webHidden/>
          </w:rPr>
        </w:r>
        <w:r w:rsidR="006B6376">
          <w:rPr>
            <w:noProof/>
            <w:webHidden/>
          </w:rPr>
          <w:fldChar w:fldCharType="separate"/>
        </w:r>
        <w:r w:rsidR="006B6376">
          <w:rPr>
            <w:noProof/>
            <w:webHidden/>
          </w:rPr>
          <w:t>151</w:t>
        </w:r>
        <w:r w:rsidR="006B6376">
          <w:rPr>
            <w:noProof/>
            <w:webHidden/>
          </w:rPr>
          <w:fldChar w:fldCharType="end"/>
        </w:r>
        <w:r>
          <w:rPr>
            <w:noProof/>
          </w:rPr>
          <w:fldChar w:fldCharType="end"/>
        </w:r>
      </w:ins>
    </w:p>
    <w:p w14:paraId="127235FC" w14:textId="35485B29" w:rsidR="006B6376" w:rsidRDefault="00DC5717">
      <w:pPr>
        <w:pStyle w:val="Tabladeilustraciones"/>
        <w:tabs>
          <w:tab w:val="right" w:leader="dot" w:pos="9350"/>
        </w:tabs>
        <w:rPr>
          <w:ins w:id="588" w:author="Edu Fisica" w:date="2026-05-16T07:13:00Z"/>
          <w:rFonts w:asciiTheme="minorHAnsi" w:eastAsiaTheme="minorEastAsia" w:hAnsiTheme="minorHAnsi" w:cstheme="minorBidi"/>
          <w:noProof/>
          <w:sz w:val="22"/>
          <w:lang w:val="es-CO"/>
        </w:rPr>
      </w:pPr>
      <w:ins w:id="589" w:author="Edu Fisica" w:date="2026-05-16T07:13:00Z">
        <w:r>
          <w:fldChar w:fldCharType="begin"/>
        </w:r>
        <w:r>
          <w:instrText xml:space="preserve"> HYPERLINK \l "_Toc229133615" </w:instrText>
        </w:r>
        <w:r>
          <w:fldChar w:fldCharType="separate"/>
        </w:r>
        <w:r w:rsidR="006B6376" w:rsidRPr="00DA53F0">
          <w:rPr>
            <w:rStyle w:val="Hipervnculo"/>
            <w:rFonts w:cs="Times New Roman"/>
            <w:noProof/>
          </w:rPr>
          <w:t>Tabla 16 Análisis de resultados entrevistas a docentes de la IEJAG</w:t>
        </w:r>
        <w:r w:rsidR="006B6376">
          <w:rPr>
            <w:noProof/>
            <w:webHidden/>
          </w:rPr>
          <w:tab/>
        </w:r>
        <w:r w:rsidR="006B6376">
          <w:rPr>
            <w:noProof/>
            <w:webHidden/>
          </w:rPr>
          <w:fldChar w:fldCharType="begin"/>
        </w:r>
        <w:r w:rsidR="006B6376">
          <w:rPr>
            <w:noProof/>
            <w:webHidden/>
          </w:rPr>
          <w:instrText xml:space="preserve"> PAGEREF _Toc229133615 \h </w:instrText>
        </w:r>
        <w:r w:rsidR="006B6376">
          <w:rPr>
            <w:noProof/>
            <w:webHidden/>
          </w:rPr>
        </w:r>
        <w:r w:rsidR="006B6376">
          <w:rPr>
            <w:noProof/>
            <w:webHidden/>
          </w:rPr>
          <w:fldChar w:fldCharType="separate"/>
        </w:r>
        <w:r w:rsidR="006B6376">
          <w:rPr>
            <w:noProof/>
            <w:webHidden/>
          </w:rPr>
          <w:t>153</w:t>
        </w:r>
        <w:r w:rsidR="006B6376">
          <w:rPr>
            <w:noProof/>
            <w:webHidden/>
          </w:rPr>
          <w:fldChar w:fldCharType="end"/>
        </w:r>
        <w:r>
          <w:rPr>
            <w:noProof/>
          </w:rPr>
          <w:fldChar w:fldCharType="end"/>
        </w:r>
      </w:ins>
    </w:p>
    <w:p w14:paraId="428DBD91" w14:textId="12511780" w:rsidR="006B6376" w:rsidRPr="006B6376" w:rsidRDefault="00DC5717">
      <w:pPr>
        <w:pStyle w:val="Tabladeilustraciones"/>
        <w:tabs>
          <w:tab w:val="right" w:leader="dot" w:pos="9350"/>
        </w:tabs>
        <w:rPr>
          <w:ins w:id="590" w:author="Edu Fisica" w:date="2026-05-16T07:13:00Z"/>
          <w:rFonts w:asciiTheme="minorHAnsi" w:eastAsiaTheme="minorEastAsia" w:hAnsiTheme="minorHAnsi" w:cstheme="minorBidi"/>
          <w:noProof/>
          <w:sz w:val="22"/>
          <w:lang w:val="es-CO"/>
        </w:rPr>
      </w:pPr>
      <w:ins w:id="591" w:author="Edu Fisica" w:date="2026-05-16T07:13:00Z">
        <w:r>
          <w:fldChar w:fldCharType="begin"/>
        </w:r>
        <w:r>
          <w:instrText xml:space="preserve"> HYPERLINK \l "_Toc229133616" </w:instrText>
        </w:r>
        <w:r>
          <w:fldChar w:fldCharType="separate"/>
        </w:r>
        <w:r w:rsidR="006B6376" w:rsidRPr="00DA53F0">
          <w:rPr>
            <w:rStyle w:val="Hipervnculo"/>
            <w:rFonts w:cs="Times New Roman"/>
            <w:noProof/>
          </w:rPr>
          <w:t>Tabla 17  Registro anecdótico grupal - Grado 6-1</w:t>
        </w:r>
        <w:r w:rsidR="006B6376">
          <w:rPr>
            <w:noProof/>
            <w:webHidden/>
          </w:rPr>
          <w:tab/>
        </w:r>
        <w:r w:rsidR="006B6376">
          <w:rPr>
            <w:noProof/>
            <w:webHidden/>
          </w:rPr>
          <w:fldChar w:fldCharType="begin"/>
        </w:r>
        <w:r w:rsidR="006B6376">
          <w:rPr>
            <w:noProof/>
            <w:webHidden/>
          </w:rPr>
          <w:instrText xml:space="preserve"> PAGEREF _Toc229133616 \h </w:instrText>
        </w:r>
        <w:r w:rsidR="006B6376">
          <w:rPr>
            <w:noProof/>
            <w:webHidden/>
          </w:rPr>
        </w:r>
        <w:r w:rsidR="006B6376">
          <w:rPr>
            <w:noProof/>
            <w:webHidden/>
          </w:rPr>
          <w:fldChar w:fldCharType="separate"/>
        </w:r>
        <w:r w:rsidR="006B6376">
          <w:rPr>
            <w:noProof/>
            <w:webHidden/>
          </w:rPr>
          <w:t>159</w:t>
        </w:r>
        <w:r w:rsidR="006B6376">
          <w:rPr>
            <w:noProof/>
            <w:webHidden/>
          </w:rPr>
          <w:fldChar w:fldCharType="end"/>
        </w:r>
        <w:r>
          <w:rPr>
            <w:noProof/>
          </w:rPr>
          <w:fldChar w:fldCharType="end"/>
        </w:r>
      </w:ins>
    </w:p>
    <w:p w14:paraId="52AE4648" w14:textId="79641FF2" w:rsidR="006B6376" w:rsidRPr="006B6376" w:rsidRDefault="00DC5717">
      <w:pPr>
        <w:pStyle w:val="Tabladeilustraciones"/>
        <w:tabs>
          <w:tab w:val="right" w:leader="dot" w:pos="9350"/>
        </w:tabs>
        <w:rPr>
          <w:ins w:id="592" w:author="Edu Fisica" w:date="2026-05-16T07:13:00Z"/>
          <w:rFonts w:asciiTheme="minorHAnsi" w:eastAsiaTheme="minorEastAsia" w:hAnsiTheme="minorHAnsi" w:cstheme="minorBidi"/>
          <w:noProof/>
          <w:sz w:val="22"/>
          <w:lang w:val="es-CO"/>
        </w:rPr>
      </w:pPr>
      <w:ins w:id="593" w:author="Edu Fisica" w:date="2026-05-16T07:13:00Z">
        <w:r>
          <w:fldChar w:fldCharType="begin"/>
        </w:r>
        <w:r>
          <w:instrText xml:space="preserve"> HYPERLINK \l "_Toc229133617" </w:instrText>
        </w:r>
        <w:r>
          <w:fldChar w:fldCharType="separate"/>
        </w:r>
        <w:r w:rsidR="006B6376" w:rsidRPr="006B6376">
          <w:rPr>
            <w:rStyle w:val="Hipervnculo"/>
            <w:rFonts w:cs="Times New Roman"/>
            <w:noProof/>
          </w:rPr>
          <w:t>Tabla 18 Cronograma de Actividades</w:t>
        </w:r>
        <w:r w:rsidR="006B6376" w:rsidRPr="006B6376">
          <w:rPr>
            <w:noProof/>
            <w:webHidden/>
          </w:rPr>
          <w:tab/>
        </w:r>
        <w:r w:rsidR="006B6376" w:rsidRPr="006B6376">
          <w:rPr>
            <w:noProof/>
            <w:webHidden/>
          </w:rPr>
          <w:fldChar w:fldCharType="begin"/>
        </w:r>
        <w:r w:rsidR="006B6376" w:rsidRPr="006B6376">
          <w:rPr>
            <w:noProof/>
            <w:webHidden/>
          </w:rPr>
          <w:instrText xml:space="preserve"> PAGEREF _Toc229133617 \h </w:instrText>
        </w:r>
        <w:r w:rsidR="006B6376" w:rsidRPr="006B6376">
          <w:rPr>
            <w:noProof/>
            <w:webHidden/>
          </w:rPr>
        </w:r>
        <w:r w:rsidR="006B6376" w:rsidRPr="006B6376">
          <w:rPr>
            <w:noProof/>
            <w:webHidden/>
          </w:rPr>
          <w:fldChar w:fldCharType="separate"/>
        </w:r>
        <w:r w:rsidR="006B6376" w:rsidRPr="006B6376">
          <w:rPr>
            <w:noProof/>
            <w:webHidden/>
          </w:rPr>
          <w:t>164</w:t>
        </w:r>
        <w:r w:rsidR="006B6376" w:rsidRPr="006B6376">
          <w:rPr>
            <w:noProof/>
            <w:webHidden/>
          </w:rPr>
          <w:fldChar w:fldCharType="end"/>
        </w:r>
        <w:r>
          <w:rPr>
            <w:noProof/>
          </w:rPr>
          <w:fldChar w:fldCharType="end"/>
        </w:r>
      </w:ins>
    </w:p>
    <w:p w14:paraId="4E39008D" w14:textId="02CB137F" w:rsidR="00431999" w:rsidRPr="00FF4F12" w:rsidRDefault="00C27E2F" w:rsidP="008E1B00">
      <w:pPr>
        <w:pBdr>
          <w:top w:val="nil"/>
          <w:left w:val="nil"/>
          <w:bottom w:val="nil"/>
          <w:right w:val="nil"/>
          <w:between w:val="nil"/>
        </w:pBdr>
        <w:rPr>
          <w:rFonts w:eastAsia="Times New Roman" w:cs="Times New Roman"/>
          <w:b/>
          <w:szCs w:val="24"/>
        </w:rPr>
      </w:pPr>
      <w:r>
        <w:rPr>
          <w:rFonts w:eastAsia="Times New Roman" w:cs="Times New Roman"/>
          <w:b/>
          <w:szCs w:val="24"/>
        </w:rPr>
        <w:fldChar w:fldCharType="end"/>
      </w:r>
    </w:p>
    <w:p w14:paraId="760628EF" w14:textId="37D93068" w:rsidR="00C76958" w:rsidRPr="00FF4F12" w:rsidRDefault="00431999" w:rsidP="00923124">
      <w:pPr>
        <w:pStyle w:val="Tabladeilustraciones"/>
        <w:tabs>
          <w:tab w:val="right" w:leader="dot" w:pos="9350"/>
        </w:tabs>
        <w:rPr>
          <w:rFonts w:eastAsiaTheme="minorEastAsia" w:cs="Times New Roman"/>
          <w:noProof/>
          <w:sz w:val="22"/>
          <w:lang w:val="es-CO"/>
        </w:rPr>
      </w:pPr>
      <w:r w:rsidRPr="00FF4F12">
        <w:rPr>
          <w:rFonts w:eastAsia="Times New Roman" w:cs="Times New Roman"/>
          <w:b/>
          <w:szCs w:val="24"/>
        </w:rPr>
        <w:fldChar w:fldCharType="begin"/>
      </w:r>
      <w:r w:rsidRPr="00FF4F12">
        <w:rPr>
          <w:rFonts w:eastAsia="Times New Roman" w:cs="Times New Roman"/>
          <w:b/>
          <w:szCs w:val="24"/>
        </w:rPr>
        <w:instrText xml:space="preserve"> TOC \h \z \c "Tabla" </w:instrText>
      </w:r>
      <w:r w:rsidRPr="00FF4F12">
        <w:rPr>
          <w:rFonts w:eastAsia="Times New Roman" w:cs="Times New Roman"/>
          <w:b/>
          <w:szCs w:val="24"/>
        </w:rPr>
        <w:fldChar w:fldCharType="separate"/>
      </w:r>
    </w:p>
    <w:p w14:paraId="2555CF6E" w14:textId="655D4D1C" w:rsidR="009725F2" w:rsidRPr="00FF4F12" w:rsidRDefault="00431999" w:rsidP="00431999">
      <w:pPr>
        <w:pBdr>
          <w:top w:val="nil"/>
          <w:left w:val="nil"/>
          <w:bottom w:val="nil"/>
          <w:right w:val="nil"/>
          <w:between w:val="nil"/>
        </w:pBdr>
        <w:jc w:val="both"/>
        <w:rPr>
          <w:rFonts w:eastAsia="Times New Roman" w:cs="Times New Roman"/>
          <w:b/>
          <w:szCs w:val="24"/>
        </w:rPr>
      </w:pPr>
      <w:r w:rsidRPr="00FF4F12">
        <w:rPr>
          <w:rFonts w:eastAsia="Times New Roman" w:cs="Times New Roman"/>
          <w:b/>
          <w:szCs w:val="24"/>
        </w:rPr>
        <w:fldChar w:fldCharType="end"/>
      </w:r>
      <w:r w:rsidR="009725F2" w:rsidRPr="00FF4F12">
        <w:rPr>
          <w:rFonts w:eastAsia="Times New Roman" w:cs="Times New Roman"/>
          <w:b/>
          <w:szCs w:val="24"/>
        </w:rPr>
        <w:br w:type="page"/>
      </w:r>
    </w:p>
    <w:p w14:paraId="620502F0" w14:textId="77777777" w:rsidR="00BA6566" w:rsidRPr="00FF4F12" w:rsidRDefault="00BA6566" w:rsidP="00F64933">
      <w:pPr>
        <w:pStyle w:val="Ttulo1"/>
        <w:numPr>
          <w:ilvl w:val="0"/>
          <w:numId w:val="0"/>
        </w:numPr>
        <w:rPr>
          <w:rFonts w:cs="Times New Roman"/>
          <w:szCs w:val="24"/>
        </w:rPr>
        <w:sectPr w:rsidR="00BA6566" w:rsidRPr="00FF4F12" w:rsidSect="00293732">
          <w:headerReference w:type="default" r:id="rId9"/>
          <w:footerReference w:type="default" r:id="rId10"/>
          <w:pgSz w:w="12240" w:h="15840" w:code="1"/>
          <w:pgMar w:top="1440" w:right="1440" w:bottom="1440" w:left="1440" w:header="709" w:footer="709" w:gutter="0"/>
          <w:pgNumType w:start="1"/>
          <w:cols w:space="720"/>
          <w:docGrid w:linePitch="299"/>
        </w:sectPr>
      </w:pPr>
    </w:p>
    <w:p w14:paraId="492F625E" w14:textId="783591F4" w:rsidR="00494386" w:rsidRPr="00FF4F12" w:rsidRDefault="006E15F4" w:rsidP="00F64933">
      <w:pPr>
        <w:pStyle w:val="Ttulo1"/>
        <w:numPr>
          <w:ilvl w:val="0"/>
          <w:numId w:val="0"/>
        </w:numPr>
        <w:rPr>
          <w:rFonts w:cs="Times New Roman"/>
          <w:szCs w:val="24"/>
        </w:rPr>
      </w:pPr>
      <w:bookmarkStart w:id="594" w:name="_Toc229133520"/>
      <w:bookmarkStart w:id="595" w:name="_Toc227692856"/>
      <w:r w:rsidRPr="00FF4F12">
        <w:rPr>
          <w:rFonts w:cs="Times New Roman"/>
          <w:szCs w:val="24"/>
        </w:rPr>
        <w:t>Introducción</w:t>
      </w:r>
      <w:bookmarkEnd w:id="594"/>
      <w:bookmarkEnd w:id="595"/>
    </w:p>
    <w:p w14:paraId="0B581C26" w14:textId="77777777" w:rsidR="00CB05FB" w:rsidRPr="00FF4F12" w:rsidRDefault="00CB05FB" w:rsidP="00CB05FB">
      <w:pPr>
        <w:rPr>
          <w:rFonts w:cs="Times New Roman"/>
          <w:szCs w:val="24"/>
        </w:rPr>
      </w:pPr>
      <w:r w:rsidRPr="00FF4F12">
        <w:rPr>
          <w:rFonts w:cs="Times New Roman"/>
          <w:szCs w:val="24"/>
        </w:rPr>
        <w:t>La educación para la paz en las aulas escolares es fundamental para el desarrollo integral de los estudiantes y para la creación de una sociedad más justa y equitativa. En este contexto, es esencial promover un ambiente de respeto, tolerancia y diálogo, donde los estudiantes puedan expresar sus ideas y resolver conflictos de manera pacífica; fomentando el liderazgo, la empatía, la cooperación y el entendimiento mutuo, conociendo y valorando la diversidad cultural, la comunicación, la resolución y la restauración de conflictos. Los actores sociales de los diferentes contextos escolares deben actuar como modelos a seguir, demostrando comportamientos pacíficos y promoviendo la inclusión y el respeto, contribuyendo así al bienestar de los estudiantes y sentando las bases para una sociedad más armoniosa, solidaria, respetuosa, tolerante y dialogante, preparando a las futuras generaciones para enfrentar los desafíos del mundo con una actitud pacífica y constructiva.</w:t>
      </w:r>
    </w:p>
    <w:p w14:paraId="044DCC74" w14:textId="77777777" w:rsidR="00CB05FB" w:rsidRPr="00FF4F12" w:rsidRDefault="00CB05FB" w:rsidP="00CB05FB">
      <w:pPr>
        <w:rPr>
          <w:rFonts w:cs="Times New Roman"/>
          <w:szCs w:val="24"/>
        </w:rPr>
      </w:pPr>
      <w:r w:rsidRPr="00FF4F12">
        <w:rPr>
          <w:rFonts w:cs="Times New Roman"/>
          <w:szCs w:val="24"/>
        </w:rPr>
        <w:t>Es importante reconocer que, para aplicar estos principios en estudiantes de grado sexto, se debe partir de que la convivencia pacífica no es un estado lineal ni inmediato, sino una práctica que se construye gradualmente a través de la reflexión y el desarrollo de valores como la honestidad y la justicia. Este proceso exige acompañamiento pedagógico constante y estrategias didácticas que permitan a los estudiantes comprender que la paz se aprende y se ejercita en la vida cotidiana, en la interacción con sus pares y en la resolución de conflictos escolares.</w:t>
      </w:r>
    </w:p>
    <w:p w14:paraId="70DB8C54" w14:textId="2BCDE24A" w:rsidR="00CB05FB" w:rsidRPr="00FF4F12" w:rsidRDefault="00CB05FB" w:rsidP="00CB05FB">
      <w:pPr>
        <w:rPr>
          <w:rFonts w:cs="Times New Roman"/>
          <w:szCs w:val="24"/>
        </w:rPr>
      </w:pPr>
      <w:r w:rsidRPr="00FF4F12">
        <w:rPr>
          <w:rFonts w:cs="Times New Roman"/>
          <w:szCs w:val="24"/>
        </w:rPr>
        <w:t xml:space="preserve">La juventud está experimentando cambios profundos en el orden social predominante, donde se ponen en juego los valores inculcados en la primera escuela </w:t>
      </w:r>
      <w:r w:rsidR="00E04FDD" w:rsidRPr="00FF4F12">
        <w:rPr>
          <w:rFonts w:cs="Times New Roman"/>
          <w:szCs w:val="24"/>
        </w:rPr>
        <w:t xml:space="preserve">que es </w:t>
      </w:r>
      <w:r w:rsidRPr="00FF4F12">
        <w:rPr>
          <w:rFonts w:cs="Times New Roman"/>
          <w:szCs w:val="24"/>
        </w:rPr>
        <w:t>la familia y se dinamizan en una sociedad cada vez más industrializada y vanguardista. En este escenario, los saberes del ser, conocer, hacer y aprender se convierten en pilares para enfrentar la complejidad y la incertidumbre, formando niños, niñas y jóvenes capaces de investigar, resolver problemas nuevos y contribuir activamente a la construcción de la paz.</w:t>
      </w:r>
    </w:p>
    <w:p w14:paraId="61E0035B" w14:textId="77777777" w:rsidR="00CB05FB" w:rsidRPr="00FF4F12" w:rsidRDefault="00CB05FB" w:rsidP="00CB05FB">
      <w:pPr>
        <w:rPr>
          <w:rFonts w:cs="Times New Roman"/>
          <w:szCs w:val="24"/>
        </w:rPr>
      </w:pPr>
      <w:r w:rsidRPr="00FF4F12">
        <w:rPr>
          <w:rFonts w:cs="Times New Roman"/>
          <w:szCs w:val="24"/>
        </w:rPr>
        <w:t>Por otro lado, la convivencia implica mantener relaciones interpersonales positivas entre estudiantes y miembros de la comunidad, basadas en el respeto, la tolerancia y el entendimiento mutuo. Mediante estrategias didácticas, los docentes buscan un aprendizaje significativo que active saberes previos, construya conocimiento y fomente la reflexión sobre lo aprendido, potenciando la cooperación, el liderazgo y las capacidades cognitivas, sociales y lingüísticas de los estudiantes. En el contexto actual, marcado por desafíos sociales y culturales que afectan la convivencia escolar, se vuelve urgente implementar estrategias didácticas que promuevan una educación para la paz desde las primeras etapas de formación. Los estudiantes de grado sexto, en plena transición hacia la adolescencia, enfrentan procesos de construcción identitaria y relacional que requieren acompañamiento pedagógico sensible y transformador. Educar para la paz no implica únicamente la ausencia de conflicto, sino la formación de sujetos críticos, empáticos y capaces de resolver diferencias de manera dialogada.</w:t>
      </w:r>
    </w:p>
    <w:p w14:paraId="5A4CD05B" w14:textId="2C2D608B" w:rsidR="00CB05FB" w:rsidRPr="00FF4F12" w:rsidRDefault="00CB05FB" w:rsidP="00CB05FB">
      <w:pPr>
        <w:rPr>
          <w:rFonts w:cs="Times New Roman"/>
          <w:szCs w:val="24"/>
        </w:rPr>
      </w:pPr>
      <w:r w:rsidRPr="00FF4F12">
        <w:rPr>
          <w:rFonts w:cs="Times New Roman"/>
          <w:szCs w:val="24"/>
        </w:rPr>
        <w:t xml:space="preserve">Este trabajo propone una serie de estrategias didácticas orientadas a fortalecer la cultura de paz en el aula, partiendo de marcos teóricos como </w:t>
      </w:r>
      <w:r w:rsidR="00712024" w:rsidRPr="00FF4F12">
        <w:rPr>
          <w:rFonts w:cs="Times New Roman"/>
          <w:szCs w:val="24"/>
        </w:rPr>
        <w:t xml:space="preserve">el </w:t>
      </w:r>
      <w:r w:rsidR="004B57C3" w:rsidRPr="00FF4F12">
        <w:rPr>
          <w:rFonts w:cs="Times New Roman"/>
          <w:bCs/>
        </w:rPr>
        <w:t>paradigma socio-crítico (Habermas, 1987)</w:t>
      </w:r>
      <w:r w:rsidR="004B57C3" w:rsidRPr="00FF4F12">
        <w:rPr>
          <w:rFonts w:cs="Times New Roman"/>
        </w:rPr>
        <w:t xml:space="preserve"> y las teorías socioculturales de </w:t>
      </w:r>
      <w:r w:rsidR="004B57C3" w:rsidRPr="00FF4F12">
        <w:rPr>
          <w:rFonts w:cs="Times New Roman"/>
          <w:bCs/>
        </w:rPr>
        <w:t>Vygotsky (1978)</w:t>
      </w:r>
      <w:r w:rsidR="004B57C3" w:rsidRPr="00FF4F12">
        <w:rPr>
          <w:rFonts w:cs="Times New Roman"/>
        </w:rPr>
        <w:t xml:space="preserve">, </w:t>
      </w:r>
      <w:r w:rsidRPr="00FF4F12">
        <w:rPr>
          <w:rFonts w:cs="Times New Roman"/>
          <w:szCs w:val="24"/>
        </w:rPr>
        <w:t>que reconocen el aprendizaje como un proceso profundamente social. A través de estas propuestas, se busca contribuir a la formación de comunidades educativas más justas, democráticas y solidarias.</w:t>
      </w:r>
    </w:p>
    <w:p w14:paraId="2EA27EE4" w14:textId="77777777" w:rsidR="00CB05FB" w:rsidRPr="00FF4F12" w:rsidRDefault="00CB05FB" w:rsidP="00CB05FB">
      <w:pPr>
        <w:rPr>
          <w:rFonts w:cs="Times New Roman"/>
          <w:szCs w:val="24"/>
          <w:lang w:val="es-CO"/>
        </w:rPr>
      </w:pPr>
      <w:r w:rsidRPr="00FF4F12">
        <w:rPr>
          <w:rFonts w:cs="Times New Roman"/>
          <w:szCs w:val="24"/>
        </w:rPr>
        <w:t>En un mundo en constante cambio, es esencial que los estudiantes aprendan a enfrentar los desafíos con una actitud pacífica y constructiva. Los niños y niñas suelen proyectar la violencia aprendida en el hogar hacia su contexto escolar, municipal, departamental y nacional, situación que se evidencia en el aula, en las actividades académicas, recreativas o extracurriculares. Por ello, la educación para la paz, a través de áreas como Ciencias Sociales y Educación Física, promueve la responsabilidad, la negociación, la reparación y la reconciliación, mejorando la convivencia mediante estrategias didácticas aplicadas a los estudiantes del grado sexto uno de la Institución Educativa José Antonio Galán.</w:t>
      </w:r>
    </w:p>
    <w:p w14:paraId="2AEAC01B" w14:textId="77777777" w:rsidR="00CB05FB" w:rsidRPr="00FF4F12" w:rsidRDefault="00CB05FB" w:rsidP="00CB05FB">
      <w:pPr>
        <w:rPr>
          <w:rFonts w:cs="Times New Roman"/>
          <w:szCs w:val="24"/>
        </w:rPr>
      </w:pPr>
    </w:p>
    <w:p w14:paraId="0AD88608" w14:textId="2F9A998E" w:rsidR="00CB05FB" w:rsidRPr="00FF4F12" w:rsidRDefault="00CB05FB" w:rsidP="00CB05FB">
      <w:pPr>
        <w:rPr>
          <w:rFonts w:cs="Times New Roman"/>
          <w:szCs w:val="24"/>
        </w:rPr>
      </w:pPr>
    </w:p>
    <w:p w14:paraId="59019C59" w14:textId="2DD7F247" w:rsidR="00CB05FB" w:rsidRPr="00FF4F12" w:rsidRDefault="00CB05FB" w:rsidP="00CB05FB">
      <w:pPr>
        <w:rPr>
          <w:rFonts w:cs="Times New Roman"/>
          <w:szCs w:val="24"/>
        </w:rPr>
      </w:pPr>
    </w:p>
    <w:p w14:paraId="50764F81" w14:textId="65D4ED2A" w:rsidR="00CB05FB" w:rsidRPr="00FF4F12" w:rsidRDefault="00CB05FB" w:rsidP="00CB05FB">
      <w:pPr>
        <w:rPr>
          <w:rFonts w:cs="Times New Roman"/>
          <w:szCs w:val="24"/>
        </w:rPr>
      </w:pPr>
    </w:p>
    <w:p w14:paraId="349B5447" w14:textId="45FCF079" w:rsidR="00CB05FB" w:rsidRPr="00FF4F12" w:rsidRDefault="00CB05FB" w:rsidP="00CB05FB">
      <w:pPr>
        <w:rPr>
          <w:rFonts w:cs="Times New Roman"/>
          <w:szCs w:val="24"/>
        </w:rPr>
      </w:pPr>
    </w:p>
    <w:p w14:paraId="13A23324" w14:textId="5090B61B" w:rsidR="00CB05FB" w:rsidRPr="00FF4F12" w:rsidRDefault="00CB05FB" w:rsidP="00CB05FB">
      <w:pPr>
        <w:rPr>
          <w:rFonts w:cs="Times New Roman"/>
          <w:szCs w:val="24"/>
        </w:rPr>
      </w:pPr>
    </w:p>
    <w:p w14:paraId="5AA71554" w14:textId="56EA2A74" w:rsidR="00CB05FB" w:rsidRPr="00FF4F12" w:rsidRDefault="00CB05FB" w:rsidP="00CB05FB">
      <w:pPr>
        <w:rPr>
          <w:rFonts w:cs="Times New Roman"/>
          <w:szCs w:val="24"/>
        </w:rPr>
      </w:pPr>
    </w:p>
    <w:p w14:paraId="706B9667" w14:textId="6A75EDB1" w:rsidR="00CB05FB" w:rsidRPr="00FF4F12" w:rsidRDefault="00CB05FB" w:rsidP="00CB05FB">
      <w:pPr>
        <w:rPr>
          <w:rFonts w:cs="Times New Roman"/>
          <w:szCs w:val="24"/>
        </w:rPr>
      </w:pPr>
    </w:p>
    <w:p w14:paraId="492C9E4E" w14:textId="469DAD1C" w:rsidR="00CB05FB" w:rsidRPr="00FF4F12" w:rsidRDefault="00CB05FB" w:rsidP="00CB05FB">
      <w:pPr>
        <w:rPr>
          <w:rFonts w:cs="Times New Roman"/>
          <w:szCs w:val="24"/>
        </w:rPr>
      </w:pPr>
    </w:p>
    <w:p w14:paraId="2A06DFFE" w14:textId="64CBDE6D" w:rsidR="00CB05FB" w:rsidRPr="00FF4F12" w:rsidRDefault="00CB05FB" w:rsidP="00CB05FB">
      <w:pPr>
        <w:rPr>
          <w:rFonts w:cs="Times New Roman"/>
          <w:szCs w:val="24"/>
        </w:rPr>
      </w:pPr>
    </w:p>
    <w:p w14:paraId="7C20DC8D" w14:textId="13BA0F14" w:rsidR="00CB05FB" w:rsidRPr="00FF4F12" w:rsidRDefault="00CB05FB" w:rsidP="00CB05FB">
      <w:pPr>
        <w:rPr>
          <w:rFonts w:cs="Times New Roman"/>
          <w:szCs w:val="24"/>
        </w:rPr>
      </w:pPr>
    </w:p>
    <w:p w14:paraId="63E11D7F" w14:textId="4E3589EC" w:rsidR="00CB05FB" w:rsidRPr="00FF4F12" w:rsidRDefault="00CB05FB" w:rsidP="00CB05FB">
      <w:pPr>
        <w:rPr>
          <w:rFonts w:cs="Times New Roman"/>
          <w:szCs w:val="24"/>
        </w:rPr>
      </w:pPr>
    </w:p>
    <w:p w14:paraId="76F8F514" w14:textId="47DEF202" w:rsidR="00CB05FB" w:rsidRPr="00FF4F12" w:rsidRDefault="00CB05FB" w:rsidP="00CB05FB">
      <w:pPr>
        <w:rPr>
          <w:rFonts w:cs="Times New Roman"/>
          <w:szCs w:val="24"/>
        </w:rPr>
      </w:pPr>
    </w:p>
    <w:p w14:paraId="4EF70660" w14:textId="77777777" w:rsidR="00CB05FB" w:rsidRPr="00FF4F12" w:rsidRDefault="00CB05FB" w:rsidP="00CB05FB">
      <w:pPr>
        <w:rPr>
          <w:rFonts w:cs="Times New Roman"/>
          <w:szCs w:val="24"/>
        </w:rPr>
      </w:pPr>
    </w:p>
    <w:p w14:paraId="5D7867E8" w14:textId="6F371DDF" w:rsidR="00CB05FB" w:rsidRPr="00FF4F12" w:rsidRDefault="00CB05FB" w:rsidP="00CB05FB">
      <w:pPr>
        <w:rPr>
          <w:rFonts w:cs="Times New Roman"/>
          <w:szCs w:val="24"/>
        </w:rPr>
      </w:pPr>
    </w:p>
    <w:p w14:paraId="3081F81D" w14:textId="05182D02" w:rsidR="00CB05FB" w:rsidRPr="00FF4F12" w:rsidRDefault="00CB05FB" w:rsidP="00CB05FB">
      <w:pPr>
        <w:rPr>
          <w:rFonts w:cs="Times New Roman"/>
          <w:szCs w:val="24"/>
        </w:rPr>
      </w:pPr>
    </w:p>
    <w:p w14:paraId="0DC4F1F1" w14:textId="1798CD23" w:rsidR="00494386" w:rsidRPr="00FF4F12" w:rsidRDefault="006E15F4" w:rsidP="00A54BEE">
      <w:pPr>
        <w:pStyle w:val="Ttulo1"/>
        <w:rPr>
          <w:rFonts w:eastAsia="Times New Roman" w:cs="Times New Roman"/>
          <w:szCs w:val="24"/>
        </w:rPr>
      </w:pPr>
      <w:bookmarkStart w:id="596" w:name="_Toc229133521"/>
      <w:bookmarkStart w:id="597" w:name="_Toc227692857"/>
      <w:r w:rsidRPr="00FF4F12">
        <w:rPr>
          <w:rFonts w:cs="Times New Roman"/>
          <w:szCs w:val="24"/>
        </w:rPr>
        <w:t xml:space="preserve">Planteamiento </w:t>
      </w:r>
      <w:r w:rsidR="00AB5A06" w:rsidRPr="00FF4F12">
        <w:rPr>
          <w:rFonts w:cs="Times New Roman"/>
          <w:szCs w:val="24"/>
        </w:rPr>
        <w:t>d</w:t>
      </w:r>
      <w:r w:rsidRPr="00FF4F12">
        <w:rPr>
          <w:rFonts w:cs="Times New Roman"/>
          <w:szCs w:val="24"/>
        </w:rPr>
        <w:t>el Problema</w:t>
      </w:r>
      <w:bookmarkEnd w:id="596"/>
      <w:bookmarkEnd w:id="597"/>
    </w:p>
    <w:p w14:paraId="578270FB" w14:textId="683AF5E7" w:rsidR="00494386" w:rsidRPr="00FF4F12" w:rsidRDefault="00A74F1B" w:rsidP="009725F2">
      <w:pPr>
        <w:pStyle w:val="Ttulo2"/>
        <w:rPr>
          <w:rFonts w:cs="Times New Roman"/>
          <w:szCs w:val="24"/>
        </w:rPr>
      </w:pPr>
      <w:bookmarkStart w:id="598" w:name="_Toc229133522"/>
      <w:bookmarkStart w:id="599" w:name="_Toc227692858"/>
      <w:r w:rsidRPr="00FF4F12">
        <w:rPr>
          <w:rFonts w:cs="Times New Roman"/>
          <w:szCs w:val="24"/>
        </w:rPr>
        <w:t xml:space="preserve">Descripción </w:t>
      </w:r>
      <w:r w:rsidR="00AB5A06" w:rsidRPr="00FF4F12">
        <w:rPr>
          <w:rFonts w:cs="Times New Roman"/>
          <w:szCs w:val="24"/>
        </w:rPr>
        <w:t>d</w:t>
      </w:r>
      <w:r w:rsidRPr="00FF4F12">
        <w:rPr>
          <w:rFonts w:cs="Times New Roman"/>
          <w:szCs w:val="24"/>
        </w:rPr>
        <w:t xml:space="preserve">el </w:t>
      </w:r>
      <w:r w:rsidR="00006AAF" w:rsidRPr="00FF4F12">
        <w:rPr>
          <w:rFonts w:cs="Times New Roman"/>
          <w:szCs w:val="24"/>
        </w:rPr>
        <w:t>P</w:t>
      </w:r>
      <w:r w:rsidRPr="00FF4F12">
        <w:rPr>
          <w:rFonts w:cs="Times New Roman"/>
          <w:szCs w:val="24"/>
        </w:rPr>
        <w:t>roblema</w:t>
      </w:r>
      <w:bookmarkEnd w:id="598"/>
      <w:bookmarkEnd w:id="599"/>
    </w:p>
    <w:p w14:paraId="7C189909" w14:textId="77777777" w:rsidR="00AC1CE6" w:rsidRPr="00FF4F12" w:rsidRDefault="00AC1CE6" w:rsidP="00AC1CE6">
      <w:pPr>
        <w:rPr>
          <w:rFonts w:eastAsia="Times New Roman" w:cs="Times New Roman"/>
          <w:color w:val="202122"/>
          <w:szCs w:val="24"/>
          <w:lang w:val="es-CO"/>
        </w:rPr>
      </w:pPr>
      <w:r w:rsidRPr="00FF4F12">
        <w:rPr>
          <w:rFonts w:eastAsia="Times New Roman" w:cs="Times New Roman"/>
          <w:color w:val="202122"/>
          <w:szCs w:val="24"/>
          <w:lang w:val="es-CO"/>
        </w:rPr>
        <w:t xml:space="preserve">El grupo de </w:t>
      </w:r>
      <w:r w:rsidRPr="00FF4F12">
        <w:rPr>
          <w:rFonts w:eastAsia="Times New Roman" w:cs="Times New Roman"/>
          <w:bCs/>
          <w:color w:val="202122"/>
          <w:szCs w:val="24"/>
          <w:lang w:val="es-CO"/>
        </w:rPr>
        <w:t>22 estudiantes del grado 6-1 de la Institución Educativa José Antonio Galán de Iles, Nariño</w:t>
      </w:r>
      <w:r w:rsidRPr="00FF4F12">
        <w:rPr>
          <w:rFonts w:eastAsia="Times New Roman" w:cs="Times New Roman"/>
          <w:color w:val="202122"/>
          <w:szCs w:val="24"/>
          <w:lang w:val="es-CO"/>
        </w:rPr>
        <w:t xml:space="preserve">, con edades entre </w:t>
      </w:r>
      <w:r w:rsidRPr="00FF4F12">
        <w:rPr>
          <w:rFonts w:eastAsia="Times New Roman" w:cs="Times New Roman"/>
          <w:bCs/>
          <w:color w:val="202122"/>
          <w:szCs w:val="24"/>
          <w:lang w:val="es-CO"/>
        </w:rPr>
        <w:t>10 y 13 años</w:t>
      </w:r>
      <w:r w:rsidRPr="00FF4F12">
        <w:rPr>
          <w:rFonts w:eastAsia="Times New Roman" w:cs="Times New Roman"/>
          <w:color w:val="202122"/>
          <w:szCs w:val="24"/>
          <w:lang w:val="es-CO"/>
        </w:rPr>
        <w:t xml:space="preserve"> (8 niñas y 14 niños, provenientes tanto del sector urbano como rural, de los cuales </w:t>
      </w:r>
      <w:r w:rsidRPr="00FF4F12">
        <w:rPr>
          <w:rFonts w:eastAsia="Times New Roman" w:cs="Times New Roman"/>
          <w:bCs/>
          <w:color w:val="202122"/>
          <w:szCs w:val="24"/>
          <w:lang w:val="es-CO"/>
        </w:rPr>
        <w:t>5 repiten el año escolar</w:t>
      </w:r>
      <w:r w:rsidRPr="00FF4F12">
        <w:rPr>
          <w:rFonts w:eastAsia="Times New Roman" w:cs="Times New Roman"/>
          <w:color w:val="202122"/>
          <w:szCs w:val="24"/>
          <w:lang w:val="es-CO"/>
        </w:rPr>
        <w:t>), presenta diversas dificultades de convivencia que afectan de manera significativa la dinámica escolar y el ambiente de aprendizaje.</w:t>
      </w:r>
    </w:p>
    <w:p w14:paraId="56B3D6A5" w14:textId="77777777" w:rsidR="00AC1CE6" w:rsidRPr="00FF4F12" w:rsidRDefault="00AC1CE6" w:rsidP="00AC1CE6">
      <w:pPr>
        <w:rPr>
          <w:rFonts w:eastAsia="Times New Roman" w:cs="Times New Roman"/>
          <w:color w:val="202122"/>
          <w:szCs w:val="24"/>
          <w:lang w:val="es-CO"/>
        </w:rPr>
      </w:pPr>
      <w:r w:rsidRPr="00FF4F12">
        <w:rPr>
          <w:rFonts w:eastAsia="Times New Roman" w:cs="Times New Roman"/>
          <w:color w:val="202122"/>
          <w:szCs w:val="24"/>
          <w:lang w:val="es-CO"/>
        </w:rPr>
        <w:t xml:space="preserve">En el desarrollo de las prácticas pedagógicas de </w:t>
      </w:r>
      <w:r w:rsidRPr="00FF4F12">
        <w:rPr>
          <w:rFonts w:eastAsia="Times New Roman" w:cs="Times New Roman"/>
          <w:bCs/>
          <w:color w:val="202122"/>
          <w:szCs w:val="24"/>
          <w:lang w:val="es-CO"/>
        </w:rPr>
        <w:t>Ciencias Sociales, Educación Física</w:t>
      </w:r>
      <w:r w:rsidRPr="00FF4F12">
        <w:rPr>
          <w:rFonts w:eastAsia="Times New Roman" w:cs="Times New Roman"/>
          <w:color w:val="202122"/>
          <w:szCs w:val="24"/>
          <w:lang w:val="es-CO"/>
        </w:rPr>
        <w:t xml:space="preserve"> y en la interacción cotidiana dentro y fuera del aula, se han identificado, mediante </w:t>
      </w:r>
      <w:r w:rsidRPr="00FF4F12">
        <w:rPr>
          <w:rFonts w:eastAsia="Times New Roman" w:cs="Times New Roman"/>
          <w:bCs/>
          <w:color w:val="202122"/>
          <w:szCs w:val="24"/>
          <w:lang w:val="es-CO"/>
        </w:rPr>
        <w:t>observación participante y registros institucionales</w:t>
      </w:r>
      <w:r w:rsidRPr="00FF4F12">
        <w:rPr>
          <w:rFonts w:eastAsia="Times New Roman" w:cs="Times New Roman"/>
          <w:color w:val="202122"/>
          <w:szCs w:val="24"/>
          <w:lang w:val="es-CO"/>
        </w:rPr>
        <w:t>, conflictos recurrentes que trascienden las características propias de la edad. La reiteración y la intensidad de estos comportamientos generan tensiones que obstaculizan el trabajo colaborativo, la construcción de relaciones respetuosas y el logro de aprendizajes significativos.</w:t>
      </w:r>
    </w:p>
    <w:p w14:paraId="4C3E52D4" w14:textId="77777777" w:rsidR="00AC1CE6" w:rsidRPr="00FF4F12" w:rsidRDefault="00AC1CE6" w:rsidP="00AC1CE6">
      <w:pPr>
        <w:rPr>
          <w:rFonts w:eastAsia="Times New Roman" w:cs="Times New Roman"/>
          <w:color w:val="202122"/>
          <w:szCs w:val="24"/>
          <w:lang w:val="es-CO"/>
        </w:rPr>
      </w:pPr>
      <w:r w:rsidRPr="00FF4F12">
        <w:rPr>
          <w:rFonts w:eastAsia="Times New Roman" w:cs="Times New Roman"/>
          <w:color w:val="202122"/>
          <w:szCs w:val="24"/>
          <w:lang w:val="es-CO"/>
        </w:rPr>
        <w:t xml:space="preserve">Entre las manifestaciones más frecuentes se encuentran </w:t>
      </w:r>
      <w:r w:rsidRPr="00FF4F12">
        <w:rPr>
          <w:rFonts w:eastAsia="Times New Roman" w:cs="Times New Roman"/>
          <w:bCs/>
          <w:color w:val="202122"/>
          <w:szCs w:val="24"/>
          <w:lang w:val="es-CO"/>
        </w:rPr>
        <w:t>conductas agresivas</w:t>
      </w:r>
      <w:r w:rsidRPr="00FF4F12">
        <w:rPr>
          <w:rFonts w:eastAsia="Times New Roman" w:cs="Times New Roman"/>
          <w:color w:val="202122"/>
          <w:szCs w:val="24"/>
          <w:lang w:val="es-CO"/>
        </w:rPr>
        <w:t xml:space="preserve"> (golpes, empujones, amenazas y expresiones verbales despectivas como “pareces una niña” o “no te </w:t>
      </w:r>
      <w:proofErr w:type="spellStart"/>
      <w:r w:rsidRPr="00FF4F12">
        <w:rPr>
          <w:rFonts w:eastAsia="Times New Roman" w:cs="Times New Roman"/>
          <w:color w:val="202122"/>
          <w:szCs w:val="24"/>
          <w:lang w:val="es-CO"/>
        </w:rPr>
        <w:t>ajuntamos</w:t>
      </w:r>
      <w:proofErr w:type="spellEnd"/>
      <w:r w:rsidRPr="00FF4F12">
        <w:rPr>
          <w:rFonts w:eastAsia="Times New Roman" w:cs="Times New Roman"/>
          <w:color w:val="202122"/>
          <w:szCs w:val="24"/>
          <w:lang w:val="es-CO"/>
        </w:rPr>
        <w:t xml:space="preserve">, eres muy delicado”), acompañadas de gestos de rechazo y burlas que derivan en peleas físicas o en sentimientos de inferioridad. Asimismo, se evidencian </w:t>
      </w:r>
      <w:r w:rsidRPr="00FF4F12">
        <w:rPr>
          <w:rFonts w:eastAsia="Times New Roman" w:cs="Times New Roman"/>
          <w:bCs/>
          <w:color w:val="202122"/>
          <w:szCs w:val="24"/>
          <w:lang w:val="es-CO"/>
        </w:rPr>
        <w:t>dificultades para el trabajo en grupo</w:t>
      </w:r>
      <w:r w:rsidRPr="00FF4F12">
        <w:rPr>
          <w:rFonts w:eastAsia="Times New Roman" w:cs="Times New Roman"/>
          <w:color w:val="202122"/>
          <w:szCs w:val="24"/>
          <w:lang w:val="es-CO"/>
        </w:rPr>
        <w:t>, pues las actividades colaborativas suelen terminar en ridiculización, comentarios humillantes y resistencia a la integración, especialmente cuando se proponen equipos mixtos o diferentes a los habituales.</w:t>
      </w:r>
    </w:p>
    <w:p w14:paraId="0DFC7585" w14:textId="31C0497E" w:rsidR="00AC1CE6" w:rsidRPr="00FF4F12" w:rsidRDefault="00AC1CE6" w:rsidP="00AC1CE6">
      <w:pPr>
        <w:rPr>
          <w:rFonts w:eastAsia="Times New Roman" w:cs="Times New Roman"/>
          <w:color w:val="202122"/>
          <w:szCs w:val="24"/>
          <w:lang w:val="es-CO"/>
        </w:rPr>
      </w:pPr>
      <w:r w:rsidRPr="00FF4F12">
        <w:rPr>
          <w:rFonts w:eastAsia="Times New Roman" w:cs="Times New Roman"/>
          <w:color w:val="202122"/>
          <w:szCs w:val="24"/>
          <w:lang w:val="es-CO"/>
        </w:rPr>
        <w:t xml:space="preserve">Se observa también </w:t>
      </w:r>
      <w:r w:rsidRPr="00FF4F12">
        <w:rPr>
          <w:rFonts w:eastAsia="Times New Roman" w:cs="Times New Roman"/>
          <w:bCs/>
          <w:color w:val="202122"/>
          <w:szCs w:val="24"/>
          <w:lang w:val="es-CO"/>
        </w:rPr>
        <w:t>reincidencia en faltas leves de convivencia y responsabilidad escolar</w:t>
      </w:r>
      <w:r w:rsidRPr="00FF4F12">
        <w:rPr>
          <w:rFonts w:eastAsia="Times New Roman" w:cs="Times New Roman"/>
          <w:color w:val="202122"/>
          <w:szCs w:val="24"/>
          <w:lang w:val="es-CO"/>
        </w:rPr>
        <w:t>, tales como impuntualidad en el ingreso a clases, irrespeto hacia normas básicas de cortesía (entrar sin saludar ni pedir permiso), desinterés por cumplir orientaciones docentes y falta de respeto hacia los líderes escolares (representante de grado y gestores de paz). A pesar de los llamados de atención, la mayoría de los estudiantes no muestran disposición al cambio ni preocupación por las anotaciones en el observador del estudiante, la carpeta de gestores de paz o los puntos negativos reflejados en el boletín.</w:t>
      </w:r>
    </w:p>
    <w:p w14:paraId="29353560" w14:textId="77777777" w:rsidR="00AC1CE6" w:rsidRPr="00FF4F12" w:rsidRDefault="00AC1CE6" w:rsidP="00AC1CE6">
      <w:pPr>
        <w:rPr>
          <w:rFonts w:eastAsia="Times New Roman" w:cs="Times New Roman"/>
          <w:color w:val="202122"/>
          <w:szCs w:val="24"/>
          <w:lang w:val="es-CO"/>
        </w:rPr>
      </w:pPr>
      <w:r w:rsidRPr="00FF4F12">
        <w:rPr>
          <w:rFonts w:eastAsia="Times New Roman" w:cs="Times New Roman"/>
          <w:color w:val="202122"/>
          <w:szCs w:val="24"/>
          <w:lang w:val="es-CO"/>
        </w:rPr>
        <w:t xml:space="preserve">Otro aspecto relevante es la presencia de </w:t>
      </w:r>
      <w:r w:rsidRPr="00FF4F12">
        <w:rPr>
          <w:rFonts w:eastAsia="Times New Roman" w:cs="Times New Roman"/>
          <w:bCs/>
          <w:color w:val="202122"/>
          <w:szCs w:val="24"/>
          <w:lang w:val="es-CO"/>
        </w:rPr>
        <w:t>conductas machistas y discriminatorias</w:t>
      </w:r>
      <w:r w:rsidRPr="00FF4F12">
        <w:rPr>
          <w:rFonts w:eastAsia="Times New Roman" w:cs="Times New Roman"/>
          <w:color w:val="202122"/>
          <w:szCs w:val="24"/>
          <w:lang w:val="es-CO"/>
        </w:rPr>
        <w:t>, expresadas en la negativa a conformar grupos mixtos, en la ridiculización de compañeros por sus nombres, apellidos o características físicas e intelectuales, y en la competencia negativa que busca sobresalir a costa de la humillación de los demás. A esto se suman casos de pérdida de objetos personales y materiales escolares, falta de solidaridad y cuidado de la infraestructura institucional, así como deficiencias en hábitos de higiene y presentación personal, lo que refleja escaso sentido de pertenencia hacia la institución y sus espacios.</w:t>
      </w:r>
    </w:p>
    <w:p w14:paraId="794D7758" w14:textId="66BE305D" w:rsidR="00AC1CE6" w:rsidRPr="00FF4F12" w:rsidRDefault="00AC1CE6" w:rsidP="00AC1CE6">
      <w:pPr>
        <w:rPr>
          <w:rFonts w:eastAsia="Times New Roman" w:cs="Times New Roman"/>
          <w:color w:val="202122"/>
          <w:szCs w:val="24"/>
          <w:lang w:val="es-CO"/>
        </w:rPr>
      </w:pPr>
      <w:r w:rsidRPr="00FF4F12">
        <w:rPr>
          <w:rFonts w:eastAsia="Times New Roman" w:cs="Times New Roman"/>
          <w:color w:val="202122"/>
          <w:szCs w:val="24"/>
          <w:lang w:val="es-CO"/>
        </w:rPr>
        <w:t>El análisis de los observadores de</w:t>
      </w:r>
      <w:r w:rsidR="00DF303D" w:rsidRPr="00FF4F12">
        <w:rPr>
          <w:rFonts w:eastAsia="Times New Roman" w:cs="Times New Roman"/>
          <w:color w:val="202122"/>
          <w:szCs w:val="24"/>
          <w:lang w:val="es-CO"/>
        </w:rPr>
        <w:t xml:space="preserve"> los</w:t>
      </w:r>
      <w:r w:rsidRPr="00FF4F12">
        <w:rPr>
          <w:rFonts w:eastAsia="Times New Roman" w:cs="Times New Roman"/>
          <w:color w:val="202122"/>
          <w:szCs w:val="24"/>
          <w:lang w:val="es-CO"/>
        </w:rPr>
        <w:t xml:space="preserve"> estudiante</w:t>
      </w:r>
      <w:r w:rsidR="00DF303D" w:rsidRPr="00FF4F12">
        <w:rPr>
          <w:rFonts w:eastAsia="Times New Roman" w:cs="Times New Roman"/>
          <w:color w:val="202122"/>
          <w:szCs w:val="24"/>
          <w:lang w:val="es-CO"/>
        </w:rPr>
        <w:t>s</w:t>
      </w:r>
      <w:r w:rsidRPr="00FF4F12">
        <w:rPr>
          <w:rFonts w:eastAsia="Times New Roman" w:cs="Times New Roman"/>
          <w:color w:val="202122"/>
          <w:szCs w:val="24"/>
          <w:lang w:val="es-CO"/>
        </w:rPr>
        <w:t xml:space="preserve"> y de los registros institucionales permite concluir que estas dificultades de convivencia están condicionadas por </w:t>
      </w:r>
      <w:r w:rsidRPr="00FF4F12">
        <w:rPr>
          <w:rFonts w:eastAsia="Times New Roman" w:cs="Times New Roman"/>
          <w:bCs/>
          <w:color w:val="202122"/>
          <w:szCs w:val="24"/>
          <w:lang w:val="es-CO"/>
        </w:rPr>
        <w:t>factores externos</w:t>
      </w:r>
      <w:r w:rsidRPr="00FF4F12">
        <w:rPr>
          <w:rFonts w:eastAsia="Times New Roman" w:cs="Times New Roman"/>
          <w:color w:val="202122"/>
          <w:szCs w:val="24"/>
          <w:lang w:val="es-CO"/>
        </w:rPr>
        <w:t>: hogares disfuncionales, ausencia de figuras paternas, convivencia únicamente con madres o abuelos, falta de autoridad y límites en el entorno familiar, presencia de maltrato intrafamiliar, exposición a peleas callejeras y proximidad a zonas de tolerancia (bares y discotecas). Estas condiciones repercuten en la comunicación asertiva, en la evasión de responsabilidades y en la reproducción de patrones de violencia dentro de la escuela.</w:t>
      </w:r>
    </w:p>
    <w:p w14:paraId="2BE85226" w14:textId="77777777" w:rsidR="00AC1CE6" w:rsidRPr="00FF4F12" w:rsidRDefault="00AC1CE6" w:rsidP="00AC1CE6">
      <w:pPr>
        <w:rPr>
          <w:rFonts w:eastAsia="Times New Roman" w:cs="Times New Roman"/>
          <w:color w:val="202122"/>
          <w:szCs w:val="24"/>
          <w:lang w:val="es-CO"/>
        </w:rPr>
      </w:pPr>
      <w:r w:rsidRPr="00FF4F12">
        <w:rPr>
          <w:rFonts w:eastAsia="Times New Roman" w:cs="Times New Roman"/>
          <w:color w:val="202122"/>
          <w:szCs w:val="24"/>
          <w:lang w:val="es-CO"/>
        </w:rPr>
        <w:t xml:space="preserve">Finalmente, se reconoce que la </w:t>
      </w:r>
      <w:r w:rsidRPr="00FF4F12">
        <w:rPr>
          <w:rFonts w:eastAsia="Times New Roman" w:cs="Times New Roman"/>
          <w:bCs/>
          <w:color w:val="202122"/>
          <w:szCs w:val="24"/>
          <w:lang w:val="es-CO"/>
        </w:rPr>
        <w:t>transición de la básica primaria a la secundaria</w:t>
      </w:r>
      <w:r w:rsidRPr="00FF4F12">
        <w:rPr>
          <w:rFonts w:eastAsia="Times New Roman" w:cs="Times New Roman"/>
          <w:color w:val="202122"/>
          <w:szCs w:val="24"/>
          <w:lang w:val="es-CO"/>
        </w:rPr>
        <w:t xml:space="preserve"> constituye un reto adicional para los estudiantes, especialmente para aquellos provenientes de centros educativos asociados. El cambio de espacios físicos y la interacción con un número mayor de actores educativos en la sede principal intensifican las tensiones y ponen de manifiesto la necesidad de </w:t>
      </w:r>
      <w:r w:rsidRPr="00FF4F12">
        <w:rPr>
          <w:rFonts w:eastAsia="Times New Roman" w:cs="Times New Roman"/>
          <w:bCs/>
          <w:color w:val="202122"/>
          <w:szCs w:val="24"/>
          <w:lang w:val="es-CO"/>
        </w:rPr>
        <w:t>diseñar estrategias didácticas que favorezcan la educación para la paz y la convivencia</w:t>
      </w:r>
      <w:r w:rsidRPr="00FF4F12">
        <w:rPr>
          <w:rFonts w:eastAsia="Times New Roman" w:cs="Times New Roman"/>
          <w:color w:val="202122"/>
          <w:szCs w:val="24"/>
          <w:lang w:val="es-CO"/>
        </w:rPr>
        <w:t>, como condición indispensable para el desarrollo integral y el aprendizaje significativo.</w:t>
      </w:r>
    </w:p>
    <w:p w14:paraId="01E25392" w14:textId="5F4C651F" w:rsidR="00494386" w:rsidRPr="00FF4F12" w:rsidRDefault="00A74F1B" w:rsidP="009725F2">
      <w:pPr>
        <w:pStyle w:val="Ttulo2"/>
        <w:rPr>
          <w:rFonts w:cs="Times New Roman"/>
          <w:szCs w:val="24"/>
        </w:rPr>
      </w:pPr>
      <w:bookmarkStart w:id="600" w:name="_Toc229133523"/>
      <w:bookmarkStart w:id="601" w:name="_Toc227692859"/>
      <w:r w:rsidRPr="00FF4F12">
        <w:rPr>
          <w:rFonts w:cs="Times New Roman"/>
          <w:szCs w:val="24"/>
        </w:rPr>
        <w:t xml:space="preserve">Pregunta </w:t>
      </w:r>
      <w:r w:rsidR="00AB5A06" w:rsidRPr="00FF4F12">
        <w:rPr>
          <w:rFonts w:cs="Times New Roman"/>
          <w:szCs w:val="24"/>
        </w:rPr>
        <w:t>d</w:t>
      </w:r>
      <w:r w:rsidRPr="00FF4F12">
        <w:rPr>
          <w:rFonts w:cs="Times New Roman"/>
          <w:szCs w:val="24"/>
        </w:rPr>
        <w:t xml:space="preserve">e </w:t>
      </w:r>
      <w:r w:rsidR="00006AAF" w:rsidRPr="00FF4F12">
        <w:rPr>
          <w:rFonts w:cs="Times New Roman"/>
          <w:szCs w:val="24"/>
        </w:rPr>
        <w:t>I</w:t>
      </w:r>
      <w:r w:rsidRPr="00FF4F12">
        <w:rPr>
          <w:rFonts w:cs="Times New Roman"/>
          <w:szCs w:val="24"/>
        </w:rPr>
        <w:t>nvestigación</w:t>
      </w:r>
      <w:bookmarkEnd w:id="600"/>
      <w:bookmarkEnd w:id="601"/>
      <w:r w:rsidRPr="00FF4F12">
        <w:rPr>
          <w:rFonts w:cs="Times New Roman"/>
          <w:szCs w:val="24"/>
        </w:rPr>
        <w:t xml:space="preserve"> </w:t>
      </w:r>
    </w:p>
    <w:p w14:paraId="62ACCA93" w14:textId="4B9152EB" w:rsidR="00494386" w:rsidRPr="00FF4F12" w:rsidRDefault="00A74F1B" w:rsidP="00456FA3">
      <w:pPr>
        <w:rPr>
          <w:rFonts w:cs="Times New Roman"/>
          <w:szCs w:val="24"/>
        </w:rPr>
      </w:pPr>
      <w:r w:rsidRPr="00FF4F12">
        <w:rPr>
          <w:rFonts w:cs="Times New Roman"/>
          <w:szCs w:val="24"/>
        </w:rPr>
        <w:t xml:space="preserve">¿Cómo educar para la paz y la convivencia </w:t>
      </w:r>
      <w:r w:rsidR="00583342" w:rsidRPr="00FF4F12">
        <w:rPr>
          <w:rFonts w:cs="Times New Roman"/>
          <w:szCs w:val="24"/>
        </w:rPr>
        <w:t xml:space="preserve">a través de estrategias didácticas </w:t>
      </w:r>
      <w:r w:rsidRPr="00FF4F12">
        <w:rPr>
          <w:rFonts w:cs="Times New Roman"/>
          <w:szCs w:val="24"/>
        </w:rPr>
        <w:t xml:space="preserve">con los </w:t>
      </w:r>
      <w:r w:rsidR="003853EA" w:rsidRPr="00FF4F12">
        <w:rPr>
          <w:rFonts w:cs="Times New Roman"/>
        </w:rPr>
        <w:t>estudiantes del grado 6-1 de la Institución Educativa José Antonio Galán, en Iles, Nariño, durante el año lectivo 2025</w:t>
      </w:r>
      <w:r w:rsidRPr="00FF4F12">
        <w:rPr>
          <w:rFonts w:cs="Times New Roman"/>
          <w:szCs w:val="24"/>
        </w:rPr>
        <w:t>?</w:t>
      </w:r>
      <w:r w:rsidR="003853EA" w:rsidRPr="00FF4F12">
        <w:rPr>
          <w:rFonts w:cs="Times New Roman"/>
        </w:rPr>
        <w:t xml:space="preserve"> </w:t>
      </w:r>
    </w:p>
    <w:p w14:paraId="19E44EA3" w14:textId="77777777" w:rsidR="00494386" w:rsidRPr="00FF4F12" w:rsidRDefault="00494386" w:rsidP="002330A4">
      <w:pPr>
        <w:jc w:val="both"/>
        <w:rPr>
          <w:rFonts w:eastAsia="Times New Roman" w:cs="Times New Roman"/>
          <w:color w:val="FF0000"/>
          <w:szCs w:val="24"/>
        </w:rPr>
      </w:pPr>
    </w:p>
    <w:p w14:paraId="66A9768A" w14:textId="77777777" w:rsidR="00494386" w:rsidRPr="00FF4F12" w:rsidRDefault="00494386" w:rsidP="002330A4">
      <w:pPr>
        <w:jc w:val="both"/>
        <w:rPr>
          <w:rFonts w:eastAsia="Times New Roman" w:cs="Times New Roman"/>
          <w:szCs w:val="24"/>
        </w:rPr>
      </w:pPr>
    </w:p>
    <w:p w14:paraId="0E35763C" w14:textId="77777777" w:rsidR="00494386" w:rsidRPr="00FF4F12" w:rsidRDefault="00494386" w:rsidP="002330A4">
      <w:pPr>
        <w:jc w:val="both"/>
        <w:rPr>
          <w:rFonts w:eastAsia="Times New Roman" w:cs="Times New Roman"/>
          <w:szCs w:val="24"/>
        </w:rPr>
      </w:pPr>
    </w:p>
    <w:p w14:paraId="34059711" w14:textId="77777777" w:rsidR="00494386" w:rsidRPr="00FF4F12" w:rsidRDefault="00494386" w:rsidP="002330A4">
      <w:pPr>
        <w:jc w:val="both"/>
        <w:rPr>
          <w:rFonts w:eastAsia="Times New Roman" w:cs="Times New Roman"/>
          <w:szCs w:val="24"/>
        </w:rPr>
      </w:pPr>
    </w:p>
    <w:p w14:paraId="558134A7" w14:textId="77777777" w:rsidR="00494386" w:rsidRPr="00FF4F12" w:rsidRDefault="00494386" w:rsidP="002330A4">
      <w:pPr>
        <w:jc w:val="both"/>
        <w:rPr>
          <w:rFonts w:eastAsia="Times New Roman" w:cs="Times New Roman"/>
          <w:szCs w:val="24"/>
        </w:rPr>
      </w:pPr>
    </w:p>
    <w:p w14:paraId="58CDBD76" w14:textId="77777777" w:rsidR="00494386" w:rsidRPr="00FF4F12" w:rsidRDefault="00494386" w:rsidP="002330A4">
      <w:pPr>
        <w:jc w:val="both"/>
        <w:rPr>
          <w:rFonts w:eastAsia="Times New Roman" w:cs="Times New Roman"/>
          <w:szCs w:val="24"/>
        </w:rPr>
      </w:pPr>
    </w:p>
    <w:p w14:paraId="67EA4D0E" w14:textId="77777777" w:rsidR="00494386" w:rsidRPr="00FF4F12" w:rsidRDefault="00494386" w:rsidP="002330A4">
      <w:pPr>
        <w:jc w:val="both"/>
        <w:rPr>
          <w:rFonts w:eastAsia="Times New Roman" w:cs="Times New Roman"/>
          <w:szCs w:val="24"/>
        </w:rPr>
      </w:pPr>
    </w:p>
    <w:p w14:paraId="229AEF39" w14:textId="77777777" w:rsidR="00494386" w:rsidRPr="00FF4F12" w:rsidRDefault="00494386" w:rsidP="002330A4">
      <w:pPr>
        <w:jc w:val="both"/>
        <w:rPr>
          <w:rFonts w:eastAsia="Times New Roman" w:cs="Times New Roman"/>
          <w:szCs w:val="24"/>
        </w:rPr>
      </w:pPr>
    </w:p>
    <w:p w14:paraId="2CD82F15" w14:textId="77777777" w:rsidR="00494386" w:rsidRPr="00FF4F12" w:rsidRDefault="00A74F1B" w:rsidP="002330A4">
      <w:pPr>
        <w:jc w:val="both"/>
        <w:rPr>
          <w:rFonts w:eastAsia="Times New Roman" w:cs="Times New Roman"/>
          <w:szCs w:val="24"/>
        </w:rPr>
      </w:pPr>
      <w:r w:rsidRPr="00FF4F12">
        <w:rPr>
          <w:rFonts w:cs="Times New Roman"/>
          <w:szCs w:val="24"/>
        </w:rPr>
        <w:br w:type="page"/>
      </w:r>
    </w:p>
    <w:p w14:paraId="7C92F624" w14:textId="4893018D" w:rsidR="00494386" w:rsidRPr="00FF4F12" w:rsidRDefault="008E1B00" w:rsidP="008E1B00">
      <w:pPr>
        <w:pStyle w:val="Ttulo1"/>
        <w:rPr>
          <w:rFonts w:cs="Times New Roman"/>
          <w:szCs w:val="24"/>
        </w:rPr>
      </w:pPr>
      <w:bookmarkStart w:id="602" w:name="_Toc229133524"/>
      <w:bookmarkStart w:id="603" w:name="_Toc227692860"/>
      <w:r w:rsidRPr="00FF4F12">
        <w:rPr>
          <w:rFonts w:cs="Times New Roman"/>
          <w:szCs w:val="24"/>
        </w:rPr>
        <w:t>Objetivos</w:t>
      </w:r>
      <w:bookmarkEnd w:id="602"/>
      <w:bookmarkEnd w:id="603"/>
    </w:p>
    <w:p w14:paraId="2CF9C827" w14:textId="65CCD8BA" w:rsidR="00494386" w:rsidRPr="00FF4F12" w:rsidRDefault="008E1B00" w:rsidP="008E1B00">
      <w:pPr>
        <w:pStyle w:val="Ttulo2"/>
        <w:rPr>
          <w:rFonts w:cs="Times New Roman"/>
          <w:szCs w:val="24"/>
        </w:rPr>
      </w:pPr>
      <w:bookmarkStart w:id="604" w:name="_Toc229133525"/>
      <w:bookmarkStart w:id="605" w:name="_Toc227692861"/>
      <w:r w:rsidRPr="00FF4F12">
        <w:rPr>
          <w:rFonts w:cs="Times New Roman"/>
          <w:szCs w:val="24"/>
        </w:rPr>
        <w:t xml:space="preserve">Objetivo </w:t>
      </w:r>
      <w:r w:rsidR="00871888" w:rsidRPr="00FF4F12">
        <w:rPr>
          <w:rFonts w:cs="Times New Roman"/>
          <w:szCs w:val="24"/>
        </w:rPr>
        <w:t>G</w:t>
      </w:r>
      <w:r w:rsidRPr="00FF4F12">
        <w:rPr>
          <w:rFonts w:cs="Times New Roman"/>
          <w:szCs w:val="24"/>
        </w:rPr>
        <w:t>eneral</w:t>
      </w:r>
      <w:bookmarkEnd w:id="604"/>
      <w:bookmarkEnd w:id="605"/>
    </w:p>
    <w:p w14:paraId="05804A6D" w14:textId="4BD25E18" w:rsidR="00494386" w:rsidRPr="00FF4F12" w:rsidRDefault="00A74F1B" w:rsidP="00456FA3">
      <w:pPr>
        <w:rPr>
          <w:rFonts w:cs="Times New Roman"/>
          <w:color w:val="FF0000"/>
          <w:szCs w:val="24"/>
        </w:rPr>
      </w:pPr>
      <w:r w:rsidRPr="00FF4F12">
        <w:rPr>
          <w:rFonts w:cs="Times New Roman"/>
          <w:szCs w:val="24"/>
        </w:rPr>
        <w:t xml:space="preserve">Educar para la paz y la convivencia a través de </w:t>
      </w:r>
      <w:r w:rsidR="00301FF7" w:rsidRPr="00FF4F12">
        <w:rPr>
          <w:rFonts w:cs="Times New Roman"/>
          <w:szCs w:val="24"/>
        </w:rPr>
        <w:t>estrategias didácticas con</w:t>
      </w:r>
      <w:r w:rsidRPr="00FF4F12">
        <w:rPr>
          <w:rFonts w:cs="Times New Roman"/>
          <w:szCs w:val="24"/>
        </w:rPr>
        <w:t xml:space="preserve"> los estudiantes del grado </w:t>
      </w:r>
      <w:r w:rsidR="00BE596E" w:rsidRPr="00FF4F12">
        <w:rPr>
          <w:rFonts w:cs="Times New Roman"/>
          <w:szCs w:val="24"/>
        </w:rPr>
        <w:t>6-1,</w:t>
      </w:r>
      <w:r w:rsidRPr="00FF4F12">
        <w:rPr>
          <w:rFonts w:cs="Times New Roman"/>
          <w:szCs w:val="24"/>
        </w:rPr>
        <w:t xml:space="preserve"> de la Instituci</w:t>
      </w:r>
      <w:r w:rsidR="007A01D3" w:rsidRPr="00FF4F12">
        <w:rPr>
          <w:rFonts w:cs="Times New Roman"/>
          <w:szCs w:val="24"/>
        </w:rPr>
        <w:t xml:space="preserve">ón Educativa José Antonio </w:t>
      </w:r>
      <w:r w:rsidR="00271989" w:rsidRPr="00FF4F12">
        <w:rPr>
          <w:rFonts w:cs="Times New Roman"/>
          <w:szCs w:val="24"/>
        </w:rPr>
        <w:t>Galán,</w:t>
      </w:r>
      <w:r w:rsidR="00271989" w:rsidRPr="00FF4F12">
        <w:rPr>
          <w:rFonts w:cs="Times New Roman"/>
        </w:rPr>
        <w:t xml:space="preserve"> durante</w:t>
      </w:r>
      <w:r w:rsidR="00BE596E" w:rsidRPr="00FF4F12">
        <w:rPr>
          <w:rFonts w:cs="Times New Roman"/>
        </w:rPr>
        <w:t xml:space="preserve"> el año lectivo 2025</w:t>
      </w:r>
    </w:p>
    <w:p w14:paraId="0256A931" w14:textId="570CEAE9" w:rsidR="00494386" w:rsidRPr="00FF4F12" w:rsidRDefault="008E1B00" w:rsidP="00852A5A">
      <w:pPr>
        <w:pStyle w:val="Ttulo2"/>
        <w:spacing w:before="0"/>
        <w:rPr>
          <w:rFonts w:cs="Times New Roman"/>
          <w:szCs w:val="24"/>
        </w:rPr>
      </w:pPr>
      <w:bookmarkStart w:id="606" w:name="_Toc229133526"/>
      <w:bookmarkStart w:id="607" w:name="_Toc227692862"/>
      <w:r w:rsidRPr="00FF4F12">
        <w:rPr>
          <w:rFonts w:cs="Times New Roman"/>
          <w:szCs w:val="24"/>
        </w:rPr>
        <w:t xml:space="preserve">Objetivos </w:t>
      </w:r>
      <w:r w:rsidR="00871888" w:rsidRPr="00FF4F12">
        <w:rPr>
          <w:rFonts w:cs="Times New Roman"/>
          <w:szCs w:val="24"/>
        </w:rPr>
        <w:t>E</w:t>
      </w:r>
      <w:r w:rsidRPr="00FF4F12">
        <w:rPr>
          <w:rFonts w:cs="Times New Roman"/>
          <w:szCs w:val="24"/>
        </w:rPr>
        <w:t>specíficos</w:t>
      </w:r>
      <w:bookmarkEnd w:id="606"/>
      <w:bookmarkEnd w:id="607"/>
    </w:p>
    <w:p w14:paraId="51A56377" w14:textId="5229F320" w:rsidR="00494386" w:rsidRPr="00FF4F12" w:rsidRDefault="00A74F1B" w:rsidP="00852A5A">
      <w:pPr>
        <w:pStyle w:val="Prrafodelista"/>
        <w:numPr>
          <w:ilvl w:val="0"/>
          <w:numId w:val="19"/>
        </w:numPr>
        <w:spacing w:line="480" w:lineRule="auto"/>
        <w:ind w:left="1134"/>
        <w:rPr>
          <w:rFonts w:cs="Times New Roman"/>
          <w:color w:val="FF0000"/>
          <w:szCs w:val="24"/>
        </w:rPr>
      </w:pPr>
      <w:r w:rsidRPr="00FF4F12">
        <w:rPr>
          <w:rFonts w:cs="Times New Roman"/>
          <w:szCs w:val="24"/>
        </w:rPr>
        <w:t>Identificar los problemas de convivencia que se presentan en los</w:t>
      </w:r>
      <w:r w:rsidR="00471A1D" w:rsidRPr="00FF4F12">
        <w:rPr>
          <w:rFonts w:cs="Times New Roman"/>
          <w:szCs w:val="24"/>
        </w:rPr>
        <w:t xml:space="preserve"> estudiantes de grado </w:t>
      </w:r>
      <w:r w:rsidR="00BE596E" w:rsidRPr="00FF4F12">
        <w:rPr>
          <w:rFonts w:cs="Times New Roman"/>
          <w:szCs w:val="24"/>
        </w:rPr>
        <w:t>6-1</w:t>
      </w:r>
      <w:r w:rsidR="007A01D3" w:rsidRPr="00FF4F12">
        <w:rPr>
          <w:rFonts w:cs="Times New Roman"/>
          <w:szCs w:val="24"/>
        </w:rPr>
        <w:t>, de la I</w:t>
      </w:r>
      <w:r w:rsidR="00940D86" w:rsidRPr="00FF4F12">
        <w:rPr>
          <w:rFonts w:cs="Times New Roman"/>
          <w:szCs w:val="24"/>
        </w:rPr>
        <w:t xml:space="preserve">nstitución </w:t>
      </w:r>
      <w:r w:rsidR="007A01D3" w:rsidRPr="00FF4F12">
        <w:rPr>
          <w:rFonts w:cs="Times New Roman"/>
          <w:szCs w:val="24"/>
        </w:rPr>
        <w:t>E</w:t>
      </w:r>
      <w:r w:rsidR="00940D86" w:rsidRPr="00FF4F12">
        <w:rPr>
          <w:rFonts w:cs="Times New Roman"/>
          <w:szCs w:val="24"/>
        </w:rPr>
        <w:t>ducativa</w:t>
      </w:r>
      <w:r w:rsidR="006B544A" w:rsidRPr="00FF4F12">
        <w:rPr>
          <w:rFonts w:cs="Times New Roman"/>
          <w:szCs w:val="24"/>
        </w:rPr>
        <w:t xml:space="preserve"> José Antonio Galán</w:t>
      </w:r>
      <w:r w:rsidR="009608CE" w:rsidRPr="00FF4F12">
        <w:rPr>
          <w:rFonts w:cs="Times New Roman"/>
          <w:szCs w:val="24"/>
        </w:rPr>
        <w:t xml:space="preserve"> de Iles, Nariño</w:t>
      </w:r>
      <w:r w:rsidR="007A01D3" w:rsidRPr="00FF4F12">
        <w:rPr>
          <w:rFonts w:cs="Times New Roman"/>
          <w:szCs w:val="24"/>
        </w:rPr>
        <w:t>.</w:t>
      </w:r>
    </w:p>
    <w:p w14:paraId="47213930" w14:textId="68736093" w:rsidR="00A724FF" w:rsidRPr="00FF4F12" w:rsidRDefault="00A55789" w:rsidP="00852A5A">
      <w:pPr>
        <w:pStyle w:val="Prrafodelista"/>
        <w:numPr>
          <w:ilvl w:val="0"/>
          <w:numId w:val="19"/>
        </w:numPr>
        <w:spacing w:line="480" w:lineRule="auto"/>
        <w:ind w:left="1134"/>
        <w:rPr>
          <w:rFonts w:cs="Times New Roman"/>
          <w:color w:val="FF0000"/>
          <w:szCs w:val="24"/>
        </w:rPr>
      </w:pPr>
      <w:r w:rsidRPr="00FF4F12">
        <w:rPr>
          <w:rFonts w:cs="Times New Roman"/>
        </w:rPr>
        <w:t xml:space="preserve">Desarrollar estrategias didácticas que promuevan la paz, la responsabilidad, la reparación, la reconciliación y la resolución de </w:t>
      </w:r>
      <w:r w:rsidR="00CF1950" w:rsidRPr="00FF4F12">
        <w:rPr>
          <w:rFonts w:cs="Times New Roman"/>
        </w:rPr>
        <w:t xml:space="preserve">los </w:t>
      </w:r>
      <w:r w:rsidRPr="00FF4F12">
        <w:rPr>
          <w:rFonts w:cs="Times New Roman"/>
        </w:rPr>
        <w:t>conflictos escolares</w:t>
      </w:r>
      <w:r w:rsidR="002F4AB0" w:rsidRPr="00FF4F12">
        <w:rPr>
          <w:rFonts w:cs="Times New Roman"/>
        </w:rPr>
        <w:t>.</w:t>
      </w:r>
    </w:p>
    <w:p w14:paraId="2C61F76E" w14:textId="5B86AD59" w:rsidR="00A55789" w:rsidRPr="00FF4F12" w:rsidRDefault="007D4C3B" w:rsidP="00852A5A">
      <w:pPr>
        <w:pStyle w:val="Prrafodelista"/>
        <w:numPr>
          <w:ilvl w:val="0"/>
          <w:numId w:val="19"/>
        </w:numPr>
        <w:spacing w:line="480" w:lineRule="auto"/>
        <w:ind w:left="1134"/>
        <w:rPr>
          <w:rFonts w:cs="Times New Roman"/>
          <w:color w:val="FF0000"/>
          <w:szCs w:val="24"/>
        </w:rPr>
      </w:pPr>
      <w:r w:rsidRPr="00FF4F12">
        <w:rPr>
          <w:rFonts w:cs="Times New Roman"/>
        </w:rPr>
        <w:t>F</w:t>
      </w:r>
      <w:r w:rsidR="00A55789" w:rsidRPr="00FF4F12">
        <w:rPr>
          <w:rFonts w:cs="Times New Roman"/>
        </w:rPr>
        <w:t>omenta</w:t>
      </w:r>
      <w:r w:rsidRPr="00FF4F12">
        <w:rPr>
          <w:rFonts w:cs="Times New Roman"/>
        </w:rPr>
        <w:t>r</w:t>
      </w:r>
      <w:r w:rsidR="00A55789" w:rsidRPr="00FF4F12">
        <w:rPr>
          <w:rFonts w:cs="Times New Roman"/>
        </w:rPr>
        <w:t xml:space="preserve"> actitudes proactivas orientadas a la construcción de la paz y al fortalecimiento de la convivencia armoniosa en los estudiantes del grado 6-1 de la Institución Educativa José Antonio Galán de Iles, Nariño</w:t>
      </w:r>
      <w:r w:rsidR="00BE596E" w:rsidRPr="00FF4F12">
        <w:rPr>
          <w:rFonts w:cs="Times New Roman"/>
        </w:rPr>
        <w:t>.</w:t>
      </w:r>
    </w:p>
    <w:p w14:paraId="351D9B33" w14:textId="72658F5D" w:rsidR="00494386" w:rsidRPr="00FF4F12" w:rsidRDefault="007A01D3" w:rsidP="00852A5A">
      <w:pPr>
        <w:pStyle w:val="Prrafodelista"/>
        <w:numPr>
          <w:ilvl w:val="0"/>
          <w:numId w:val="19"/>
        </w:numPr>
        <w:spacing w:line="480" w:lineRule="auto"/>
        <w:ind w:left="1134"/>
        <w:rPr>
          <w:rFonts w:cs="Times New Roman"/>
          <w:color w:val="FF0000"/>
          <w:szCs w:val="24"/>
        </w:rPr>
      </w:pPr>
      <w:r w:rsidRPr="00FF4F12">
        <w:rPr>
          <w:rFonts w:cs="Times New Roman"/>
          <w:szCs w:val="24"/>
        </w:rPr>
        <w:t xml:space="preserve">Evaluar la incidencia de las estrategias didácticas en las competencias sociales y en la percepción de convivencia entre los estudiantes del grado </w:t>
      </w:r>
      <w:r w:rsidR="00BE596E" w:rsidRPr="00FF4F12">
        <w:rPr>
          <w:rFonts w:cs="Times New Roman"/>
          <w:szCs w:val="24"/>
        </w:rPr>
        <w:t>6-1</w:t>
      </w:r>
      <w:r w:rsidRPr="00FF4F12">
        <w:rPr>
          <w:rFonts w:cs="Times New Roman"/>
          <w:szCs w:val="24"/>
        </w:rPr>
        <w:t xml:space="preserve"> de la Institución Educativa José Antonio Galán de Iles, Nariño.</w:t>
      </w:r>
      <w:r w:rsidR="003A76D4" w:rsidRPr="00FF4F12">
        <w:rPr>
          <w:rFonts w:cs="Times New Roman"/>
          <w:szCs w:val="24"/>
        </w:rPr>
        <w:t xml:space="preserve"> </w:t>
      </w:r>
    </w:p>
    <w:p w14:paraId="4BD7C666" w14:textId="77777777" w:rsidR="00494386" w:rsidRPr="00FF4F12" w:rsidRDefault="00494386" w:rsidP="00852A5A">
      <w:pPr>
        <w:rPr>
          <w:rFonts w:cs="Times New Roman"/>
          <w:b/>
          <w:color w:val="000000"/>
          <w:szCs w:val="24"/>
        </w:rPr>
      </w:pPr>
    </w:p>
    <w:p w14:paraId="2FE30CD9" w14:textId="77777777" w:rsidR="00494386" w:rsidRPr="00FF4F12" w:rsidRDefault="00494386" w:rsidP="00852A5A">
      <w:pPr>
        <w:pBdr>
          <w:top w:val="nil"/>
          <w:left w:val="nil"/>
          <w:bottom w:val="nil"/>
          <w:right w:val="nil"/>
          <w:between w:val="nil"/>
        </w:pBdr>
        <w:rPr>
          <w:rFonts w:eastAsia="Times New Roman" w:cs="Times New Roman"/>
          <w:b/>
          <w:color w:val="000000"/>
          <w:szCs w:val="24"/>
        </w:rPr>
      </w:pPr>
    </w:p>
    <w:p w14:paraId="3470B9D9" w14:textId="77777777" w:rsidR="00494386" w:rsidRPr="00FF4F12" w:rsidRDefault="00494386" w:rsidP="00852A5A">
      <w:pPr>
        <w:pBdr>
          <w:top w:val="nil"/>
          <w:left w:val="nil"/>
          <w:bottom w:val="nil"/>
          <w:right w:val="nil"/>
          <w:between w:val="nil"/>
        </w:pBdr>
        <w:rPr>
          <w:rFonts w:eastAsia="Times New Roman" w:cs="Times New Roman"/>
          <w:b/>
          <w:color w:val="000000"/>
          <w:szCs w:val="24"/>
        </w:rPr>
      </w:pPr>
    </w:p>
    <w:p w14:paraId="63968B94" w14:textId="77777777" w:rsidR="00494386" w:rsidRPr="00FF4F12" w:rsidRDefault="00494386" w:rsidP="002330A4">
      <w:pPr>
        <w:pBdr>
          <w:top w:val="nil"/>
          <w:left w:val="nil"/>
          <w:bottom w:val="nil"/>
          <w:right w:val="nil"/>
          <w:between w:val="nil"/>
        </w:pBdr>
        <w:rPr>
          <w:rFonts w:eastAsia="Times New Roman" w:cs="Times New Roman"/>
          <w:b/>
          <w:color w:val="000000"/>
          <w:szCs w:val="24"/>
        </w:rPr>
      </w:pPr>
    </w:p>
    <w:p w14:paraId="35B3CEBB" w14:textId="6963B853" w:rsidR="00AC4279" w:rsidRPr="00FF4F12" w:rsidRDefault="00AC4279" w:rsidP="002330A4">
      <w:pPr>
        <w:pBdr>
          <w:top w:val="nil"/>
          <w:left w:val="nil"/>
          <w:bottom w:val="nil"/>
          <w:right w:val="nil"/>
          <w:between w:val="nil"/>
        </w:pBdr>
        <w:ind w:left="2160"/>
        <w:rPr>
          <w:rFonts w:eastAsia="Times New Roman" w:cs="Times New Roman"/>
          <w:b/>
          <w:color w:val="000000"/>
          <w:szCs w:val="24"/>
        </w:rPr>
      </w:pPr>
      <w:r w:rsidRPr="00FF4F12">
        <w:rPr>
          <w:rFonts w:eastAsia="Times New Roman" w:cs="Times New Roman"/>
          <w:b/>
          <w:color w:val="000000"/>
          <w:szCs w:val="24"/>
        </w:rPr>
        <w:br w:type="page"/>
      </w:r>
    </w:p>
    <w:p w14:paraId="12106FC8" w14:textId="77777777" w:rsidR="00B342E9" w:rsidRPr="00783B6A" w:rsidRDefault="00D36CD1" w:rsidP="00B342E9">
      <w:pPr>
        <w:pBdr>
          <w:top w:val="nil"/>
          <w:left w:val="nil"/>
          <w:bottom w:val="nil"/>
          <w:right w:val="nil"/>
          <w:between w:val="nil"/>
        </w:pBdr>
        <w:jc w:val="both"/>
        <w:rPr>
          <w:moveFrom w:id="608" w:author="Edu Fisica" w:date="2026-05-16T07:13:00Z"/>
          <w:rPrChange w:id="609" w:author="Edu Fisica" w:date="2026-05-16T07:13:00Z">
            <w:rPr>
              <w:moveFrom w:id="610" w:author="Edu Fisica" w:date="2026-05-16T07:13:00Z"/>
              <w:b/>
              <w:color w:val="000000"/>
            </w:rPr>
          </w:rPrChange>
        </w:rPr>
      </w:pPr>
      <w:bookmarkStart w:id="611" w:name="_Toc229133527"/>
      <w:del w:id="612" w:author="Edu Fisica" w:date="2026-05-16T07:13:00Z">
        <w:r w:rsidRPr="00FF4F12">
          <w:rPr>
            <w:rFonts w:eastAsia="Times New Roman" w:cs="Times New Roman"/>
            <w:b/>
            <w:color w:val="000000"/>
            <w:szCs w:val="24"/>
          </w:rPr>
          <w:delText xml:space="preserve">2.3 </w:delText>
        </w:r>
      </w:del>
      <w:moveFromRangeStart w:id="613" w:author="Edu Fisica" w:date="2026-05-16T07:13:00Z" w:name="move229808003"/>
      <w:moveFrom w:id="614" w:author="Edu Fisica" w:date="2026-05-16T07:13:00Z">
        <w:r w:rsidR="00B342E9" w:rsidRPr="00783B6A">
          <w:rPr>
            <w:rPrChange w:id="615" w:author="Edu Fisica" w:date="2026-05-16T07:13:00Z">
              <w:rPr>
                <w:b/>
                <w:color w:val="000000"/>
              </w:rPr>
            </w:rPrChange>
          </w:rPr>
          <w:t>Matriz de Categorización</w:t>
        </w:r>
      </w:moveFrom>
    </w:p>
    <w:moveFromRangeEnd w:id="613"/>
    <w:p w14:paraId="1B9D0714" w14:textId="77777777" w:rsidR="004878A2" w:rsidRPr="00FF4F12" w:rsidRDefault="004878A2" w:rsidP="004878A2">
      <w:pPr>
        <w:pStyle w:val="Descripcin"/>
        <w:keepNext/>
        <w:rPr>
          <w:del w:id="616" w:author="Edu Fisica" w:date="2026-05-16T07:13:00Z"/>
          <w:rFonts w:cs="Times New Roman"/>
        </w:rPr>
      </w:pPr>
      <w:del w:id="617" w:author="Edu Fisica" w:date="2026-05-16T07:13:00Z">
        <w:r w:rsidRPr="00043199">
          <w:rPr>
            <w:rFonts w:cs="Times New Roman"/>
            <w:b/>
          </w:rPr>
          <w:delText xml:space="preserve">Tabla </w:delText>
        </w:r>
        <w:r w:rsidRPr="00043199">
          <w:rPr>
            <w:rFonts w:cs="Times New Roman"/>
            <w:b/>
          </w:rPr>
          <w:fldChar w:fldCharType="begin"/>
        </w:r>
        <w:r w:rsidRPr="00043199">
          <w:rPr>
            <w:rFonts w:cs="Times New Roman"/>
            <w:b/>
          </w:rPr>
          <w:delInstrText xml:space="preserve"> SEQ Tabla \* ARABIC </w:delInstrText>
        </w:r>
        <w:r w:rsidRPr="00043199">
          <w:rPr>
            <w:rFonts w:cs="Times New Roman"/>
            <w:b/>
          </w:rPr>
          <w:fldChar w:fldCharType="separate"/>
        </w:r>
        <w:r w:rsidR="0072781F" w:rsidRPr="00043199">
          <w:rPr>
            <w:rFonts w:cs="Times New Roman"/>
            <w:b/>
            <w:noProof/>
          </w:rPr>
          <w:delText>1</w:delText>
        </w:r>
        <w:r w:rsidRPr="00043199">
          <w:rPr>
            <w:rFonts w:cs="Times New Roman"/>
            <w:b/>
          </w:rPr>
          <w:fldChar w:fldCharType="end"/>
        </w:r>
        <w:r w:rsidRPr="00FF4F12">
          <w:rPr>
            <w:rFonts w:cs="Times New Roman"/>
          </w:rPr>
          <w:delText xml:space="preserve"> Matriz de </w:delText>
        </w:r>
        <w:r w:rsidR="00726C11">
          <w:rPr>
            <w:rFonts w:cs="Times New Roman"/>
          </w:rPr>
          <w:delText>C</w:delText>
        </w:r>
        <w:r w:rsidRPr="00FF4F12">
          <w:rPr>
            <w:rFonts w:cs="Times New Roman"/>
          </w:rPr>
          <w:delText>ategorías - Grado 6-1</w:delText>
        </w:r>
      </w:del>
    </w:p>
    <w:tbl>
      <w:tblPr>
        <w:tblStyle w:val="Tablaconcuadrcula"/>
        <w:tblW w:w="0" w:type="auto"/>
        <w:tblLayout w:type="fixed"/>
        <w:tblLook w:val="04A0" w:firstRow="1" w:lastRow="0" w:firstColumn="1" w:lastColumn="0" w:noHBand="0" w:noVBand="1"/>
      </w:tblPr>
      <w:tblGrid>
        <w:gridCol w:w="1651"/>
        <w:gridCol w:w="1321"/>
        <w:gridCol w:w="1596"/>
        <w:gridCol w:w="1381"/>
        <w:gridCol w:w="1701"/>
        <w:gridCol w:w="1417"/>
      </w:tblGrid>
      <w:tr w:rsidR="00B342E9" w:rsidRPr="00215115" w14:paraId="2EAB0A6A" w14:textId="77777777" w:rsidTr="00DC5717">
        <w:tc>
          <w:tcPr>
            <w:tcW w:w="1651" w:type="dxa"/>
            <w:hideMark/>
          </w:tcPr>
          <w:p w14:paraId="72253F50" w14:textId="77777777" w:rsidR="00B342E9" w:rsidRPr="00DC5717" w:rsidRDefault="00B342E9" w:rsidP="00DC5717">
            <w:pPr>
              <w:spacing w:line="240" w:lineRule="auto"/>
              <w:ind w:firstLine="0"/>
              <w:rPr>
                <w:moveFrom w:id="618" w:author="Edu Fisica" w:date="2026-05-16T07:13:00Z"/>
                <w:sz w:val="20"/>
              </w:rPr>
            </w:pPr>
            <w:moveFromRangeStart w:id="619" w:author="Edu Fisica" w:date="2026-05-16T07:13:00Z" w:name="move229808004"/>
            <w:moveFrom w:id="620" w:author="Edu Fisica" w:date="2026-05-16T07:13:00Z">
              <w:r w:rsidRPr="00DC5717">
                <w:rPr>
                  <w:sz w:val="20"/>
                </w:rPr>
                <w:t>Objetivo específico</w:t>
              </w:r>
            </w:moveFrom>
          </w:p>
        </w:tc>
        <w:tc>
          <w:tcPr>
            <w:tcW w:w="1321" w:type="dxa"/>
            <w:hideMark/>
          </w:tcPr>
          <w:p w14:paraId="19FAD0FB" w14:textId="77777777" w:rsidR="00B342E9" w:rsidRPr="00DC5717" w:rsidRDefault="00B342E9" w:rsidP="00DC5717">
            <w:pPr>
              <w:spacing w:line="240" w:lineRule="auto"/>
              <w:ind w:firstLine="0"/>
              <w:rPr>
                <w:moveFrom w:id="621" w:author="Edu Fisica" w:date="2026-05-16T07:13:00Z"/>
                <w:sz w:val="20"/>
              </w:rPr>
            </w:pPr>
            <w:moveFrom w:id="622" w:author="Edu Fisica" w:date="2026-05-16T07:13:00Z">
              <w:r w:rsidRPr="00DC5717">
                <w:rPr>
                  <w:sz w:val="20"/>
                </w:rPr>
                <w:t>Categoría</w:t>
              </w:r>
            </w:moveFrom>
          </w:p>
        </w:tc>
        <w:tc>
          <w:tcPr>
            <w:tcW w:w="1596" w:type="dxa"/>
            <w:hideMark/>
          </w:tcPr>
          <w:p w14:paraId="462FFCD5" w14:textId="77777777" w:rsidR="00B342E9" w:rsidRPr="00DC5717" w:rsidRDefault="00B342E9" w:rsidP="00DC5717">
            <w:pPr>
              <w:spacing w:line="240" w:lineRule="auto"/>
              <w:ind w:firstLine="0"/>
              <w:rPr>
                <w:moveFrom w:id="623" w:author="Edu Fisica" w:date="2026-05-16T07:13:00Z"/>
                <w:sz w:val="20"/>
              </w:rPr>
            </w:pPr>
            <w:moveFrom w:id="624" w:author="Edu Fisica" w:date="2026-05-16T07:13:00Z">
              <w:r w:rsidRPr="00DC5717">
                <w:rPr>
                  <w:sz w:val="20"/>
                </w:rPr>
                <w:t>Subcategoría</w:t>
              </w:r>
            </w:moveFrom>
          </w:p>
        </w:tc>
        <w:tc>
          <w:tcPr>
            <w:tcW w:w="1381" w:type="dxa"/>
            <w:hideMark/>
          </w:tcPr>
          <w:p w14:paraId="3A035471" w14:textId="77777777" w:rsidR="00B342E9" w:rsidRPr="00DC5717" w:rsidRDefault="00B342E9" w:rsidP="00DC5717">
            <w:pPr>
              <w:spacing w:line="240" w:lineRule="auto"/>
              <w:ind w:firstLine="0"/>
              <w:rPr>
                <w:moveFrom w:id="625" w:author="Edu Fisica" w:date="2026-05-16T07:13:00Z"/>
                <w:sz w:val="20"/>
              </w:rPr>
            </w:pPr>
            <w:moveFrom w:id="626" w:author="Edu Fisica" w:date="2026-05-16T07:13:00Z">
              <w:r w:rsidRPr="00DC5717">
                <w:rPr>
                  <w:sz w:val="20"/>
                </w:rPr>
                <w:t>Técnica de recolección</w:t>
              </w:r>
            </w:moveFrom>
          </w:p>
        </w:tc>
        <w:tc>
          <w:tcPr>
            <w:tcW w:w="1701" w:type="dxa"/>
            <w:hideMark/>
          </w:tcPr>
          <w:p w14:paraId="2CCB3D75" w14:textId="77777777" w:rsidR="00B342E9" w:rsidRPr="00DC5717" w:rsidRDefault="00B342E9" w:rsidP="00DC5717">
            <w:pPr>
              <w:spacing w:line="240" w:lineRule="auto"/>
              <w:ind w:firstLine="0"/>
              <w:rPr>
                <w:moveFrom w:id="627" w:author="Edu Fisica" w:date="2026-05-16T07:13:00Z"/>
                <w:sz w:val="20"/>
              </w:rPr>
            </w:pPr>
            <w:moveFrom w:id="628" w:author="Edu Fisica" w:date="2026-05-16T07:13:00Z">
              <w:r w:rsidRPr="00DC5717">
                <w:rPr>
                  <w:sz w:val="20"/>
                </w:rPr>
                <w:t>Instrumento</w:t>
              </w:r>
            </w:moveFrom>
          </w:p>
        </w:tc>
        <w:tc>
          <w:tcPr>
            <w:tcW w:w="1417" w:type="dxa"/>
            <w:hideMark/>
          </w:tcPr>
          <w:p w14:paraId="0C017325" w14:textId="77777777" w:rsidR="00B342E9" w:rsidRPr="00DC5717" w:rsidRDefault="00B342E9" w:rsidP="00DC5717">
            <w:pPr>
              <w:spacing w:line="240" w:lineRule="auto"/>
              <w:ind w:firstLine="0"/>
              <w:rPr>
                <w:moveFrom w:id="629" w:author="Edu Fisica" w:date="2026-05-16T07:13:00Z"/>
                <w:sz w:val="20"/>
              </w:rPr>
            </w:pPr>
            <w:moveFrom w:id="630" w:author="Edu Fisica" w:date="2026-05-16T07:13:00Z">
              <w:r w:rsidRPr="00DC5717">
                <w:rPr>
                  <w:sz w:val="20"/>
                </w:rPr>
                <w:t>Sujetos participantes</w:t>
              </w:r>
            </w:moveFrom>
          </w:p>
        </w:tc>
      </w:tr>
      <w:tr w:rsidR="00B342E9" w:rsidRPr="00215115" w14:paraId="6E3B9464" w14:textId="77777777" w:rsidTr="00DC5717">
        <w:tc>
          <w:tcPr>
            <w:tcW w:w="1651" w:type="dxa"/>
            <w:hideMark/>
          </w:tcPr>
          <w:p w14:paraId="72BB5248" w14:textId="77777777" w:rsidR="00B342E9" w:rsidRPr="00215115" w:rsidRDefault="00B342E9" w:rsidP="00DC5717">
            <w:pPr>
              <w:spacing w:line="240" w:lineRule="auto"/>
              <w:ind w:firstLine="0"/>
              <w:jc w:val="both"/>
              <w:rPr>
                <w:moveFrom w:id="631" w:author="Edu Fisica" w:date="2026-05-16T07:13:00Z"/>
                <w:sz w:val="20"/>
                <w:szCs w:val="20"/>
              </w:rPr>
            </w:pPr>
            <w:moveFrom w:id="632" w:author="Edu Fisica" w:date="2026-05-16T07:13:00Z">
              <w:r w:rsidRPr="00215115">
                <w:rPr>
                  <w:sz w:val="20"/>
                  <w:szCs w:val="20"/>
                </w:rPr>
                <w:t>Identificar los problemas de convivencia que se presentan en los estudiantes de grado 6-1, de la Institución Educativa José Antonio Galán de Iles, Nariño.</w:t>
              </w:r>
            </w:moveFrom>
          </w:p>
          <w:p w14:paraId="175082D4" w14:textId="77777777" w:rsidR="00B342E9" w:rsidRPr="00215115" w:rsidRDefault="00B342E9" w:rsidP="00DC5717">
            <w:pPr>
              <w:spacing w:line="240" w:lineRule="auto"/>
              <w:jc w:val="both"/>
              <w:rPr>
                <w:moveFrom w:id="633" w:author="Edu Fisica" w:date="2026-05-16T07:13:00Z"/>
                <w:sz w:val="20"/>
                <w:szCs w:val="20"/>
              </w:rPr>
            </w:pPr>
          </w:p>
        </w:tc>
        <w:tc>
          <w:tcPr>
            <w:tcW w:w="1321" w:type="dxa"/>
            <w:hideMark/>
          </w:tcPr>
          <w:p w14:paraId="06B7BD6F" w14:textId="77777777" w:rsidR="00B342E9" w:rsidRPr="00215115" w:rsidRDefault="00B342E9" w:rsidP="00DC5717">
            <w:pPr>
              <w:spacing w:line="240" w:lineRule="auto"/>
              <w:ind w:firstLine="0"/>
              <w:jc w:val="both"/>
              <w:rPr>
                <w:moveFrom w:id="634" w:author="Edu Fisica" w:date="2026-05-16T07:13:00Z"/>
                <w:sz w:val="20"/>
                <w:szCs w:val="20"/>
              </w:rPr>
            </w:pPr>
            <w:moveFrom w:id="635" w:author="Edu Fisica" w:date="2026-05-16T07:13:00Z">
              <w:r w:rsidRPr="00215115">
                <w:rPr>
                  <w:sz w:val="20"/>
                  <w:szCs w:val="20"/>
                </w:rPr>
                <w:t>Convivencia</w:t>
              </w:r>
            </w:moveFrom>
          </w:p>
        </w:tc>
        <w:tc>
          <w:tcPr>
            <w:tcW w:w="1596" w:type="dxa"/>
            <w:hideMark/>
          </w:tcPr>
          <w:p w14:paraId="51EB0A90" w14:textId="77777777" w:rsidR="00B342E9" w:rsidRPr="00215115" w:rsidRDefault="00B342E9" w:rsidP="00DC5717">
            <w:pPr>
              <w:spacing w:line="240" w:lineRule="auto"/>
              <w:ind w:firstLine="0"/>
              <w:jc w:val="both"/>
              <w:rPr>
                <w:moveFrom w:id="636" w:author="Edu Fisica" w:date="2026-05-16T07:13:00Z"/>
                <w:sz w:val="20"/>
                <w:szCs w:val="20"/>
              </w:rPr>
            </w:pPr>
            <w:moveFrom w:id="637" w:author="Edu Fisica" w:date="2026-05-16T07:13:00Z">
              <w:r w:rsidRPr="00215115">
                <w:rPr>
                  <w:sz w:val="20"/>
                  <w:szCs w:val="20"/>
                </w:rPr>
                <w:t>-Normas y acuerdos escolares</w:t>
              </w:r>
            </w:moveFrom>
          </w:p>
          <w:p w14:paraId="41011BD7" w14:textId="77777777" w:rsidR="00B342E9" w:rsidRPr="00215115" w:rsidRDefault="00B342E9" w:rsidP="00DC5717">
            <w:pPr>
              <w:spacing w:line="240" w:lineRule="auto"/>
              <w:ind w:firstLine="0"/>
              <w:jc w:val="both"/>
              <w:rPr>
                <w:moveFrom w:id="638" w:author="Edu Fisica" w:date="2026-05-16T07:13:00Z"/>
                <w:sz w:val="20"/>
                <w:szCs w:val="20"/>
              </w:rPr>
            </w:pPr>
            <w:moveFrom w:id="639" w:author="Edu Fisica" w:date="2026-05-16T07:13:00Z">
              <w:r w:rsidRPr="00215115">
                <w:rPr>
                  <w:sz w:val="20"/>
                  <w:szCs w:val="20"/>
                </w:rPr>
                <w:t>-Participación democrática</w:t>
              </w:r>
            </w:moveFrom>
          </w:p>
          <w:p w14:paraId="6295E5AA" w14:textId="77777777" w:rsidR="00B342E9" w:rsidRPr="00215115" w:rsidRDefault="00B342E9" w:rsidP="00DC5717">
            <w:pPr>
              <w:spacing w:line="240" w:lineRule="auto"/>
              <w:ind w:firstLine="0"/>
              <w:jc w:val="both"/>
              <w:rPr>
                <w:moveFrom w:id="640" w:author="Edu Fisica" w:date="2026-05-16T07:13:00Z"/>
                <w:sz w:val="20"/>
                <w:szCs w:val="20"/>
              </w:rPr>
            </w:pPr>
            <w:moveFrom w:id="641" w:author="Edu Fisica" w:date="2026-05-16T07:13:00Z">
              <w:r w:rsidRPr="00215115">
                <w:rPr>
                  <w:sz w:val="20"/>
                  <w:szCs w:val="20"/>
                </w:rPr>
                <w:t>-Relaciones interpersonales</w:t>
              </w:r>
            </w:moveFrom>
          </w:p>
          <w:p w14:paraId="2B988D71" w14:textId="77777777" w:rsidR="00B342E9" w:rsidRPr="00215115" w:rsidRDefault="00B342E9" w:rsidP="00DC5717">
            <w:pPr>
              <w:spacing w:line="240" w:lineRule="auto"/>
              <w:ind w:firstLine="0"/>
              <w:jc w:val="both"/>
              <w:rPr>
                <w:moveFrom w:id="642" w:author="Edu Fisica" w:date="2026-05-16T07:13:00Z"/>
                <w:sz w:val="20"/>
                <w:szCs w:val="20"/>
              </w:rPr>
            </w:pPr>
            <w:moveFrom w:id="643" w:author="Edu Fisica" w:date="2026-05-16T07:13:00Z">
              <w:r w:rsidRPr="00215115">
                <w:rPr>
                  <w:sz w:val="20"/>
                  <w:szCs w:val="20"/>
                </w:rPr>
                <w:t>-Resolución de conflictos</w:t>
              </w:r>
            </w:moveFrom>
          </w:p>
          <w:p w14:paraId="1676E3FF" w14:textId="77777777" w:rsidR="00B342E9" w:rsidRPr="00215115" w:rsidRDefault="00B342E9" w:rsidP="00DC5717">
            <w:pPr>
              <w:spacing w:line="240" w:lineRule="auto"/>
              <w:jc w:val="both"/>
              <w:rPr>
                <w:moveFrom w:id="644" w:author="Edu Fisica" w:date="2026-05-16T07:13:00Z"/>
                <w:sz w:val="20"/>
                <w:szCs w:val="20"/>
              </w:rPr>
            </w:pPr>
          </w:p>
        </w:tc>
        <w:tc>
          <w:tcPr>
            <w:tcW w:w="1381" w:type="dxa"/>
            <w:hideMark/>
          </w:tcPr>
          <w:p w14:paraId="6A156D19" w14:textId="77777777" w:rsidR="00B342E9" w:rsidRPr="00215115" w:rsidRDefault="00B342E9" w:rsidP="00DC5717">
            <w:pPr>
              <w:spacing w:line="240" w:lineRule="auto"/>
              <w:jc w:val="both"/>
              <w:rPr>
                <w:moveFrom w:id="645" w:author="Edu Fisica" w:date="2026-05-16T07:13:00Z"/>
                <w:sz w:val="20"/>
                <w:szCs w:val="20"/>
              </w:rPr>
            </w:pPr>
            <w:moveFrom w:id="646" w:author="Edu Fisica" w:date="2026-05-16T07:13:00Z">
              <w:r w:rsidRPr="00215115">
                <w:rPr>
                  <w:sz w:val="20"/>
                  <w:szCs w:val="20"/>
                </w:rPr>
                <w:br/>
              </w:r>
            </w:moveFrom>
          </w:p>
          <w:p w14:paraId="53075284" w14:textId="77777777" w:rsidR="00B342E9" w:rsidRPr="00215115" w:rsidRDefault="00B342E9" w:rsidP="00DC5717">
            <w:pPr>
              <w:spacing w:line="240" w:lineRule="auto"/>
              <w:jc w:val="both"/>
              <w:rPr>
                <w:moveFrom w:id="647" w:author="Edu Fisica" w:date="2026-05-16T07:13:00Z"/>
                <w:sz w:val="20"/>
                <w:szCs w:val="20"/>
              </w:rPr>
            </w:pPr>
            <w:moveFrom w:id="648" w:author="Edu Fisica" w:date="2026-05-16T07:13:00Z">
              <w:r w:rsidRPr="00215115">
                <w:rPr>
                  <w:sz w:val="20"/>
                  <w:szCs w:val="20"/>
                </w:rPr>
                <w:br/>
                <w:t>Registros documentales</w:t>
              </w:r>
            </w:moveFrom>
          </w:p>
          <w:p w14:paraId="5AF56426" w14:textId="77777777" w:rsidR="00B342E9" w:rsidRPr="00215115" w:rsidRDefault="00B342E9" w:rsidP="00DC5717">
            <w:pPr>
              <w:spacing w:line="240" w:lineRule="auto"/>
              <w:jc w:val="both"/>
              <w:rPr>
                <w:moveFrom w:id="649" w:author="Edu Fisica" w:date="2026-05-16T07:13:00Z"/>
                <w:sz w:val="20"/>
                <w:szCs w:val="20"/>
              </w:rPr>
            </w:pPr>
          </w:p>
          <w:p w14:paraId="130FE99D" w14:textId="77777777" w:rsidR="00B342E9" w:rsidRPr="00215115" w:rsidRDefault="00B342E9" w:rsidP="00DC5717">
            <w:pPr>
              <w:spacing w:line="240" w:lineRule="auto"/>
              <w:ind w:firstLine="0"/>
              <w:jc w:val="both"/>
              <w:rPr>
                <w:moveFrom w:id="650" w:author="Edu Fisica" w:date="2026-05-16T07:13:00Z"/>
                <w:sz w:val="20"/>
                <w:szCs w:val="20"/>
              </w:rPr>
            </w:pPr>
            <w:moveFrom w:id="651" w:author="Edu Fisica" w:date="2026-05-16T07:13:00Z">
              <w:r w:rsidRPr="00215115">
                <w:rPr>
                  <w:sz w:val="20"/>
                  <w:szCs w:val="20"/>
                </w:rPr>
                <w:t>Observación participante directa</w:t>
              </w:r>
            </w:moveFrom>
          </w:p>
          <w:p w14:paraId="6481DD69" w14:textId="77777777" w:rsidR="00B342E9" w:rsidRPr="00215115" w:rsidRDefault="00B342E9" w:rsidP="00DC5717">
            <w:pPr>
              <w:spacing w:line="240" w:lineRule="auto"/>
              <w:jc w:val="both"/>
              <w:rPr>
                <w:moveFrom w:id="652" w:author="Edu Fisica" w:date="2026-05-16T07:13:00Z"/>
                <w:sz w:val="20"/>
                <w:szCs w:val="20"/>
              </w:rPr>
            </w:pPr>
          </w:p>
        </w:tc>
        <w:tc>
          <w:tcPr>
            <w:tcW w:w="1701" w:type="dxa"/>
            <w:hideMark/>
          </w:tcPr>
          <w:p w14:paraId="6517F9E2" w14:textId="77777777" w:rsidR="00B342E9" w:rsidRPr="00215115" w:rsidRDefault="00B342E9" w:rsidP="00DC5717">
            <w:pPr>
              <w:spacing w:line="240" w:lineRule="auto"/>
              <w:jc w:val="both"/>
              <w:rPr>
                <w:moveFrom w:id="653" w:author="Edu Fisica" w:date="2026-05-16T07:13:00Z"/>
                <w:sz w:val="20"/>
                <w:szCs w:val="20"/>
              </w:rPr>
            </w:pPr>
          </w:p>
          <w:p w14:paraId="63DA2CCA" w14:textId="77777777" w:rsidR="00B342E9" w:rsidRPr="00215115" w:rsidRDefault="00B342E9" w:rsidP="00DC5717">
            <w:pPr>
              <w:spacing w:line="240" w:lineRule="auto"/>
              <w:ind w:right="182" w:firstLine="0"/>
              <w:jc w:val="both"/>
              <w:rPr>
                <w:moveFrom w:id="654" w:author="Edu Fisica" w:date="2026-05-16T07:13:00Z"/>
                <w:sz w:val="20"/>
                <w:szCs w:val="20"/>
              </w:rPr>
            </w:pPr>
            <w:moveFrom w:id="655" w:author="Edu Fisica" w:date="2026-05-16T07:13:00Z">
              <w:r w:rsidRPr="00215115">
                <w:rPr>
                  <w:sz w:val="20"/>
                  <w:szCs w:val="20"/>
                </w:rPr>
                <w:t>-Carpeta de “Gestores de Paz”</w:t>
              </w:r>
            </w:moveFrom>
          </w:p>
          <w:p w14:paraId="43F52B7B" w14:textId="77777777" w:rsidR="00B342E9" w:rsidRPr="00215115" w:rsidRDefault="00B342E9" w:rsidP="00DC5717">
            <w:pPr>
              <w:spacing w:line="240" w:lineRule="auto"/>
              <w:ind w:firstLine="0"/>
              <w:jc w:val="both"/>
              <w:rPr>
                <w:moveFrom w:id="656" w:author="Edu Fisica" w:date="2026-05-16T07:13:00Z"/>
                <w:sz w:val="20"/>
                <w:szCs w:val="20"/>
              </w:rPr>
            </w:pPr>
          </w:p>
          <w:p w14:paraId="2F91EF51" w14:textId="77777777" w:rsidR="00B342E9" w:rsidRPr="00215115" w:rsidRDefault="00B342E9" w:rsidP="00DC5717">
            <w:pPr>
              <w:spacing w:line="240" w:lineRule="auto"/>
              <w:ind w:firstLine="0"/>
              <w:jc w:val="both"/>
              <w:rPr>
                <w:moveFrom w:id="657" w:author="Edu Fisica" w:date="2026-05-16T07:13:00Z"/>
                <w:sz w:val="20"/>
                <w:szCs w:val="20"/>
              </w:rPr>
            </w:pPr>
            <w:moveFrom w:id="658" w:author="Edu Fisica" w:date="2026-05-16T07:13:00Z">
              <w:r w:rsidRPr="00215115">
                <w:rPr>
                  <w:sz w:val="20"/>
                  <w:szCs w:val="20"/>
                </w:rPr>
                <w:t>-Observador del estudiante.</w:t>
              </w:r>
            </w:moveFrom>
          </w:p>
          <w:p w14:paraId="0C96C3E8" w14:textId="77777777" w:rsidR="00B342E9" w:rsidRPr="00215115" w:rsidRDefault="00B342E9" w:rsidP="00DC5717">
            <w:pPr>
              <w:spacing w:line="240" w:lineRule="auto"/>
              <w:ind w:firstLine="0"/>
              <w:jc w:val="both"/>
              <w:rPr>
                <w:moveFrom w:id="659" w:author="Edu Fisica" w:date="2026-05-16T07:13:00Z"/>
                <w:sz w:val="20"/>
                <w:szCs w:val="20"/>
              </w:rPr>
            </w:pPr>
          </w:p>
          <w:p w14:paraId="0EE647B8" w14:textId="77777777" w:rsidR="00B342E9" w:rsidRPr="00215115" w:rsidRDefault="00B342E9" w:rsidP="00DC5717">
            <w:pPr>
              <w:spacing w:line="240" w:lineRule="auto"/>
              <w:ind w:hanging="51"/>
              <w:jc w:val="both"/>
              <w:rPr>
                <w:moveFrom w:id="660" w:author="Edu Fisica" w:date="2026-05-16T07:13:00Z"/>
                <w:sz w:val="20"/>
                <w:szCs w:val="20"/>
              </w:rPr>
            </w:pPr>
          </w:p>
        </w:tc>
        <w:tc>
          <w:tcPr>
            <w:tcW w:w="1417" w:type="dxa"/>
            <w:hideMark/>
          </w:tcPr>
          <w:p w14:paraId="335A064E" w14:textId="77777777" w:rsidR="00B342E9" w:rsidRPr="00215115" w:rsidRDefault="00B342E9" w:rsidP="00DC5717">
            <w:pPr>
              <w:spacing w:line="240" w:lineRule="auto"/>
              <w:ind w:firstLine="0"/>
              <w:jc w:val="both"/>
              <w:rPr>
                <w:moveFrom w:id="661" w:author="Edu Fisica" w:date="2026-05-16T07:13:00Z"/>
                <w:sz w:val="20"/>
                <w:szCs w:val="20"/>
              </w:rPr>
            </w:pPr>
          </w:p>
          <w:p w14:paraId="1FB0BB79" w14:textId="77777777" w:rsidR="00B342E9" w:rsidRPr="00215115" w:rsidRDefault="00B342E9" w:rsidP="00DC5717">
            <w:pPr>
              <w:spacing w:line="240" w:lineRule="auto"/>
              <w:ind w:firstLine="0"/>
              <w:jc w:val="both"/>
              <w:rPr>
                <w:moveFrom w:id="662" w:author="Edu Fisica" w:date="2026-05-16T07:13:00Z"/>
                <w:sz w:val="20"/>
                <w:szCs w:val="20"/>
              </w:rPr>
            </w:pPr>
            <w:moveFrom w:id="663" w:author="Edu Fisica" w:date="2026-05-16T07:13:00Z">
              <w:r w:rsidRPr="00215115">
                <w:rPr>
                  <w:sz w:val="20"/>
                  <w:szCs w:val="20"/>
                </w:rPr>
                <w:t xml:space="preserve">-Estudiantes del grado 6-1 </w:t>
              </w:r>
            </w:moveFrom>
          </w:p>
          <w:p w14:paraId="5A14E254" w14:textId="77777777" w:rsidR="00B342E9" w:rsidRPr="00215115" w:rsidRDefault="00B342E9" w:rsidP="00DC5717">
            <w:pPr>
              <w:spacing w:line="240" w:lineRule="auto"/>
              <w:ind w:firstLine="0"/>
              <w:jc w:val="both"/>
              <w:rPr>
                <w:moveFrom w:id="664" w:author="Edu Fisica" w:date="2026-05-16T07:13:00Z"/>
                <w:sz w:val="20"/>
                <w:szCs w:val="20"/>
              </w:rPr>
            </w:pPr>
            <w:moveFrom w:id="665" w:author="Edu Fisica" w:date="2026-05-16T07:13:00Z">
              <w:r w:rsidRPr="00215115">
                <w:rPr>
                  <w:sz w:val="20"/>
                  <w:szCs w:val="20"/>
                </w:rPr>
                <w:t>-Padres de familia o acudientes</w:t>
              </w:r>
              <w:r w:rsidRPr="00215115">
                <w:rPr>
                  <w:sz w:val="20"/>
                  <w:szCs w:val="20"/>
                </w:rPr>
                <w:br/>
                <w:t>-Muestra de docentes del grado 6-1</w:t>
              </w:r>
            </w:moveFrom>
          </w:p>
        </w:tc>
      </w:tr>
      <w:tr w:rsidR="00B342E9" w:rsidRPr="00215115" w14:paraId="1666413E" w14:textId="77777777" w:rsidTr="00DC5717">
        <w:tc>
          <w:tcPr>
            <w:tcW w:w="1651" w:type="dxa"/>
            <w:hideMark/>
          </w:tcPr>
          <w:p w14:paraId="7EB8C566" w14:textId="77777777" w:rsidR="00B342E9" w:rsidRPr="00215115" w:rsidRDefault="00B342E9" w:rsidP="00DC5717">
            <w:pPr>
              <w:spacing w:line="240" w:lineRule="auto"/>
              <w:ind w:firstLine="0"/>
              <w:jc w:val="both"/>
              <w:rPr>
                <w:moveFrom w:id="666" w:author="Edu Fisica" w:date="2026-05-16T07:13:00Z"/>
                <w:sz w:val="20"/>
                <w:szCs w:val="20"/>
              </w:rPr>
            </w:pPr>
            <w:moveFrom w:id="667" w:author="Edu Fisica" w:date="2026-05-16T07:13:00Z">
              <w:r w:rsidRPr="00215115">
                <w:rPr>
                  <w:sz w:val="20"/>
                  <w:szCs w:val="20"/>
                </w:rPr>
                <w:t>Desarrollar estrategias didácticas que promuevan la paz, la responsabilidad, la reparación, la reconciliación y la resolución de los conflictos escolares.</w:t>
              </w:r>
            </w:moveFrom>
          </w:p>
          <w:p w14:paraId="1179CAAD" w14:textId="77777777" w:rsidR="00B342E9" w:rsidRPr="00215115" w:rsidRDefault="00B342E9" w:rsidP="00DC5717">
            <w:pPr>
              <w:spacing w:line="240" w:lineRule="auto"/>
              <w:jc w:val="both"/>
              <w:rPr>
                <w:moveFrom w:id="668" w:author="Edu Fisica" w:date="2026-05-16T07:13:00Z"/>
                <w:sz w:val="20"/>
                <w:szCs w:val="20"/>
              </w:rPr>
            </w:pPr>
          </w:p>
        </w:tc>
        <w:tc>
          <w:tcPr>
            <w:tcW w:w="1321" w:type="dxa"/>
            <w:hideMark/>
          </w:tcPr>
          <w:p w14:paraId="086102A0" w14:textId="77777777" w:rsidR="00B342E9" w:rsidRPr="00215115" w:rsidRDefault="00B342E9" w:rsidP="00DC5717">
            <w:pPr>
              <w:spacing w:line="240" w:lineRule="auto"/>
              <w:ind w:firstLine="0"/>
              <w:jc w:val="both"/>
              <w:rPr>
                <w:moveFrom w:id="669" w:author="Edu Fisica" w:date="2026-05-16T07:13:00Z"/>
                <w:sz w:val="20"/>
                <w:szCs w:val="20"/>
              </w:rPr>
            </w:pPr>
            <w:moveFrom w:id="670" w:author="Edu Fisica" w:date="2026-05-16T07:13:00Z">
              <w:r w:rsidRPr="00215115">
                <w:rPr>
                  <w:sz w:val="20"/>
                  <w:szCs w:val="20"/>
                </w:rPr>
                <w:t>Estrategias didácticas</w:t>
              </w:r>
            </w:moveFrom>
          </w:p>
        </w:tc>
        <w:tc>
          <w:tcPr>
            <w:tcW w:w="1596" w:type="dxa"/>
            <w:hideMark/>
          </w:tcPr>
          <w:p w14:paraId="0CAE7B4F" w14:textId="77777777" w:rsidR="00B342E9" w:rsidRPr="00215115" w:rsidRDefault="00B342E9" w:rsidP="00DC5717">
            <w:pPr>
              <w:spacing w:line="240" w:lineRule="auto"/>
              <w:ind w:firstLine="0"/>
              <w:jc w:val="both"/>
              <w:rPr>
                <w:moveFrom w:id="671" w:author="Edu Fisica" w:date="2026-05-16T07:13:00Z"/>
                <w:sz w:val="20"/>
                <w:szCs w:val="20"/>
              </w:rPr>
            </w:pPr>
            <w:moveFrom w:id="672" w:author="Edu Fisica" w:date="2026-05-16T07:13:00Z">
              <w:r w:rsidRPr="00215115">
                <w:rPr>
                  <w:sz w:val="20"/>
                  <w:szCs w:val="20"/>
                </w:rPr>
                <w:t>Metodologías activas</w:t>
              </w:r>
            </w:moveFrom>
          </w:p>
          <w:p w14:paraId="1CBD4E9B" w14:textId="77777777" w:rsidR="00B342E9" w:rsidRPr="00215115" w:rsidRDefault="00B342E9" w:rsidP="00DC5717">
            <w:pPr>
              <w:spacing w:line="240" w:lineRule="auto"/>
              <w:jc w:val="both"/>
              <w:rPr>
                <w:moveFrom w:id="673" w:author="Edu Fisica" w:date="2026-05-16T07:13:00Z"/>
                <w:sz w:val="20"/>
                <w:szCs w:val="20"/>
              </w:rPr>
            </w:pPr>
            <w:moveFrom w:id="674" w:author="Edu Fisica" w:date="2026-05-16T07:13:00Z">
              <w:r w:rsidRPr="00215115">
                <w:rPr>
                  <w:sz w:val="20"/>
                  <w:szCs w:val="20"/>
                </w:rPr>
                <w:br/>
                <w:t>Recursos didácticos</w:t>
              </w:r>
            </w:moveFrom>
          </w:p>
          <w:p w14:paraId="257D6009" w14:textId="77777777" w:rsidR="00B342E9" w:rsidRPr="00215115" w:rsidRDefault="00B342E9" w:rsidP="00DC5717">
            <w:pPr>
              <w:spacing w:line="240" w:lineRule="auto"/>
              <w:jc w:val="both"/>
              <w:rPr>
                <w:moveFrom w:id="675" w:author="Edu Fisica" w:date="2026-05-16T07:13:00Z"/>
                <w:sz w:val="20"/>
                <w:szCs w:val="20"/>
              </w:rPr>
            </w:pPr>
            <w:moveFrom w:id="676" w:author="Edu Fisica" w:date="2026-05-16T07:13:00Z">
              <w:r w:rsidRPr="00215115">
                <w:rPr>
                  <w:sz w:val="20"/>
                  <w:szCs w:val="20"/>
                </w:rPr>
                <w:br/>
                <w:t>Evaluación formativa</w:t>
              </w:r>
            </w:moveFrom>
          </w:p>
          <w:p w14:paraId="55D9F6EF" w14:textId="77777777" w:rsidR="00B342E9" w:rsidRPr="00215115" w:rsidRDefault="00B342E9" w:rsidP="00DC5717">
            <w:pPr>
              <w:spacing w:line="240" w:lineRule="auto"/>
              <w:jc w:val="both"/>
              <w:rPr>
                <w:moveFrom w:id="677" w:author="Edu Fisica" w:date="2026-05-16T07:13:00Z"/>
                <w:sz w:val="20"/>
                <w:szCs w:val="20"/>
              </w:rPr>
            </w:pPr>
            <w:moveFrom w:id="678" w:author="Edu Fisica" w:date="2026-05-16T07:13:00Z">
              <w:r w:rsidRPr="00215115">
                <w:rPr>
                  <w:sz w:val="20"/>
                  <w:szCs w:val="20"/>
                </w:rPr>
                <w:br/>
                <w:t>Didáctica de la paz</w:t>
              </w:r>
              <w:r w:rsidRPr="00215115">
                <w:rPr>
                  <w:sz w:val="20"/>
                  <w:szCs w:val="20"/>
                </w:rPr>
                <w:br/>
              </w:r>
            </w:moveFrom>
          </w:p>
        </w:tc>
        <w:tc>
          <w:tcPr>
            <w:tcW w:w="1381" w:type="dxa"/>
            <w:hideMark/>
          </w:tcPr>
          <w:p w14:paraId="25E31B79" w14:textId="77777777" w:rsidR="00B342E9" w:rsidRPr="00215115" w:rsidRDefault="00B342E9" w:rsidP="00DC5717">
            <w:pPr>
              <w:spacing w:line="240" w:lineRule="auto"/>
              <w:ind w:firstLine="0"/>
              <w:jc w:val="both"/>
              <w:rPr>
                <w:moveFrom w:id="679" w:author="Edu Fisica" w:date="2026-05-16T07:13:00Z"/>
                <w:sz w:val="20"/>
                <w:szCs w:val="20"/>
              </w:rPr>
            </w:pPr>
            <w:moveFrom w:id="680" w:author="Edu Fisica" w:date="2026-05-16T07:13:00Z">
              <w:r w:rsidRPr="00215115">
                <w:rPr>
                  <w:sz w:val="20"/>
                  <w:szCs w:val="20"/>
                </w:rPr>
                <w:t>Observación participante directa</w:t>
              </w:r>
            </w:moveFrom>
          </w:p>
          <w:p w14:paraId="14A1B2F9" w14:textId="77777777" w:rsidR="00B342E9" w:rsidRPr="00215115" w:rsidRDefault="00B342E9" w:rsidP="00DC5717">
            <w:pPr>
              <w:spacing w:line="240" w:lineRule="auto"/>
              <w:jc w:val="both"/>
              <w:rPr>
                <w:moveFrom w:id="681" w:author="Edu Fisica" w:date="2026-05-16T07:13:00Z"/>
                <w:sz w:val="20"/>
                <w:szCs w:val="20"/>
              </w:rPr>
            </w:pPr>
          </w:p>
          <w:p w14:paraId="1A5BAEE9" w14:textId="77777777" w:rsidR="00B342E9" w:rsidRPr="00215115" w:rsidRDefault="00B342E9" w:rsidP="00DC5717">
            <w:pPr>
              <w:spacing w:line="240" w:lineRule="auto"/>
              <w:ind w:firstLine="0"/>
              <w:jc w:val="both"/>
              <w:rPr>
                <w:moveFrom w:id="682" w:author="Edu Fisica" w:date="2026-05-16T07:13:00Z"/>
                <w:sz w:val="20"/>
                <w:szCs w:val="20"/>
              </w:rPr>
            </w:pPr>
            <w:moveFrom w:id="683" w:author="Edu Fisica" w:date="2026-05-16T07:13:00Z">
              <w:r w:rsidRPr="00215115">
                <w:rPr>
                  <w:sz w:val="20"/>
                  <w:szCs w:val="20"/>
                </w:rPr>
                <w:t>Talleres participativos</w:t>
              </w:r>
            </w:moveFrom>
          </w:p>
          <w:p w14:paraId="4A51D9D1" w14:textId="77777777" w:rsidR="00B342E9" w:rsidRPr="00215115" w:rsidRDefault="00B342E9" w:rsidP="00DC5717">
            <w:pPr>
              <w:spacing w:line="240" w:lineRule="auto"/>
              <w:jc w:val="both"/>
              <w:rPr>
                <w:moveFrom w:id="684" w:author="Edu Fisica" w:date="2026-05-16T07:13:00Z"/>
                <w:sz w:val="20"/>
                <w:szCs w:val="20"/>
              </w:rPr>
            </w:pPr>
          </w:p>
          <w:p w14:paraId="411DF11B" w14:textId="77777777" w:rsidR="00B342E9" w:rsidRPr="00215115" w:rsidRDefault="00B342E9" w:rsidP="00DC5717">
            <w:pPr>
              <w:spacing w:line="240" w:lineRule="auto"/>
              <w:jc w:val="both"/>
              <w:rPr>
                <w:moveFrom w:id="685" w:author="Edu Fisica" w:date="2026-05-16T07:13:00Z"/>
                <w:sz w:val="20"/>
                <w:szCs w:val="20"/>
              </w:rPr>
            </w:pPr>
            <w:moveFrom w:id="686" w:author="Edu Fisica" w:date="2026-05-16T07:13:00Z">
              <w:r w:rsidRPr="00215115">
                <w:rPr>
                  <w:sz w:val="20"/>
                  <w:szCs w:val="20"/>
                </w:rPr>
                <w:br/>
                <w:t>Diálogo de saberes</w:t>
              </w:r>
            </w:moveFrom>
          </w:p>
        </w:tc>
        <w:tc>
          <w:tcPr>
            <w:tcW w:w="1701" w:type="dxa"/>
            <w:hideMark/>
          </w:tcPr>
          <w:p w14:paraId="34B76BE8" w14:textId="77777777" w:rsidR="00B342E9" w:rsidRPr="00215115" w:rsidRDefault="00B342E9" w:rsidP="00DC5717">
            <w:pPr>
              <w:spacing w:line="240" w:lineRule="auto"/>
              <w:ind w:firstLine="0"/>
              <w:jc w:val="both"/>
              <w:rPr>
                <w:moveFrom w:id="687" w:author="Edu Fisica" w:date="2026-05-16T07:13:00Z"/>
                <w:sz w:val="20"/>
                <w:szCs w:val="20"/>
              </w:rPr>
            </w:pPr>
            <w:moveFrom w:id="688" w:author="Edu Fisica" w:date="2026-05-16T07:13:00Z">
              <w:r w:rsidRPr="00215115">
                <w:rPr>
                  <w:sz w:val="20"/>
                  <w:szCs w:val="20"/>
                </w:rPr>
                <w:t>-Rúbrica de actitudes</w:t>
              </w:r>
            </w:moveFrom>
          </w:p>
          <w:p w14:paraId="7BB3679D" w14:textId="77777777" w:rsidR="00B342E9" w:rsidRPr="00215115" w:rsidRDefault="00B342E9" w:rsidP="00DC5717">
            <w:pPr>
              <w:spacing w:line="240" w:lineRule="auto"/>
              <w:ind w:firstLine="0"/>
              <w:jc w:val="both"/>
              <w:rPr>
                <w:moveFrom w:id="689" w:author="Edu Fisica" w:date="2026-05-16T07:13:00Z"/>
                <w:sz w:val="20"/>
                <w:szCs w:val="20"/>
              </w:rPr>
            </w:pPr>
          </w:p>
          <w:p w14:paraId="2C9AE50D" w14:textId="77777777" w:rsidR="00B342E9" w:rsidRPr="00215115" w:rsidRDefault="00B342E9" w:rsidP="00DC5717">
            <w:pPr>
              <w:spacing w:line="240" w:lineRule="auto"/>
              <w:ind w:firstLine="0"/>
              <w:jc w:val="both"/>
              <w:rPr>
                <w:moveFrom w:id="690" w:author="Edu Fisica" w:date="2026-05-16T07:13:00Z"/>
                <w:sz w:val="20"/>
                <w:szCs w:val="20"/>
              </w:rPr>
            </w:pPr>
            <w:moveFrom w:id="691" w:author="Edu Fisica" w:date="2026-05-16T07:13:00Z">
              <w:r w:rsidRPr="00215115">
                <w:rPr>
                  <w:sz w:val="20"/>
                  <w:szCs w:val="20"/>
                </w:rPr>
                <w:t>- Guía de talleres</w:t>
              </w:r>
            </w:moveFrom>
          </w:p>
          <w:p w14:paraId="4D51F6AB" w14:textId="77777777" w:rsidR="00B342E9" w:rsidRPr="00215115" w:rsidRDefault="00B342E9" w:rsidP="00DC5717">
            <w:pPr>
              <w:tabs>
                <w:tab w:val="left" w:pos="744"/>
              </w:tabs>
              <w:spacing w:line="240" w:lineRule="auto"/>
              <w:ind w:right="323" w:firstLine="319"/>
              <w:jc w:val="both"/>
              <w:rPr>
                <w:moveFrom w:id="692" w:author="Edu Fisica" w:date="2026-05-16T07:13:00Z"/>
                <w:sz w:val="20"/>
                <w:szCs w:val="20"/>
              </w:rPr>
            </w:pPr>
            <w:moveFrom w:id="693" w:author="Edu Fisica" w:date="2026-05-16T07:13:00Z">
              <w:r w:rsidRPr="00215115">
                <w:rPr>
                  <w:sz w:val="20"/>
                  <w:szCs w:val="20"/>
                </w:rPr>
                <w:br/>
                <w:t>-Registros audiovisuales</w:t>
              </w:r>
            </w:moveFrom>
          </w:p>
          <w:p w14:paraId="5C70DAE2" w14:textId="77777777" w:rsidR="00B342E9" w:rsidRPr="00215115" w:rsidRDefault="00B342E9" w:rsidP="00DC5717">
            <w:pPr>
              <w:tabs>
                <w:tab w:val="left" w:pos="744"/>
              </w:tabs>
              <w:spacing w:line="240" w:lineRule="auto"/>
              <w:ind w:right="323" w:firstLine="0"/>
              <w:jc w:val="both"/>
              <w:rPr>
                <w:moveFrom w:id="694" w:author="Edu Fisica" w:date="2026-05-16T07:13:00Z"/>
                <w:sz w:val="20"/>
                <w:szCs w:val="20"/>
              </w:rPr>
            </w:pPr>
          </w:p>
          <w:p w14:paraId="7089E4FE" w14:textId="77777777" w:rsidR="00B342E9" w:rsidRPr="00215115" w:rsidRDefault="00B342E9" w:rsidP="00DC5717">
            <w:pPr>
              <w:tabs>
                <w:tab w:val="left" w:pos="744"/>
              </w:tabs>
              <w:spacing w:line="240" w:lineRule="auto"/>
              <w:ind w:right="323" w:firstLine="0"/>
              <w:jc w:val="both"/>
              <w:rPr>
                <w:moveFrom w:id="695" w:author="Edu Fisica" w:date="2026-05-16T07:13:00Z"/>
                <w:sz w:val="20"/>
                <w:szCs w:val="20"/>
              </w:rPr>
            </w:pPr>
            <w:moveFrom w:id="696" w:author="Edu Fisica" w:date="2026-05-16T07:13:00Z">
              <w:r w:rsidRPr="00215115">
                <w:rPr>
                  <w:sz w:val="20"/>
                  <w:szCs w:val="20"/>
                </w:rPr>
                <w:t>-Cátedra de la Paz</w:t>
              </w:r>
            </w:moveFrom>
          </w:p>
          <w:p w14:paraId="7522DCC1" w14:textId="77777777" w:rsidR="00B342E9" w:rsidRPr="00215115" w:rsidRDefault="00B342E9" w:rsidP="00DC5717">
            <w:pPr>
              <w:tabs>
                <w:tab w:val="left" w:pos="744"/>
              </w:tabs>
              <w:spacing w:line="240" w:lineRule="auto"/>
              <w:ind w:right="323" w:firstLine="319"/>
              <w:jc w:val="both"/>
              <w:rPr>
                <w:moveFrom w:id="697" w:author="Edu Fisica" w:date="2026-05-16T07:13:00Z"/>
                <w:sz w:val="20"/>
                <w:szCs w:val="20"/>
              </w:rPr>
            </w:pPr>
          </w:p>
        </w:tc>
        <w:tc>
          <w:tcPr>
            <w:tcW w:w="1417" w:type="dxa"/>
            <w:hideMark/>
          </w:tcPr>
          <w:p w14:paraId="557BDB50" w14:textId="77777777" w:rsidR="00B342E9" w:rsidRPr="00215115" w:rsidRDefault="00B342E9" w:rsidP="00DC5717">
            <w:pPr>
              <w:spacing w:line="240" w:lineRule="auto"/>
              <w:ind w:firstLine="0"/>
              <w:jc w:val="both"/>
              <w:rPr>
                <w:moveFrom w:id="698" w:author="Edu Fisica" w:date="2026-05-16T07:13:00Z"/>
                <w:sz w:val="20"/>
                <w:szCs w:val="20"/>
              </w:rPr>
            </w:pPr>
          </w:p>
          <w:p w14:paraId="0B996801" w14:textId="77777777" w:rsidR="00B342E9" w:rsidRPr="00215115" w:rsidRDefault="00B342E9" w:rsidP="00DC5717">
            <w:pPr>
              <w:spacing w:line="240" w:lineRule="auto"/>
              <w:ind w:firstLine="0"/>
              <w:jc w:val="both"/>
              <w:rPr>
                <w:moveFrom w:id="699" w:author="Edu Fisica" w:date="2026-05-16T07:13:00Z"/>
                <w:sz w:val="20"/>
                <w:szCs w:val="20"/>
              </w:rPr>
            </w:pPr>
            <w:moveFrom w:id="700" w:author="Edu Fisica" w:date="2026-05-16T07:13:00Z">
              <w:r w:rsidRPr="00215115">
                <w:rPr>
                  <w:sz w:val="20"/>
                  <w:szCs w:val="20"/>
                </w:rPr>
                <w:t>Docentes investigadores</w:t>
              </w:r>
            </w:moveFrom>
          </w:p>
          <w:p w14:paraId="17379CF9" w14:textId="77777777" w:rsidR="00B342E9" w:rsidRPr="00215115" w:rsidRDefault="00B342E9" w:rsidP="00DC5717">
            <w:pPr>
              <w:spacing w:line="240" w:lineRule="auto"/>
              <w:jc w:val="both"/>
              <w:rPr>
                <w:moveFrom w:id="701" w:author="Edu Fisica" w:date="2026-05-16T07:13:00Z"/>
                <w:sz w:val="20"/>
                <w:szCs w:val="20"/>
              </w:rPr>
            </w:pPr>
          </w:p>
          <w:p w14:paraId="4B8DAF2F" w14:textId="77777777" w:rsidR="00B342E9" w:rsidRPr="00215115" w:rsidRDefault="00B342E9" w:rsidP="00DC5717">
            <w:pPr>
              <w:spacing w:line="240" w:lineRule="auto"/>
              <w:ind w:firstLine="0"/>
              <w:jc w:val="both"/>
              <w:rPr>
                <w:moveFrom w:id="702" w:author="Edu Fisica" w:date="2026-05-16T07:13:00Z"/>
                <w:sz w:val="20"/>
                <w:szCs w:val="20"/>
              </w:rPr>
            </w:pPr>
            <w:moveFrom w:id="703" w:author="Edu Fisica" w:date="2026-05-16T07:13:00Z">
              <w:r w:rsidRPr="00215115">
                <w:rPr>
                  <w:sz w:val="20"/>
                  <w:szCs w:val="20"/>
                </w:rPr>
                <w:t xml:space="preserve">Estudiantes del grado 6-1 </w:t>
              </w:r>
            </w:moveFrom>
          </w:p>
          <w:p w14:paraId="158676CB" w14:textId="77777777" w:rsidR="00B342E9" w:rsidRPr="00215115" w:rsidRDefault="00B342E9" w:rsidP="00DC5717">
            <w:pPr>
              <w:spacing w:line="240" w:lineRule="auto"/>
              <w:jc w:val="both"/>
              <w:rPr>
                <w:moveFrom w:id="704" w:author="Edu Fisica" w:date="2026-05-16T07:13:00Z"/>
                <w:sz w:val="20"/>
                <w:szCs w:val="20"/>
              </w:rPr>
            </w:pPr>
          </w:p>
          <w:p w14:paraId="6287FF9E" w14:textId="77777777" w:rsidR="00B342E9" w:rsidRPr="00215115" w:rsidRDefault="00B342E9" w:rsidP="00DC5717">
            <w:pPr>
              <w:spacing w:line="240" w:lineRule="auto"/>
              <w:jc w:val="both"/>
              <w:rPr>
                <w:moveFrom w:id="705" w:author="Edu Fisica" w:date="2026-05-16T07:13:00Z"/>
                <w:sz w:val="20"/>
                <w:szCs w:val="20"/>
              </w:rPr>
            </w:pPr>
          </w:p>
        </w:tc>
      </w:tr>
      <w:tr w:rsidR="00B342E9" w:rsidRPr="00215115" w14:paraId="1028DD97" w14:textId="77777777" w:rsidTr="00DC5717">
        <w:tc>
          <w:tcPr>
            <w:tcW w:w="1651" w:type="dxa"/>
            <w:hideMark/>
          </w:tcPr>
          <w:p w14:paraId="6BE1B020" w14:textId="77777777" w:rsidR="00B342E9" w:rsidRPr="00215115" w:rsidRDefault="00B342E9" w:rsidP="00DC5717">
            <w:pPr>
              <w:spacing w:line="240" w:lineRule="auto"/>
              <w:ind w:firstLine="0"/>
              <w:jc w:val="both"/>
              <w:rPr>
                <w:moveFrom w:id="706" w:author="Edu Fisica" w:date="2026-05-16T07:13:00Z"/>
                <w:sz w:val="20"/>
                <w:szCs w:val="20"/>
              </w:rPr>
            </w:pPr>
            <w:moveFrom w:id="707" w:author="Edu Fisica" w:date="2026-05-16T07:13:00Z">
              <w:r w:rsidRPr="00215115">
                <w:rPr>
                  <w:sz w:val="20"/>
                  <w:szCs w:val="20"/>
                </w:rPr>
                <w:t xml:space="preserve">Fomentar actitudes proactivas orientadas a la construcción de la paz y al fortalecimiento de la convivencia armoniosa </w:t>
              </w:r>
            </w:moveFrom>
          </w:p>
        </w:tc>
        <w:tc>
          <w:tcPr>
            <w:tcW w:w="1321" w:type="dxa"/>
            <w:hideMark/>
          </w:tcPr>
          <w:p w14:paraId="4C2EBC34" w14:textId="77777777" w:rsidR="00B342E9" w:rsidRPr="00215115" w:rsidRDefault="00B342E9" w:rsidP="00DC5717">
            <w:pPr>
              <w:spacing w:line="240" w:lineRule="auto"/>
              <w:ind w:firstLine="0"/>
              <w:jc w:val="both"/>
              <w:rPr>
                <w:moveFrom w:id="708" w:author="Edu Fisica" w:date="2026-05-16T07:13:00Z"/>
                <w:sz w:val="20"/>
                <w:szCs w:val="20"/>
              </w:rPr>
            </w:pPr>
            <w:moveFrom w:id="709" w:author="Edu Fisica" w:date="2026-05-16T07:13:00Z">
              <w:r w:rsidRPr="00215115">
                <w:rPr>
                  <w:sz w:val="20"/>
                  <w:szCs w:val="20"/>
                </w:rPr>
                <w:t>Educar para la paz</w:t>
              </w:r>
            </w:moveFrom>
          </w:p>
        </w:tc>
        <w:tc>
          <w:tcPr>
            <w:tcW w:w="1596" w:type="dxa"/>
            <w:hideMark/>
          </w:tcPr>
          <w:p w14:paraId="37F6E50B" w14:textId="77777777" w:rsidR="00B342E9" w:rsidRPr="00215115" w:rsidRDefault="00B342E9" w:rsidP="00DC5717">
            <w:pPr>
              <w:spacing w:line="240" w:lineRule="auto"/>
              <w:ind w:firstLine="0"/>
              <w:jc w:val="both"/>
              <w:rPr>
                <w:moveFrom w:id="710" w:author="Edu Fisica" w:date="2026-05-16T07:13:00Z"/>
                <w:sz w:val="20"/>
                <w:szCs w:val="20"/>
              </w:rPr>
            </w:pPr>
            <w:moveFrom w:id="711" w:author="Edu Fisica" w:date="2026-05-16T07:13:00Z">
              <w:r w:rsidRPr="00215115">
                <w:rPr>
                  <w:sz w:val="20"/>
                  <w:szCs w:val="20"/>
                </w:rPr>
                <w:t>Valores y actitudes</w:t>
              </w:r>
            </w:moveFrom>
          </w:p>
          <w:p w14:paraId="15BD9BC8" w14:textId="77777777" w:rsidR="00B342E9" w:rsidRPr="00215115" w:rsidRDefault="00B342E9" w:rsidP="00DC5717">
            <w:pPr>
              <w:spacing w:line="240" w:lineRule="auto"/>
              <w:ind w:firstLine="105"/>
              <w:jc w:val="both"/>
              <w:rPr>
                <w:moveFrom w:id="712" w:author="Edu Fisica" w:date="2026-05-16T07:13:00Z"/>
                <w:sz w:val="20"/>
                <w:szCs w:val="20"/>
              </w:rPr>
            </w:pPr>
            <w:moveFrom w:id="713" w:author="Edu Fisica" w:date="2026-05-16T07:13:00Z">
              <w:r w:rsidRPr="00215115">
                <w:rPr>
                  <w:sz w:val="20"/>
                  <w:szCs w:val="20"/>
                </w:rPr>
                <w:br/>
                <w:t>Derechos humanos y ciudadanía</w:t>
              </w:r>
            </w:moveFrom>
          </w:p>
          <w:p w14:paraId="260E17C2" w14:textId="77777777" w:rsidR="00B342E9" w:rsidRPr="00215115" w:rsidRDefault="00B342E9" w:rsidP="00DC5717">
            <w:pPr>
              <w:spacing w:line="240" w:lineRule="auto"/>
              <w:ind w:firstLine="105"/>
              <w:jc w:val="both"/>
              <w:rPr>
                <w:moveFrom w:id="714" w:author="Edu Fisica" w:date="2026-05-16T07:13:00Z"/>
                <w:sz w:val="20"/>
                <w:szCs w:val="20"/>
              </w:rPr>
            </w:pPr>
            <w:moveFrom w:id="715" w:author="Edu Fisica" w:date="2026-05-16T07:13:00Z">
              <w:r w:rsidRPr="00215115">
                <w:rPr>
                  <w:sz w:val="20"/>
                  <w:szCs w:val="20"/>
                </w:rPr>
                <w:br/>
                <w:t>Cultura de paz</w:t>
              </w:r>
            </w:moveFrom>
          </w:p>
          <w:p w14:paraId="05B227A0" w14:textId="77777777" w:rsidR="00B342E9" w:rsidRPr="00215115" w:rsidRDefault="00B342E9" w:rsidP="00DC5717">
            <w:pPr>
              <w:spacing w:line="240" w:lineRule="auto"/>
              <w:ind w:firstLine="105"/>
              <w:jc w:val="both"/>
              <w:rPr>
                <w:moveFrom w:id="716" w:author="Edu Fisica" w:date="2026-05-16T07:13:00Z"/>
                <w:sz w:val="20"/>
                <w:szCs w:val="20"/>
              </w:rPr>
            </w:pPr>
            <w:moveFrom w:id="717" w:author="Edu Fisica" w:date="2026-05-16T07:13:00Z">
              <w:r w:rsidRPr="00215115">
                <w:rPr>
                  <w:sz w:val="20"/>
                  <w:szCs w:val="20"/>
                </w:rPr>
                <w:br/>
                <w:t>Inclusión y diversidad</w:t>
              </w:r>
            </w:moveFrom>
          </w:p>
          <w:p w14:paraId="1EA6D6CE" w14:textId="77777777" w:rsidR="00B342E9" w:rsidRPr="00215115" w:rsidRDefault="00B342E9" w:rsidP="00DC5717">
            <w:pPr>
              <w:spacing w:line="240" w:lineRule="auto"/>
              <w:ind w:firstLine="105"/>
              <w:jc w:val="both"/>
              <w:rPr>
                <w:moveFrom w:id="718" w:author="Edu Fisica" w:date="2026-05-16T07:13:00Z"/>
                <w:sz w:val="20"/>
                <w:szCs w:val="20"/>
              </w:rPr>
            </w:pPr>
            <w:moveFrom w:id="719" w:author="Edu Fisica" w:date="2026-05-16T07:13:00Z">
              <w:r w:rsidRPr="00215115">
                <w:rPr>
                  <w:sz w:val="20"/>
                  <w:szCs w:val="20"/>
                </w:rPr>
                <w:br/>
              </w:r>
            </w:moveFrom>
          </w:p>
        </w:tc>
        <w:tc>
          <w:tcPr>
            <w:tcW w:w="1381" w:type="dxa"/>
            <w:hideMark/>
          </w:tcPr>
          <w:p w14:paraId="018B60BA" w14:textId="77777777" w:rsidR="00B342E9" w:rsidRPr="00215115" w:rsidRDefault="00B342E9" w:rsidP="00DC5717">
            <w:pPr>
              <w:spacing w:line="240" w:lineRule="auto"/>
              <w:ind w:firstLine="0"/>
              <w:jc w:val="both"/>
              <w:rPr>
                <w:moveFrom w:id="720" w:author="Edu Fisica" w:date="2026-05-16T07:13:00Z"/>
                <w:sz w:val="20"/>
                <w:szCs w:val="20"/>
              </w:rPr>
            </w:pPr>
            <w:moveFrom w:id="721" w:author="Edu Fisica" w:date="2026-05-16T07:13:00Z">
              <w:r w:rsidRPr="00215115">
                <w:rPr>
                  <w:sz w:val="20"/>
                  <w:szCs w:val="20"/>
                </w:rPr>
                <w:t>Observación participante</w:t>
              </w:r>
            </w:moveFrom>
          </w:p>
          <w:p w14:paraId="5B0A6269" w14:textId="77777777" w:rsidR="00B342E9" w:rsidRPr="00215115" w:rsidRDefault="00B342E9" w:rsidP="00DC5717">
            <w:pPr>
              <w:spacing w:line="240" w:lineRule="auto"/>
              <w:ind w:firstLine="104"/>
              <w:jc w:val="both"/>
              <w:rPr>
                <w:moveFrom w:id="722" w:author="Edu Fisica" w:date="2026-05-16T07:13:00Z"/>
                <w:sz w:val="20"/>
                <w:szCs w:val="20"/>
              </w:rPr>
            </w:pPr>
          </w:p>
          <w:p w14:paraId="386E41BE" w14:textId="77777777" w:rsidR="00B342E9" w:rsidRPr="00215115" w:rsidRDefault="00B342E9" w:rsidP="00DC5717">
            <w:pPr>
              <w:spacing w:line="240" w:lineRule="auto"/>
              <w:ind w:firstLine="0"/>
              <w:jc w:val="both"/>
              <w:rPr>
                <w:moveFrom w:id="723" w:author="Edu Fisica" w:date="2026-05-16T07:13:00Z"/>
                <w:sz w:val="20"/>
                <w:szCs w:val="20"/>
              </w:rPr>
            </w:pPr>
            <w:moveFrom w:id="724" w:author="Edu Fisica" w:date="2026-05-16T07:13:00Z">
              <w:r w:rsidRPr="00215115">
                <w:rPr>
                  <w:sz w:val="20"/>
                  <w:szCs w:val="20"/>
                </w:rPr>
                <w:t>Registros documentales</w:t>
              </w:r>
            </w:moveFrom>
          </w:p>
          <w:p w14:paraId="78DCF508" w14:textId="77777777" w:rsidR="00B342E9" w:rsidRPr="00215115" w:rsidRDefault="00B342E9" w:rsidP="00DC5717">
            <w:pPr>
              <w:spacing w:line="240" w:lineRule="auto"/>
              <w:ind w:firstLine="0"/>
              <w:jc w:val="both"/>
              <w:rPr>
                <w:moveFrom w:id="725" w:author="Edu Fisica" w:date="2026-05-16T07:13:00Z"/>
                <w:sz w:val="20"/>
                <w:szCs w:val="20"/>
              </w:rPr>
            </w:pPr>
          </w:p>
          <w:p w14:paraId="4FB11A08" w14:textId="77777777" w:rsidR="00B342E9" w:rsidRPr="00215115" w:rsidRDefault="00B342E9" w:rsidP="00DC5717">
            <w:pPr>
              <w:spacing w:line="240" w:lineRule="auto"/>
              <w:ind w:firstLine="0"/>
              <w:jc w:val="both"/>
              <w:rPr>
                <w:moveFrom w:id="726" w:author="Edu Fisica" w:date="2026-05-16T07:13:00Z"/>
                <w:sz w:val="20"/>
                <w:szCs w:val="20"/>
              </w:rPr>
            </w:pPr>
            <w:moveFrom w:id="727" w:author="Edu Fisica" w:date="2026-05-16T07:13:00Z">
              <w:r w:rsidRPr="00215115">
                <w:rPr>
                  <w:sz w:val="20"/>
                  <w:szCs w:val="20"/>
                </w:rPr>
                <w:t>Dialogo de saberes</w:t>
              </w:r>
            </w:moveFrom>
          </w:p>
          <w:p w14:paraId="584094EC" w14:textId="77777777" w:rsidR="00B342E9" w:rsidRPr="00215115" w:rsidRDefault="00B342E9" w:rsidP="00DC5717">
            <w:pPr>
              <w:spacing w:line="240" w:lineRule="auto"/>
              <w:ind w:firstLine="104"/>
              <w:jc w:val="both"/>
              <w:rPr>
                <w:moveFrom w:id="728" w:author="Edu Fisica" w:date="2026-05-16T07:13:00Z"/>
                <w:sz w:val="20"/>
                <w:szCs w:val="20"/>
              </w:rPr>
            </w:pPr>
          </w:p>
          <w:p w14:paraId="409E10C7" w14:textId="77777777" w:rsidR="00B342E9" w:rsidRPr="00215115" w:rsidRDefault="00B342E9" w:rsidP="00DC5717">
            <w:pPr>
              <w:spacing w:line="240" w:lineRule="auto"/>
              <w:ind w:firstLine="104"/>
              <w:jc w:val="both"/>
              <w:rPr>
                <w:moveFrom w:id="729" w:author="Edu Fisica" w:date="2026-05-16T07:13:00Z"/>
                <w:sz w:val="20"/>
                <w:szCs w:val="20"/>
              </w:rPr>
            </w:pPr>
            <w:moveFrom w:id="730" w:author="Edu Fisica" w:date="2026-05-16T07:13:00Z">
              <w:r w:rsidRPr="00215115">
                <w:rPr>
                  <w:sz w:val="20"/>
                  <w:szCs w:val="20"/>
                </w:rPr>
                <w:br/>
              </w:r>
            </w:moveFrom>
          </w:p>
        </w:tc>
        <w:tc>
          <w:tcPr>
            <w:tcW w:w="1701" w:type="dxa"/>
            <w:hideMark/>
          </w:tcPr>
          <w:p w14:paraId="0AF6837B" w14:textId="77777777" w:rsidR="00B342E9" w:rsidRPr="00215115" w:rsidRDefault="00B342E9" w:rsidP="00DC5717">
            <w:pPr>
              <w:spacing w:line="240" w:lineRule="auto"/>
              <w:ind w:firstLine="0"/>
              <w:jc w:val="both"/>
              <w:rPr>
                <w:moveFrom w:id="731" w:author="Edu Fisica" w:date="2026-05-16T07:13:00Z"/>
                <w:sz w:val="20"/>
                <w:szCs w:val="20"/>
              </w:rPr>
            </w:pPr>
            <w:moveFrom w:id="732" w:author="Edu Fisica" w:date="2026-05-16T07:13:00Z">
              <w:r w:rsidRPr="00215115">
                <w:rPr>
                  <w:sz w:val="20"/>
                  <w:szCs w:val="20"/>
                </w:rPr>
                <w:t>-Cine, comida y comodidad: el festín de la pantalla grande.</w:t>
              </w:r>
            </w:moveFrom>
          </w:p>
          <w:p w14:paraId="2E1EA95A" w14:textId="77777777" w:rsidR="00B342E9" w:rsidRPr="00215115" w:rsidRDefault="00B342E9" w:rsidP="00DC5717">
            <w:pPr>
              <w:spacing w:line="240" w:lineRule="auto"/>
              <w:ind w:firstLine="0"/>
              <w:jc w:val="both"/>
              <w:rPr>
                <w:moveFrom w:id="733" w:author="Edu Fisica" w:date="2026-05-16T07:13:00Z"/>
                <w:sz w:val="20"/>
                <w:szCs w:val="20"/>
              </w:rPr>
            </w:pPr>
            <w:moveFrom w:id="734" w:author="Edu Fisica" w:date="2026-05-16T07:13:00Z">
              <w:r w:rsidRPr="00215115">
                <w:rPr>
                  <w:sz w:val="20"/>
                  <w:szCs w:val="20"/>
                </w:rPr>
                <w:t>-Caminata de integración</w:t>
              </w:r>
            </w:moveFrom>
          </w:p>
          <w:p w14:paraId="6953A6DA" w14:textId="77777777" w:rsidR="00B342E9" w:rsidRPr="00215115" w:rsidRDefault="00B342E9" w:rsidP="00DC5717">
            <w:pPr>
              <w:spacing w:line="240" w:lineRule="auto"/>
              <w:ind w:firstLine="0"/>
              <w:jc w:val="both"/>
              <w:rPr>
                <w:moveFrom w:id="735" w:author="Edu Fisica" w:date="2026-05-16T07:13:00Z"/>
                <w:sz w:val="20"/>
                <w:szCs w:val="20"/>
              </w:rPr>
            </w:pPr>
            <w:moveFrom w:id="736" w:author="Edu Fisica" w:date="2026-05-16T07:13:00Z">
              <w:r w:rsidRPr="00215115">
                <w:rPr>
                  <w:sz w:val="20"/>
                  <w:szCs w:val="20"/>
                </w:rPr>
                <w:t xml:space="preserve">-Integración y emprendimiento </w:t>
              </w:r>
            </w:moveFrom>
          </w:p>
          <w:p w14:paraId="4934EC23" w14:textId="77777777" w:rsidR="00B342E9" w:rsidRPr="00215115" w:rsidRDefault="00B342E9" w:rsidP="00DC5717">
            <w:pPr>
              <w:spacing w:line="240" w:lineRule="auto"/>
              <w:ind w:firstLine="0"/>
              <w:jc w:val="both"/>
              <w:rPr>
                <w:moveFrom w:id="737" w:author="Edu Fisica" w:date="2026-05-16T07:13:00Z"/>
                <w:sz w:val="20"/>
                <w:szCs w:val="20"/>
              </w:rPr>
            </w:pPr>
            <w:moveFrom w:id="738" w:author="Edu Fisica" w:date="2026-05-16T07:13:00Z">
              <w:r w:rsidRPr="00215115">
                <w:rPr>
                  <w:sz w:val="20"/>
                  <w:szCs w:val="20"/>
                </w:rPr>
                <w:t>-Convivencia al Carrizal</w:t>
              </w:r>
            </w:moveFrom>
          </w:p>
          <w:p w14:paraId="0E53C69F" w14:textId="77777777" w:rsidR="00B342E9" w:rsidRPr="00215115" w:rsidRDefault="00B342E9" w:rsidP="00DC5717">
            <w:pPr>
              <w:spacing w:line="240" w:lineRule="auto"/>
              <w:ind w:firstLine="0"/>
              <w:jc w:val="both"/>
              <w:rPr>
                <w:moveFrom w:id="739" w:author="Edu Fisica" w:date="2026-05-16T07:13:00Z"/>
                <w:sz w:val="20"/>
                <w:szCs w:val="20"/>
              </w:rPr>
            </w:pPr>
            <w:moveFrom w:id="740" w:author="Edu Fisica" w:date="2026-05-16T07:13:00Z">
              <w:r w:rsidRPr="00215115">
                <w:rPr>
                  <w:sz w:val="20"/>
                  <w:szCs w:val="20"/>
                </w:rPr>
                <w:t>-Cartas reflexivas</w:t>
              </w:r>
            </w:moveFrom>
          </w:p>
          <w:p w14:paraId="3EF77550" w14:textId="77777777" w:rsidR="00B342E9" w:rsidRPr="00215115" w:rsidRDefault="00B342E9" w:rsidP="00DC5717">
            <w:pPr>
              <w:spacing w:line="240" w:lineRule="auto"/>
              <w:ind w:firstLine="0"/>
              <w:jc w:val="both"/>
              <w:rPr>
                <w:moveFrom w:id="741" w:author="Edu Fisica" w:date="2026-05-16T07:13:00Z"/>
                <w:sz w:val="20"/>
                <w:szCs w:val="20"/>
              </w:rPr>
            </w:pPr>
            <w:moveFrom w:id="742" w:author="Edu Fisica" w:date="2026-05-16T07:13:00Z">
              <w:r w:rsidRPr="00215115">
                <w:rPr>
                  <w:sz w:val="20"/>
                  <w:szCs w:val="20"/>
                </w:rPr>
                <w:t>-Mural para la paz y la convivencia.</w:t>
              </w:r>
            </w:moveFrom>
          </w:p>
          <w:p w14:paraId="365C56B4" w14:textId="77777777" w:rsidR="00B342E9" w:rsidRPr="00215115" w:rsidRDefault="00B342E9" w:rsidP="00DC5717">
            <w:pPr>
              <w:spacing w:line="240" w:lineRule="auto"/>
              <w:ind w:firstLine="0"/>
              <w:jc w:val="both"/>
              <w:rPr>
                <w:moveFrom w:id="743" w:author="Edu Fisica" w:date="2026-05-16T07:13:00Z"/>
                <w:sz w:val="20"/>
                <w:szCs w:val="20"/>
              </w:rPr>
            </w:pPr>
          </w:p>
          <w:p w14:paraId="0F770CAA" w14:textId="77777777" w:rsidR="00B342E9" w:rsidRPr="00215115" w:rsidRDefault="00B342E9" w:rsidP="00DC5717">
            <w:pPr>
              <w:spacing w:line="240" w:lineRule="auto"/>
              <w:jc w:val="both"/>
              <w:rPr>
                <w:moveFrom w:id="744" w:author="Edu Fisica" w:date="2026-05-16T07:13:00Z"/>
                <w:sz w:val="20"/>
                <w:szCs w:val="20"/>
              </w:rPr>
            </w:pPr>
          </w:p>
        </w:tc>
        <w:tc>
          <w:tcPr>
            <w:tcW w:w="1417" w:type="dxa"/>
            <w:hideMark/>
          </w:tcPr>
          <w:p w14:paraId="652D7DFE" w14:textId="77777777" w:rsidR="00B342E9" w:rsidRPr="00215115" w:rsidRDefault="00B342E9" w:rsidP="00DC5717">
            <w:pPr>
              <w:spacing w:line="240" w:lineRule="auto"/>
              <w:ind w:hanging="37"/>
              <w:jc w:val="both"/>
              <w:rPr>
                <w:moveFrom w:id="745" w:author="Edu Fisica" w:date="2026-05-16T07:13:00Z"/>
                <w:sz w:val="20"/>
                <w:szCs w:val="20"/>
              </w:rPr>
            </w:pPr>
          </w:p>
          <w:p w14:paraId="1D4767DF" w14:textId="77777777" w:rsidR="00B342E9" w:rsidRPr="00215115" w:rsidRDefault="00B342E9" w:rsidP="00DC5717">
            <w:pPr>
              <w:spacing w:line="240" w:lineRule="auto"/>
              <w:ind w:hanging="37"/>
              <w:jc w:val="both"/>
              <w:rPr>
                <w:moveFrom w:id="746" w:author="Edu Fisica" w:date="2026-05-16T07:13:00Z"/>
                <w:sz w:val="20"/>
                <w:szCs w:val="20"/>
              </w:rPr>
            </w:pPr>
            <w:moveFrom w:id="747" w:author="Edu Fisica" w:date="2026-05-16T07:13:00Z">
              <w:r w:rsidRPr="00215115">
                <w:rPr>
                  <w:sz w:val="20"/>
                  <w:szCs w:val="20"/>
                </w:rPr>
                <w:t xml:space="preserve">Estudiantes del grado 6-1 </w:t>
              </w:r>
            </w:moveFrom>
          </w:p>
          <w:p w14:paraId="57688D62" w14:textId="77777777" w:rsidR="00B342E9" w:rsidRPr="00215115" w:rsidRDefault="00B342E9" w:rsidP="00DC5717">
            <w:pPr>
              <w:spacing w:line="240" w:lineRule="auto"/>
              <w:ind w:hanging="37"/>
              <w:jc w:val="both"/>
              <w:rPr>
                <w:moveFrom w:id="748" w:author="Edu Fisica" w:date="2026-05-16T07:13:00Z"/>
                <w:sz w:val="20"/>
                <w:szCs w:val="20"/>
              </w:rPr>
            </w:pPr>
          </w:p>
          <w:p w14:paraId="6104CB5B" w14:textId="77777777" w:rsidR="00B342E9" w:rsidRPr="00215115" w:rsidRDefault="00B342E9" w:rsidP="00DC5717">
            <w:pPr>
              <w:spacing w:line="240" w:lineRule="auto"/>
              <w:ind w:hanging="37"/>
              <w:jc w:val="both"/>
              <w:rPr>
                <w:moveFrom w:id="749" w:author="Edu Fisica" w:date="2026-05-16T07:13:00Z"/>
                <w:sz w:val="20"/>
                <w:szCs w:val="20"/>
              </w:rPr>
            </w:pPr>
            <w:moveFrom w:id="750" w:author="Edu Fisica" w:date="2026-05-16T07:13:00Z">
              <w:r w:rsidRPr="00215115">
                <w:rPr>
                  <w:sz w:val="20"/>
                  <w:szCs w:val="20"/>
                </w:rPr>
                <w:t>Padres de familia o acudientes</w:t>
              </w:r>
            </w:moveFrom>
          </w:p>
          <w:p w14:paraId="0FFA4B56" w14:textId="77777777" w:rsidR="00B342E9" w:rsidRPr="00215115" w:rsidRDefault="00B342E9" w:rsidP="00DC5717">
            <w:pPr>
              <w:spacing w:line="240" w:lineRule="auto"/>
              <w:jc w:val="both"/>
              <w:rPr>
                <w:moveFrom w:id="751" w:author="Edu Fisica" w:date="2026-05-16T07:13:00Z"/>
                <w:sz w:val="20"/>
                <w:szCs w:val="20"/>
              </w:rPr>
            </w:pPr>
          </w:p>
        </w:tc>
      </w:tr>
      <w:tr w:rsidR="00B342E9" w:rsidRPr="00215115" w14:paraId="637132BE" w14:textId="77777777" w:rsidTr="00DC5717">
        <w:tc>
          <w:tcPr>
            <w:tcW w:w="1651" w:type="dxa"/>
            <w:hideMark/>
          </w:tcPr>
          <w:p w14:paraId="0AC997F1" w14:textId="77777777" w:rsidR="00B342E9" w:rsidRPr="00215115" w:rsidRDefault="00B342E9" w:rsidP="00DC5717">
            <w:pPr>
              <w:spacing w:line="240" w:lineRule="auto"/>
              <w:ind w:firstLine="0"/>
              <w:jc w:val="both"/>
              <w:rPr>
                <w:moveFrom w:id="752" w:author="Edu Fisica" w:date="2026-05-16T07:13:00Z"/>
                <w:sz w:val="20"/>
                <w:szCs w:val="20"/>
              </w:rPr>
            </w:pPr>
            <w:moveFrom w:id="753" w:author="Edu Fisica" w:date="2026-05-16T07:13:00Z">
              <w:r w:rsidRPr="00215115">
                <w:rPr>
                  <w:sz w:val="20"/>
                  <w:szCs w:val="20"/>
                </w:rPr>
                <w:t xml:space="preserve">Evaluar la incidencia de las estrategias didácticas en las competencias sociales y en la percepción de convivencia entre los estudiantes del grado 6-1 </w:t>
              </w:r>
            </w:moveFrom>
          </w:p>
        </w:tc>
        <w:tc>
          <w:tcPr>
            <w:tcW w:w="1321" w:type="dxa"/>
            <w:hideMark/>
          </w:tcPr>
          <w:p w14:paraId="72D6A0DC" w14:textId="77777777" w:rsidR="00B342E9" w:rsidRPr="00215115" w:rsidRDefault="00B342E9" w:rsidP="00DC5717">
            <w:pPr>
              <w:spacing w:line="240" w:lineRule="auto"/>
              <w:ind w:hanging="39"/>
              <w:jc w:val="both"/>
              <w:rPr>
                <w:moveFrom w:id="754" w:author="Edu Fisica" w:date="2026-05-16T07:13:00Z"/>
                <w:sz w:val="20"/>
                <w:szCs w:val="20"/>
              </w:rPr>
            </w:pPr>
            <w:moveFrom w:id="755" w:author="Edu Fisica" w:date="2026-05-16T07:13:00Z">
              <w:r w:rsidRPr="00215115">
                <w:rPr>
                  <w:sz w:val="20"/>
                  <w:szCs w:val="20"/>
                </w:rPr>
                <w:t xml:space="preserve">Estrategias didácticas </w:t>
              </w:r>
            </w:moveFrom>
          </w:p>
          <w:p w14:paraId="2EE60D7C" w14:textId="77777777" w:rsidR="00B342E9" w:rsidRPr="00215115" w:rsidRDefault="00B342E9" w:rsidP="00DC5717">
            <w:pPr>
              <w:spacing w:line="240" w:lineRule="auto"/>
              <w:ind w:hanging="39"/>
              <w:jc w:val="both"/>
              <w:rPr>
                <w:moveFrom w:id="756" w:author="Edu Fisica" w:date="2026-05-16T07:13:00Z"/>
                <w:sz w:val="20"/>
                <w:szCs w:val="20"/>
              </w:rPr>
            </w:pPr>
          </w:p>
          <w:p w14:paraId="4AA027BC" w14:textId="77777777" w:rsidR="00B342E9" w:rsidRPr="00215115" w:rsidRDefault="00B342E9" w:rsidP="00DC5717">
            <w:pPr>
              <w:spacing w:line="240" w:lineRule="auto"/>
              <w:jc w:val="both"/>
              <w:rPr>
                <w:moveFrom w:id="757" w:author="Edu Fisica" w:date="2026-05-16T07:13:00Z"/>
                <w:sz w:val="20"/>
                <w:szCs w:val="20"/>
              </w:rPr>
            </w:pPr>
          </w:p>
          <w:p w14:paraId="7D214164" w14:textId="77777777" w:rsidR="00B342E9" w:rsidRPr="00215115" w:rsidRDefault="00B342E9" w:rsidP="00DC5717">
            <w:pPr>
              <w:spacing w:line="240" w:lineRule="auto"/>
              <w:jc w:val="both"/>
              <w:rPr>
                <w:moveFrom w:id="758" w:author="Edu Fisica" w:date="2026-05-16T07:13:00Z"/>
                <w:sz w:val="20"/>
                <w:szCs w:val="20"/>
              </w:rPr>
            </w:pPr>
          </w:p>
          <w:p w14:paraId="7FD6A152" w14:textId="77777777" w:rsidR="00B342E9" w:rsidRPr="00215115" w:rsidRDefault="00B342E9" w:rsidP="00DC5717">
            <w:pPr>
              <w:spacing w:line="240" w:lineRule="auto"/>
              <w:ind w:hanging="39"/>
              <w:jc w:val="both"/>
              <w:rPr>
                <w:moveFrom w:id="759" w:author="Edu Fisica" w:date="2026-05-16T07:13:00Z"/>
                <w:sz w:val="20"/>
                <w:szCs w:val="20"/>
              </w:rPr>
            </w:pPr>
            <w:moveFrom w:id="760" w:author="Edu Fisica" w:date="2026-05-16T07:13:00Z">
              <w:r w:rsidRPr="00215115">
                <w:rPr>
                  <w:sz w:val="20"/>
                  <w:szCs w:val="20"/>
                </w:rPr>
                <w:t>Educar para la paz</w:t>
              </w:r>
            </w:moveFrom>
          </w:p>
        </w:tc>
        <w:tc>
          <w:tcPr>
            <w:tcW w:w="1596" w:type="dxa"/>
            <w:hideMark/>
          </w:tcPr>
          <w:p w14:paraId="67F7BAB3" w14:textId="77777777" w:rsidR="00B342E9" w:rsidRPr="00215115" w:rsidRDefault="00B342E9" w:rsidP="00DC5717">
            <w:pPr>
              <w:spacing w:line="240" w:lineRule="auto"/>
              <w:ind w:hanging="37"/>
              <w:jc w:val="both"/>
              <w:rPr>
                <w:moveFrom w:id="761" w:author="Edu Fisica" w:date="2026-05-16T07:13:00Z"/>
                <w:sz w:val="20"/>
                <w:szCs w:val="20"/>
              </w:rPr>
            </w:pPr>
            <w:moveFrom w:id="762" w:author="Edu Fisica" w:date="2026-05-16T07:13:00Z">
              <w:r w:rsidRPr="00215115">
                <w:rPr>
                  <w:sz w:val="20"/>
                  <w:szCs w:val="20"/>
                </w:rPr>
                <w:t>Competencias sociales</w:t>
              </w:r>
            </w:moveFrom>
          </w:p>
          <w:p w14:paraId="25C2653B" w14:textId="77777777" w:rsidR="00B342E9" w:rsidRPr="00215115" w:rsidRDefault="00B342E9" w:rsidP="00DC5717">
            <w:pPr>
              <w:spacing w:line="240" w:lineRule="auto"/>
              <w:ind w:hanging="37"/>
              <w:jc w:val="both"/>
              <w:rPr>
                <w:moveFrom w:id="763" w:author="Edu Fisica" w:date="2026-05-16T07:13:00Z"/>
                <w:sz w:val="20"/>
                <w:szCs w:val="20"/>
              </w:rPr>
            </w:pPr>
            <w:moveFrom w:id="764" w:author="Edu Fisica" w:date="2026-05-16T07:13:00Z">
              <w:r w:rsidRPr="00215115">
                <w:rPr>
                  <w:sz w:val="20"/>
                  <w:szCs w:val="20"/>
                </w:rPr>
                <w:br/>
                <w:t>Percepción de convivencia</w:t>
              </w:r>
            </w:moveFrom>
          </w:p>
          <w:p w14:paraId="2DB25A1B" w14:textId="77777777" w:rsidR="00B342E9" w:rsidRPr="00215115" w:rsidRDefault="00B342E9" w:rsidP="00DC5717">
            <w:pPr>
              <w:spacing w:line="240" w:lineRule="auto"/>
              <w:jc w:val="both"/>
              <w:rPr>
                <w:moveFrom w:id="765" w:author="Edu Fisica" w:date="2026-05-16T07:13:00Z"/>
                <w:sz w:val="20"/>
                <w:szCs w:val="20"/>
              </w:rPr>
            </w:pPr>
            <w:moveFrom w:id="766" w:author="Edu Fisica" w:date="2026-05-16T07:13:00Z">
              <w:r w:rsidRPr="00215115">
                <w:rPr>
                  <w:sz w:val="20"/>
                  <w:szCs w:val="20"/>
                </w:rPr>
                <w:br/>
                <w:t>Impacto de metodologías activas</w:t>
              </w:r>
            </w:moveFrom>
          </w:p>
        </w:tc>
        <w:tc>
          <w:tcPr>
            <w:tcW w:w="1381" w:type="dxa"/>
            <w:hideMark/>
          </w:tcPr>
          <w:p w14:paraId="2E379733" w14:textId="77777777" w:rsidR="00B342E9" w:rsidRPr="00215115" w:rsidRDefault="00B342E9" w:rsidP="00DC5717">
            <w:pPr>
              <w:spacing w:line="240" w:lineRule="auto"/>
              <w:ind w:firstLine="0"/>
              <w:jc w:val="both"/>
              <w:rPr>
                <w:moveFrom w:id="767" w:author="Edu Fisica" w:date="2026-05-16T07:13:00Z"/>
                <w:sz w:val="20"/>
                <w:szCs w:val="20"/>
              </w:rPr>
            </w:pPr>
            <w:moveFrom w:id="768" w:author="Edu Fisica" w:date="2026-05-16T07:13:00Z">
              <w:r w:rsidRPr="00215115">
                <w:rPr>
                  <w:sz w:val="20"/>
                  <w:szCs w:val="20"/>
                </w:rPr>
                <w:t>Observación participante</w:t>
              </w:r>
            </w:moveFrom>
          </w:p>
          <w:p w14:paraId="25B04DC1" w14:textId="77777777" w:rsidR="00B342E9" w:rsidRPr="00215115" w:rsidRDefault="00B342E9" w:rsidP="00DC5717">
            <w:pPr>
              <w:spacing w:line="240" w:lineRule="auto"/>
              <w:jc w:val="both"/>
              <w:rPr>
                <w:moveFrom w:id="769" w:author="Edu Fisica" w:date="2026-05-16T07:13:00Z"/>
                <w:sz w:val="20"/>
                <w:szCs w:val="20"/>
              </w:rPr>
            </w:pPr>
          </w:p>
          <w:p w14:paraId="77A3B0DD" w14:textId="77777777" w:rsidR="00B342E9" w:rsidRPr="00215115" w:rsidRDefault="00B342E9" w:rsidP="00DC5717">
            <w:pPr>
              <w:spacing w:line="240" w:lineRule="auto"/>
              <w:jc w:val="both"/>
              <w:rPr>
                <w:moveFrom w:id="770" w:author="Edu Fisica" w:date="2026-05-16T07:13:00Z"/>
                <w:sz w:val="20"/>
                <w:szCs w:val="20"/>
              </w:rPr>
            </w:pPr>
            <w:moveFrom w:id="771" w:author="Edu Fisica" w:date="2026-05-16T07:13:00Z">
              <w:r w:rsidRPr="00215115">
                <w:rPr>
                  <w:sz w:val="20"/>
                  <w:szCs w:val="20"/>
                </w:rPr>
                <w:br/>
                <w:t>Entrevistas Semiestructuradas</w:t>
              </w:r>
            </w:moveFrom>
          </w:p>
          <w:p w14:paraId="5DC500A0" w14:textId="77777777" w:rsidR="00B342E9" w:rsidRPr="00215115" w:rsidRDefault="00B342E9" w:rsidP="00DC5717">
            <w:pPr>
              <w:spacing w:line="240" w:lineRule="auto"/>
              <w:jc w:val="both"/>
              <w:rPr>
                <w:moveFrom w:id="772" w:author="Edu Fisica" w:date="2026-05-16T07:13:00Z"/>
                <w:sz w:val="20"/>
                <w:szCs w:val="20"/>
              </w:rPr>
            </w:pPr>
          </w:p>
          <w:p w14:paraId="69B5DB28" w14:textId="77777777" w:rsidR="00B342E9" w:rsidRPr="00215115" w:rsidRDefault="00B342E9" w:rsidP="00DC5717">
            <w:pPr>
              <w:spacing w:line="240" w:lineRule="auto"/>
              <w:ind w:firstLine="0"/>
              <w:jc w:val="both"/>
              <w:rPr>
                <w:moveFrom w:id="773" w:author="Edu Fisica" w:date="2026-05-16T07:13:00Z"/>
                <w:sz w:val="20"/>
                <w:szCs w:val="20"/>
              </w:rPr>
            </w:pPr>
            <w:moveFrom w:id="774" w:author="Edu Fisica" w:date="2026-05-16T07:13:00Z">
              <w:r w:rsidRPr="00215115">
                <w:rPr>
                  <w:sz w:val="20"/>
                  <w:szCs w:val="20"/>
                </w:rPr>
                <w:t>Registros documentales</w:t>
              </w:r>
            </w:moveFrom>
          </w:p>
        </w:tc>
        <w:tc>
          <w:tcPr>
            <w:tcW w:w="1701" w:type="dxa"/>
            <w:hideMark/>
          </w:tcPr>
          <w:p w14:paraId="00A56FFE" w14:textId="77777777" w:rsidR="00B342E9" w:rsidRPr="00215115" w:rsidRDefault="00B342E9" w:rsidP="00DC5717">
            <w:pPr>
              <w:spacing w:line="240" w:lineRule="auto"/>
              <w:ind w:right="607" w:firstLine="0"/>
              <w:jc w:val="both"/>
              <w:rPr>
                <w:moveFrom w:id="775" w:author="Edu Fisica" w:date="2026-05-16T07:13:00Z"/>
                <w:sz w:val="20"/>
                <w:szCs w:val="20"/>
              </w:rPr>
            </w:pPr>
          </w:p>
          <w:p w14:paraId="65C60A4F" w14:textId="77777777" w:rsidR="00B342E9" w:rsidRPr="00215115" w:rsidRDefault="00B342E9" w:rsidP="00DC5717">
            <w:pPr>
              <w:spacing w:line="240" w:lineRule="auto"/>
              <w:ind w:right="607" w:firstLine="0"/>
              <w:jc w:val="both"/>
              <w:rPr>
                <w:moveFrom w:id="776" w:author="Edu Fisica" w:date="2026-05-16T07:13:00Z"/>
                <w:sz w:val="20"/>
                <w:szCs w:val="20"/>
              </w:rPr>
            </w:pPr>
            <w:moveFrom w:id="777" w:author="Edu Fisica" w:date="2026-05-16T07:13:00Z">
              <w:r w:rsidRPr="00215115">
                <w:rPr>
                  <w:sz w:val="20"/>
                  <w:szCs w:val="20"/>
                </w:rPr>
                <w:t>-Registro anecdótico</w:t>
              </w:r>
            </w:moveFrom>
          </w:p>
          <w:p w14:paraId="79866AE3" w14:textId="77777777" w:rsidR="00B342E9" w:rsidRPr="00215115" w:rsidRDefault="00B342E9" w:rsidP="00DC5717">
            <w:pPr>
              <w:spacing w:line="240" w:lineRule="auto"/>
              <w:ind w:right="465" w:firstLine="0"/>
              <w:jc w:val="both"/>
              <w:rPr>
                <w:moveFrom w:id="778" w:author="Edu Fisica" w:date="2026-05-16T07:13:00Z"/>
                <w:sz w:val="20"/>
                <w:szCs w:val="20"/>
              </w:rPr>
            </w:pPr>
            <w:moveFrom w:id="779" w:author="Edu Fisica" w:date="2026-05-16T07:13:00Z">
              <w:r w:rsidRPr="00215115">
                <w:rPr>
                  <w:sz w:val="20"/>
                  <w:szCs w:val="20"/>
                </w:rPr>
                <w:t>-Guía de entrevista</w:t>
              </w:r>
            </w:moveFrom>
          </w:p>
          <w:p w14:paraId="34BF8B3D" w14:textId="77777777" w:rsidR="00B342E9" w:rsidRPr="00215115" w:rsidRDefault="00B342E9" w:rsidP="00DC5717">
            <w:pPr>
              <w:spacing w:line="240" w:lineRule="auto"/>
              <w:ind w:right="323" w:firstLine="0"/>
              <w:jc w:val="both"/>
              <w:rPr>
                <w:moveFrom w:id="780" w:author="Edu Fisica" w:date="2026-05-16T07:13:00Z"/>
                <w:sz w:val="20"/>
                <w:szCs w:val="20"/>
              </w:rPr>
            </w:pPr>
            <w:moveFrom w:id="781" w:author="Edu Fisica" w:date="2026-05-16T07:13:00Z">
              <w:r w:rsidRPr="00215115">
                <w:rPr>
                  <w:sz w:val="20"/>
                  <w:szCs w:val="20"/>
                </w:rPr>
                <w:t>-Informe de convivencia de casos especiales</w:t>
              </w:r>
            </w:moveFrom>
          </w:p>
        </w:tc>
        <w:tc>
          <w:tcPr>
            <w:tcW w:w="1417" w:type="dxa"/>
            <w:hideMark/>
          </w:tcPr>
          <w:p w14:paraId="334D77E8" w14:textId="77777777" w:rsidR="00B342E9" w:rsidRPr="00215115" w:rsidRDefault="00B342E9" w:rsidP="00DC5717">
            <w:pPr>
              <w:spacing w:line="240" w:lineRule="auto"/>
              <w:ind w:firstLine="0"/>
              <w:jc w:val="both"/>
              <w:rPr>
                <w:moveFrom w:id="782" w:author="Edu Fisica" w:date="2026-05-16T07:13:00Z"/>
                <w:sz w:val="20"/>
                <w:szCs w:val="20"/>
              </w:rPr>
            </w:pPr>
          </w:p>
          <w:p w14:paraId="3DFDC377" w14:textId="77777777" w:rsidR="00B342E9" w:rsidRPr="00215115" w:rsidRDefault="00B342E9" w:rsidP="00DC5717">
            <w:pPr>
              <w:spacing w:line="240" w:lineRule="auto"/>
              <w:ind w:firstLine="0"/>
              <w:jc w:val="both"/>
              <w:rPr>
                <w:moveFrom w:id="783" w:author="Edu Fisica" w:date="2026-05-16T07:13:00Z"/>
                <w:sz w:val="20"/>
                <w:szCs w:val="20"/>
              </w:rPr>
            </w:pPr>
            <w:moveFrom w:id="784" w:author="Edu Fisica" w:date="2026-05-16T07:13:00Z">
              <w:r w:rsidRPr="00215115">
                <w:rPr>
                  <w:sz w:val="20"/>
                  <w:szCs w:val="20"/>
                </w:rPr>
                <w:t>Estudiantes de grado 6-1</w:t>
              </w:r>
            </w:moveFrom>
          </w:p>
          <w:p w14:paraId="4B40914F" w14:textId="77777777" w:rsidR="00B342E9" w:rsidRPr="00215115" w:rsidRDefault="00B342E9" w:rsidP="00DC5717">
            <w:pPr>
              <w:spacing w:line="240" w:lineRule="auto"/>
              <w:ind w:firstLine="0"/>
              <w:jc w:val="both"/>
              <w:rPr>
                <w:moveFrom w:id="785" w:author="Edu Fisica" w:date="2026-05-16T07:13:00Z"/>
                <w:sz w:val="20"/>
                <w:szCs w:val="20"/>
              </w:rPr>
            </w:pPr>
            <w:moveFrom w:id="786" w:author="Edu Fisica" w:date="2026-05-16T07:13:00Z">
              <w:r w:rsidRPr="00215115">
                <w:rPr>
                  <w:sz w:val="20"/>
                  <w:szCs w:val="20"/>
                </w:rPr>
                <w:br/>
                <w:t>Docentes</w:t>
              </w:r>
            </w:moveFrom>
          </w:p>
          <w:p w14:paraId="07135ED1" w14:textId="77777777" w:rsidR="00B342E9" w:rsidRPr="00215115" w:rsidRDefault="00B342E9" w:rsidP="00DC5717">
            <w:pPr>
              <w:spacing w:line="240" w:lineRule="auto"/>
              <w:ind w:firstLine="0"/>
              <w:jc w:val="both"/>
              <w:rPr>
                <w:moveFrom w:id="787" w:author="Edu Fisica" w:date="2026-05-16T07:13:00Z"/>
                <w:sz w:val="20"/>
                <w:szCs w:val="20"/>
              </w:rPr>
            </w:pPr>
          </w:p>
          <w:p w14:paraId="0D29269C" w14:textId="77777777" w:rsidR="00B342E9" w:rsidRPr="00215115" w:rsidRDefault="00B342E9" w:rsidP="00DC5717">
            <w:pPr>
              <w:spacing w:line="240" w:lineRule="auto"/>
              <w:ind w:hanging="37"/>
              <w:jc w:val="both"/>
              <w:rPr>
                <w:moveFrom w:id="788" w:author="Edu Fisica" w:date="2026-05-16T07:13:00Z"/>
                <w:sz w:val="20"/>
                <w:szCs w:val="20"/>
              </w:rPr>
            </w:pPr>
            <w:moveFrom w:id="789" w:author="Edu Fisica" w:date="2026-05-16T07:13:00Z">
              <w:r w:rsidRPr="00215115">
                <w:rPr>
                  <w:sz w:val="20"/>
                  <w:szCs w:val="20"/>
                </w:rPr>
                <w:t>Padres de familia o acudientes</w:t>
              </w:r>
            </w:moveFrom>
          </w:p>
          <w:p w14:paraId="7EBAE85D" w14:textId="77777777" w:rsidR="00B342E9" w:rsidRPr="00215115" w:rsidRDefault="00B342E9" w:rsidP="00DC5717">
            <w:pPr>
              <w:spacing w:line="240" w:lineRule="auto"/>
              <w:ind w:firstLine="0"/>
              <w:jc w:val="both"/>
              <w:rPr>
                <w:moveFrom w:id="790" w:author="Edu Fisica" w:date="2026-05-16T07:13:00Z"/>
                <w:sz w:val="20"/>
                <w:szCs w:val="20"/>
              </w:rPr>
            </w:pPr>
          </w:p>
        </w:tc>
      </w:tr>
    </w:tbl>
    <w:p w14:paraId="08B47FB7" w14:textId="77777777" w:rsidR="00B342E9" w:rsidRPr="00215115" w:rsidRDefault="00B342E9" w:rsidP="00B342E9">
      <w:pPr>
        <w:spacing w:line="360" w:lineRule="auto"/>
        <w:ind w:firstLine="426"/>
        <w:jc w:val="both"/>
        <w:rPr>
          <w:moveFrom w:id="791" w:author="Edu Fisica" w:date="2026-05-16T07:13:00Z"/>
          <w:sz w:val="20"/>
          <w:rPrChange w:id="792" w:author="Edu Fisica" w:date="2026-05-16T07:13:00Z">
            <w:rPr>
              <w:moveFrom w:id="793" w:author="Edu Fisica" w:date="2026-05-16T07:13:00Z"/>
            </w:rPr>
          </w:rPrChange>
        </w:rPr>
      </w:pPr>
      <w:moveFrom w:id="794" w:author="Edu Fisica" w:date="2026-05-16T07:13:00Z">
        <w:r w:rsidRPr="00215115">
          <w:rPr>
            <w:sz w:val="20"/>
            <w:rPrChange w:id="795" w:author="Edu Fisica" w:date="2026-05-16T07:13:00Z">
              <w:rPr>
                <w:i/>
              </w:rPr>
            </w:rPrChange>
          </w:rPr>
          <w:t>Nota.</w:t>
        </w:r>
        <w:r w:rsidRPr="00215115">
          <w:rPr>
            <w:sz w:val="20"/>
            <w:rPrChange w:id="796" w:author="Edu Fisica" w:date="2026-05-16T07:13:00Z">
              <w:rPr/>
            </w:rPrChange>
          </w:rPr>
          <w:t xml:space="preserve"> Esta tabla muestra los diferentes procesos que enmarcan las proposiciones y argumentos metodológicos de la investigación, nacientes a partir de los objetivos específicos. </w:t>
        </w:r>
      </w:moveFrom>
    </w:p>
    <w:p w14:paraId="4E0EA80F" w14:textId="1F080765" w:rsidR="00494386" w:rsidRPr="00FF4F12" w:rsidRDefault="008E1B00" w:rsidP="008E1B00">
      <w:pPr>
        <w:pStyle w:val="Ttulo1"/>
        <w:rPr>
          <w:rFonts w:cs="Times New Roman"/>
          <w:szCs w:val="24"/>
        </w:rPr>
      </w:pPr>
      <w:bookmarkStart w:id="797" w:name="_Toc227692863"/>
      <w:moveFromRangeEnd w:id="619"/>
      <w:r w:rsidRPr="00FF4F12">
        <w:rPr>
          <w:rFonts w:cs="Times New Roman"/>
          <w:szCs w:val="24"/>
        </w:rPr>
        <w:t>Justificación</w:t>
      </w:r>
      <w:bookmarkEnd w:id="611"/>
      <w:bookmarkEnd w:id="797"/>
    </w:p>
    <w:p w14:paraId="4BAEE1A2" w14:textId="77777777" w:rsidR="003B4AE4" w:rsidRPr="00FF4F12" w:rsidRDefault="003B4AE4" w:rsidP="003B4AE4">
      <w:pPr>
        <w:rPr>
          <w:rFonts w:cs="Times New Roman"/>
          <w:szCs w:val="24"/>
        </w:rPr>
      </w:pPr>
      <w:r w:rsidRPr="00FF4F12">
        <w:rPr>
          <w:rFonts w:cs="Times New Roman"/>
          <w:szCs w:val="24"/>
        </w:rPr>
        <w:t>La investigación en educación para la paz y la convivencia es fundamental en la Institución Educativa José Antonio Galán, debido a la creciente incidencia de conflictos, bullying y problemas de convivencia entre los estudiantes de grado sexto uno. La escuela es un reflejo de la sociedad, un espacio donde los jóvenes experimentan sus primeras interacciones sociales y desarrollan habilidades interpersonales. Promover estrategias que favorezcan la paz y el respeto contribuye a reducir la violencia y el acoso, creando un ambiente escolar más seguro y receptivo para todos, educando en la responsabilidad, la reparación y la reconciliación de sus acciones en los diferentes contextos donde coexisten.</w:t>
      </w:r>
    </w:p>
    <w:p w14:paraId="0F12EA6F" w14:textId="77777777" w:rsidR="003B4AE4" w:rsidRPr="00FF4F12" w:rsidRDefault="003B4AE4" w:rsidP="003B4AE4">
      <w:pPr>
        <w:rPr>
          <w:rFonts w:cs="Times New Roman"/>
          <w:szCs w:val="24"/>
        </w:rPr>
      </w:pPr>
      <w:r w:rsidRPr="00FF4F12">
        <w:rPr>
          <w:rFonts w:cs="Times New Roman"/>
          <w:szCs w:val="24"/>
        </w:rPr>
        <w:t>La composición de esta muestra conformada por estudiantes entre los 10 y los 13 años, provenientes tanto del casco urbano como de veredas como San Javier, Quitasol, San Andrés, Bolívar y Loma Alta permite visibilizar la riqueza y complejidad de las trayectorias escolares en territorios rurales y urbanos. Esta diversidad territorial y etaria, sumada a las particularidades de sus contextos familiares, algunos marcados por hogares disfuncionales y patrones culturales heredados, ofrece un campo fértil para la reflexión pedagógica y la construcción de estrategias que promuevan la inclusión, la empatía y la resolución pacífica de conflictos.</w:t>
      </w:r>
    </w:p>
    <w:p w14:paraId="63B84AFC" w14:textId="4919813A" w:rsidR="003B4AE4" w:rsidRPr="00FF4F12" w:rsidRDefault="003B4AE4" w:rsidP="003B4AE4">
      <w:pPr>
        <w:rPr>
          <w:rFonts w:cs="Times New Roman"/>
          <w:szCs w:val="24"/>
        </w:rPr>
      </w:pPr>
      <w:r w:rsidRPr="00FF4F12">
        <w:rPr>
          <w:rFonts w:cs="Times New Roman"/>
          <w:szCs w:val="24"/>
        </w:rPr>
        <w:t xml:space="preserve">El contexto de la Institución Educativa José Antonio Galán es significativo porque integra estudiantes de zonas rurales y urbanas del municipio de Iles, donde la convivencia pacífica y la resolución de conflictos son desafíos constantes. Educar para la paz y la convivencia no es solo una aspiración ética, sino una responsabilidad pedagógica que responde a los retos contemporáneos de la escuela como espacio de construcción ciudadana. </w:t>
      </w:r>
      <w:r w:rsidR="0017165B" w:rsidRPr="00FF4F12">
        <w:rPr>
          <w:rFonts w:cs="Times New Roman"/>
        </w:rPr>
        <w:t xml:space="preserve">La violencia simbólica, estructural y directa, como lo plantea </w:t>
      </w:r>
      <w:r w:rsidR="0017165B" w:rsidRPr="00FF4F12">
        <w:rPr>
          <w:rFonts w:cs="Times New Roman"/>
          <w:bCs/>
        </w:rPr>
        <w:t>Galtung (1969)</w:t>
      </w:r>
      <w:r w:rsidR="0017165B" w:rsidRPr="00FF4F12">
        <w:rPr>
          <w:rFonts w:cs="Times New Roman"/>
        </w:rPr>
        <w:t>, se manifiesta en dinámicas escolares que requieren ser transformadas desde la raíz educativa.</w:t>
      </w:r>
      <w:r w:rsidRPr="00FF4F12">
        <w:rPr>
          <w:rFonts w:cs="Times New Roman"/>
          <w:szCs w:val="24"/>
        </w:rPr>
        <w:t xml:space="preserve"> En este sentido, las estrategias didácticas se convierten en herramientas clave para generar procesos reflexivos, colaborativos y empáticos entre los estudiantes, beneficiando tanto su rendimiento académico como su bienestar emocional. A largo plazo, el proyecto busca cultivar una generación que valore la resolución pacífica de conflictos y que actúe como agente de cambio en sus comunidades.</w:t>
      </w:r>
    </w:p>
    <w:p w14:paraId="30219B43" w14:textId="77777777" w:rsidR="003B4AE4" w:rsidRPr="00FF4F12" w:rsidRDefault="003B4AE4" w:rsidP="003B4AE4">
      <w:pPr>
        <w:rPr>
          <w:rFonts w:cs="Times New Roman"/>
          <w:szCs w:val="24"/>
        </w:rPr>
      </w:pPr>
      <w:r w:rsidRPr="00FF4F12">
        <w:rPr>
          <w:rFonts w:cs="Times New Roman"/>
          <w:szCs w:val="24"/>
        </w:rPr>
        <w:t>Los principales beneficiarios de este proyecto son los estudiantes de grado sexto uno, quienes se encuentran en una etapa de transición cognitiva, social y emocional que los hace especialmente receptivos a procesos formativos que involucren pensamiento crítico, expresión emocional y trabajo en equipo. Este grupo inicia su recorrido por la educación secundaria, representando una oportunidad para sembrar valores de paz y convivencia que acompañen su desarrollo académico y personal. El impacto se extiende también a los docentes, quienes gestionarán las dinámicas de aula y promoverán un ambiente de paz; a las familias y a la comunidad en general, que se beneficiarán al contribuir a la formación de jóvenes responsables y respetuosos; y finalmente a la escuela misma, que se convierte en un espacio más armónico y colaborativo, reduciendo el estrés y mejorando la calidad de vida escolar.</w:t>
      </w:r>
    </w:p>
    <w:p w14:paraId="144E1A88" w14:textId="77777777" w:rsidR="003B4AE4" w:rsidRPr="00FF4F12" w:rsidRDefault="003B4AE4" w:rsidP="003B4AE4">
      <w:pPr>
        <w:rPr>
          <w:rFonts w:cs="Times New Roman"/>
          <w:szCs w:val="24"/>
        </w:rPr>
      </w:pPr>
      <w:r w:rsidRPr="00FF4F12">
        <w:rPr>
          <w:rFonts w:cs="Times New Roman"/>
          <w:szCs w:val="24"/>
        </w:rPr>
        <w:t xml:space="preserve">El proyecto se enmarca en la línea de pedagogía, pues pretende analizar y transformar las prácticas educativas con el fin de favorecer el desarrollo humano integral de los estudiantes, fundamentándose en teorías pedagógicas que vinculan la enseñanza con la formación ética, ciudadana y social. Esto permitirá diseñar e implementar estrategias didácticas que promuevan valores y competencias para la convivencia pacífica. A su vez, pertenece a la </w:t>
      </w:r>
      <w:proofErr w:type="spellStart"/>
      <w:r w:rsidRPr="00FF4F12">
        <w:rPr>
          <w:rFonts w:cs="Times New Roman"/>
          <w:szCs w:val="24"/>
        </w:rPr>
        <w:t>sublínea</w:t>
      </w:r>
      <w:proofErr w:type="spellEnd"/>
      <w:r w:rsidRPr="00FF4F12">
        <w:rPr>
          <w:rFonts w:cs="Times New Roman"/>
          <w:szCs w:val="24"/>
        </w:rPr>
        <w:t xml:space="preserve"> de pedagogía social, porque busca incidir directamente en el clima escolar y en la cultura institucional mediante la participación activa de los estudiantes, trascendiendo lo académico para convertirse en un medio de transformación social que responda a las necesidades reales del contexto rural y urbano del municipio de Iles, favoreciendo la cohesión y el respeto mutuo en pro de la educación para la paz y la convivencia.</w:t>
      </w:r>
    </w:p>
    <w:p w14:paraId="7AFC4C50" w14:textId="77777777" w:rsidR="00494386" w:rsidRPr="00FF4F12" w:rsidRDefault="00494386" w:rsidP="002330A4">
      <w:pPr>
        <w:shd w:val="clear" w:color="auto" w:fill="FFFFFF"/>
        <w:rPr>
          <w:rFonts w:eastAsia="Times New Roman" w:cs="Times New Roman"/>
          <w:szCs w:val="24"/>
        </w:rPr>
      </w:pPr>
    </w:p>
    <w:p w14:paraId="3C0893DF" w14:textId="77777777" w:rsidR="00494386" w:rsidRPr="00FF4F12" w:rsidRDefault="00494386" w:rsidP="002330A4">
      <w:pPr>
        <w:shd w:val="clear" w:color="auto" w:fill="FFFFFF"/>
        <w:rPr>
          <w:rFonts w:eastAsia="Times New Roman" w:cs="Times New Roman"/>
          <w:szCs w:val="24"/>
        </w:rPr>
      </w:pPr>
    </w:p>
    <w:p w14:paraId="301DA0C3" w14:textId="77777777" w:rsidR="00494386" w:rsidRPr="00FF4F12" w:rsidRDefault="00A74F1B" w:rsidP="002330A4">
      <w:pPr>
        <w:shd w:val="clear" w:color="auto" w:fill="FFFFFF"/>
        <w:rPr>
          <w:rFonts w:eastAsia="Times New Roman" w:cs="Times New Roman"/>
          <w:szCs w:val="24"/>
        </w:rPr>
      </w:pPr>
      <w:r w:rsidRPr="00FF4F12">
        <w:rPr>
          <w:rFonts w:cs="Times New Roman"/>
          <w:szCs w:val="24"/>
        </w:rPr>
        <w:br w:type="page"/>
      </w:r>
    </w:p>
    <w:p w14:paraId="7BAD2F01" w14:textId="0289F1A6" w:rsidR="00494386" w:rsidRPr="00FF4F12" w:rsidRDefault="008E1B00" w:rsidP="008E1B00">
      <w:pPr>
        <w:pStyle w:val="Ttulo1"/>
        <w:rPr>
          <w:rFonts w:cs="Times New Roman"/>
          <w:szCs w:val="24"/>
        </w:rPr>
      </w:pPr>
      <w:bookmarkStart w:id="798" w:name="_Toc229133528"/>
      <w:bookmarkStart w:id="799" w:name="_Toc227692864"/>
      <w:r w:rsidRPr="00FF4F12">
        <w:rPr>
          <w:rFonts w:cs="Times New Roman"/>
          <w:szCs w:val="24"/>
        </w:rPr>
        <w:t xml:space="preserve">Marco </w:t>
      </w:r>
      <w:r w:rsidR="00AB5A06" w:rsidRPr="00FF4F12">
        <w:rPr>
          <w:rFonts w:cs="Times New Roman"/>
          <w:szCs w:val="24"/>
        </w:rPr>
        <w:t>d</w:t>
      </w:r>
      <w:r w:rsidRPr="00FF4F12">
        <w:rPr>
          <w:rFonts w:cs="Times New Roman"/>
          <w:szCs w:val="24"/>
        </w:rPr>
        <w:t xml:space="preserve">e </w:t>
      </w:r>
      <w:r w:rsidR="00B741FE" w:rsidRPr="00FF4F12">
        <w:rPr>
          <w:rFonts w:cs="Times New Roman"/>
          <w:szCs w:val="24"/>
        </w:rPr>
        <w:t>R</w:t>
      </w:r>
      <w:r w:rsidRPr="00FF4F12">
        <w:rPr>
          <w:rFonts w:cs="Times New Roman"/>
          <w:szCs w:val="24"/>
        </w:rPr>
        <w:t>eferencia</w:t>
      </w:r>
      <w:bookmarkEnd w:id="798"/>
      <w:bookmarkEnd w:id="799"/>
    </w:p>
    <w:p w14:paraId="699388EC" w14:textId="32794C54" w:rsidR="00494386" w:rsidRPr="00FF4F12" w:rsidRDefault="00F64933" w:rsidP="008E1B00">
      <w:pPr>
        <w:pStyle w:val="Ttulo2"/>
        <w:rPr>
          <w:rFonts w:cs="Times New Roman"/>
          <w:szCs w:val="24"/>
        </w:rPr>
      </w:pPr>
      <w:bookmarkStart w:id="800" w:name="_Toc229133529"/>
      <w:bookmarkStart w:id="801" w:name="_Toc227692865"/>
      <w:r w:rsidRPr="00FF4F12">
        <w:rPr>
          <w:rFonts w:cs="Times New Roman"/>
          <w:szCs w:val="24"/>
        </w:rPr>
        <w:t>M</w:t>
      </w:r>
      <w:r w:rsidR="008E1B00" w:rsidRPr="00FF4F12">
        <w:rPr>
          <w:rFonts w:cs="Times New Roman"/>
          <w:szCs w:val="24"/>
        </w:rPr>
        <w:t xml:space="preserve">arco </w:t>
      </w:r>
      <w:r w:rsidR="00AB5A06" w:rsidRPr="00FF4F12">
        <w:rPr>
          <w:rFonts w:cs="Times New Roman"/>
          <w:szCs w:val="24"/>
        </w:rPr>
        <w:t>d</w:t>
      </w:r>
      <w:r w:rsidR="008E1B00" w:rsidRPr="00FF4F12">
        <w:rPr>
          <w:rFonts w:cs="Times New Roman"/>
          <w:szCs w:val="24"/>
        </w:rPr>
        <w:t xml:space="preserve">e </w:t>
      </w:r>
      <w:r w:rsidR="00B741FE" w:rsidRPr="00FF4F12">
        <w:rPr>
          <w:rFonts w:cs="Times New Roman"/>
          <w:szCs w:val="24"/>
        </w:rPr>
        <w:t>A</w:t>
      </w:r>
      <w:r w:rsidR="008E1B00" w:rsidRPr="00FF4F12">
        <w:rPr>
          <w:rFonts w:cs="Times New Roman"/>
          <w:szCs w:val="24"/>
        </w:rPr>
        <w:t>ntecedentes</w:t>
      </w:r>
      <w:bookmarkEnd w:id="800"/>
      <w:bookmarkEnd w:id="801"/>
    </w:p>
    <w:p w14:paraId="3F300E32" w14:textId="678DD8B4" w:rsidR="008E7EEB" w:rsidRPr="00FF4F12" w:rsidRDefault="008E7EEB" w:rsidP="008E7EEB">
      <w:pPr>
        <w:rPr>
          <w:rFonts w:cs="Times New Roman"/>
          <w:szCs w:val="24"/>
        </w:rPr>
      </w:pPr>
      <w:r w:rsidRPr="00FF4F12">
        <w:rPr>
          <w:rFonts w:cs="Times New Roman"/>
          <w:szCs w:val="24"/>
        </w:rPr>
        <w:t>En el marco de este proyecto, resulta fundamental revisar los antecedentes que han abordado la educación para la paz y la convivencia escolar, especialmente en diferentes contextos. Diversos estudios han trabajado la pedagogía,</w:t>
      </w:r>
      <w:r w:rsidR="005F773C" w:rsidRPr="00FF4F12">
        <w:rPr>
          <w:rFonts w:cs="Times New Roman"/>
          <w:szCs w:val="24"/>
        </w:rPr>
        <w:t xml:space="preserve"> </w:t>
      </w:r>
      <w:r w:rsidRPr="00FF4F12">
        <w:rPr>
          <w:rFonts w:cs="Times New Roman"/>
          <w:szCs w:val="24"/>
        </w:rPr>
        <w:t xml:space="preserve">la educación emocional, la mediación escolar y el uso de estrategias didácticas como herramientas para fortalecer la interacción entre estudiantes. Esta revisión permite reconocer los aportes y vacíos existentes, así como los enfoques predominantes que han orientado la formación ética y ciudadana en </w:t>
      </w:r>
      <w:r w:rsidR="005F773C" w:rsidRPr="00FF4F12">
        <w:rPr>
          <w:rFonts w:cs="Times New Roman"/>
          <w:szCs w:val="24"/>
        </w:rPr>
        <w:t>diferentes escenarios educativos</w:t>
      </w:r>
      <w:r w:rsidRPr="00FF4F12">
        <w:rPr>
          <w:rFonts w:cs="Times New Roman"/>
          <w:szCs w:val="24"/>
        </w:rPr>
        <w:t>.</w:t>
      </w:r>
    </w:p>
    <w:p w14:paraId="5BF8AEEF" w14:textId="24D2972B" w:rsidR="00494386" w:rsidRPr="00FF4F12" w:rsidRDefault="005F773C" w:rsidP="008E7EEB">
      <w:pPr>
        <w:rPr>
          <w:rFonts w:cs="Times New Roman"/>
          <w:szCs w:val="24"/>
        </w:rPr>
      </w:pPr>
      <w:r w:rsidRPr="00FF4F12">
        <w:rPr>
          <w:rFonts w:cs="Times New Roman"/>
        </w:rPr>
        <w:t>En este sentido, los antecedentes permiten ubicar la investigación dentro del campo de las ciencias sociales y la educación física, ofreciendo un marco que conecta las experiencias previas con la propuesta actual. Más que reiterar lo ya estudiado, esta revisión aporta criterios para comprender cómo las estrategias didácticas orientadas a la paz y la convivencia pueden responder a las necesidades específicas de los estudiantes. Así, se justifica la pertinencia de una propuesta situada y transformadora, que busca fortalecer la convivencia escolar desde un enfoque práctico e innovador</w:t>
      </w:r>
      <w:r w:rsidR="00277C0D" w:rsidRPr="00FF4F12">
        <w:rPr>
          <w:rFonts w:cs="Times New Roman"/>
          <w:szCs w:val="24"/>
        </w:rPr>
        <w:t xml:space="preserve">, </w:t>
      </w:r>
      <w:r w:rsidRPr="00FF4F12">
        <w:rPr>
          <w:rFonts w:cs="Times New Roman"/>
          <w:szCs w:val="24"/>
        </w:rPr>
        <w:t xml:space="preserve">como ocurre </w:t>
      </w:r>
      <w:r w:rsidR="00277C0D" w:rsidRPr="00FF4F12">
        <w:rPr>
          <w:rFonts w:cs="Times New Roman"/>
          <w:szCs w:val="24"/>
        </w:rPr>
        <w:t>en el ámbito internacional</w:t>
      </w:r>
      <w:r w:rsidR="00A74F1B" w:rsidRPr="00FF4F12">
        <w:rPr>
          <w:rFonts w:cs="Times New Roman"/>
          <w:szCs w:val="24"/>
        </w:rPr>
        <w:t>, nacional y regional</w:t>
      </w:r>
      <w:r w:rsidRPr="00FF4F12">
        <w:rPr>
          <w:rFonts w:cs="Times New Roman"/>
          <w:szCs w:val="24"/>
        </w:rPr>
        <w:t>, que se abordaran a continuación.</w:t>
      </w:r>
    </w:p>
    <w:p w14:paraId="4577A563" w14:textId="5988875A" w:rsidR="008E1B00" w:rsidRPr="00FF4F12" w:rsidRDefault="00A74F1B" w:rsidP="008E1B00">
      <w:pPr>
        <w:pStyle w:val="Ttulo3"/>
        <w:rPr>
          <w:rFonts w:cs="Times New Roman"/>
          <w:szCs w:val="24"/>
        </w:rPr>
      </w:pPr>
      <w:bookmarkStart w:id="802" w:name="_Toc229133530"/>
      <w:bookmarkStart w:id="803" w:name="_Toc227692866"/>
      <w:r w:rsidRPr="00FF4F12">
        <w:rPr>
          <w:rFonts w:cs="Times New Roman"/>
          <w:szCs w:val="24"/>
        </w:rPr>
        <w:t>Internacional</w:t>
      </w:r>
      <w:bookmarkEnd w:id="802"/>
      <w:bookmarkEnd w:id="803"/>
    </w:p>
    <w:p w14:paraId="6896CFEB" w14:textId="0D066D49" w:rsidR="00454903" w:rsidRPr="00FF4F12" w:rsidRDefault="00394EA0" w:rsidP="00454903">
      <w:pPr>
        <w:rPr>
          <w:rFonts w:cs="Times New Roman"/>
          <w:lang w:val="es-CO"/>
        </w:rPr>
      </w:pPr>
      <w:r w:rsidRPr="00FF4F12">
        <w:rPr>
          <w:rFonts w:cs="Times New Roman"/>
        </w:rPr>
        <w:t>En un primer proceso se destaca la investigación realizada por</w:t>
      </w:r>
      <w:r w:rsidR="00D17C3B" w:rsidRPr="00FF4F12">
        <w:rPr>
          <w:rFonts w:cs="Times New Roman"/>
        </w:rPr>
        <w:t xml:space="preserve"> </w:t>
      </w:r>
      <w:r w:rsidR="00C34796" w:rsidRPr="00FF4F12">
        <w:rPr>
          <w:rFonts w:cs="Times New Roman"/>
        </w:rPr>
        <w:t xml:space="preserve">Mesa (2021), </w:t>
      </w:r>
      <w:r w:rsidRPr="00FF4F12">
        <w:rPr>
          <w:rFonts w:cs="Times New Roman"/>
        </w:rPr>
        <w:t xml:space="preserve">proceso vinculado a la Universidad de Granada España </w:t>
      </w:r>
      <w:r w:rsidR="00C34796" w:rsidRPr="00FF4F12">
        <w:rPr>
          <w:rFonts w:cs="Times New Roman"/>
        </w:rPr>
        <w:t xml:space="preserve">en </w:t>
      </w:r>
      <w:r w:rsidRPr="00FF4F12">
        <w:rPr>
          <w:rFonts w:cs="Times New Roman"/>
        </w:rPr>
        <w:t xml:space="preserve">investigación titulada </w:t>
      </w:r>
      <w:r w:rsidR="00C34796" w:rsidRPr="00FF4F12">
        <w:rPr>
          <w:rFonts w:cs="Times New Roman"/>
        </w:rPr>
        <w:t>“</w:t>
      </w:r>
      <w:r w:rsidR="00C34796" w:rsidRPr="00FF4F12">
        <w:rPr>
          <w:rStyle w:val="nfasis"/>
          <w:rFonts w:cs="Times New Roman"/>
          <w:i w:val="0"/>
        </w:rPr>
        <w:t>Aportes étnico-culturales y educativos de docentes de la Universidad de Nariño para construir la paz en el posconflicto”</w:t>
      </w:r>
      <w:r w:rsidR="00C34796" w:rsidRPr="00FF4F12">
        <w:rPr>
          <w:rFonts w:cs="Times New Roman"/>
        </w:rPr>
        <w:t>,</w:t>
      </w:r>
      <w:r w:rsidRPr="00FF4F12">
        <w:rPr>
          <w:rFonts w:cs="Times New Roman"/>
        </w:rPr>
        <w:t xml:space="preserve"> en su tesis doctoral</w:t>
      </w:r>
      <w:r w:rsidR="00454903" w:rsidRPr="00FF4F12">
        <w:rPr>
          <w:rFonts w:cs="Times New Roman"/>
        </w:rPr>
        <w:t xml:space="preserve"> concluyo</w:t>
      </w:r>
      <w:r w:rsidR="00D17C3B" w:rsidRPr="00FF4F12">
        <w:rPr>
          <w:rFonts w:cs="Times New Roman"/>
          <w:lang w:val="es-CO"/>
        </w:rPr>
        <w:t>: “La práctica educativa es un conjunto de acciones, criterios e intenciones en el contexto institucional que influye en los procesos de enseñanza-aprendizaje y en la formación de los estudiantes</w:t>
      </w:r>
      <w:r w:rsidR="00454903" w:rsidRPr="00FF4F12">
        <w:rPr>
          <w:rFonts w:cs="Times New Roman"/>
          <w:lang w:val="es-CO"/>
        </w:rPr>
        <w:t>” (p.285)</w:t>
      </w:r>
      <w:r w:rsidR="003804AA" w:rsidRPr="00FF4F12">
        <w:rPr>
          <w:rFonts w:cs="Times New Roman"/>
          <w:lang w:val="es-CO"/>
        </w:rPr>
        <w:t>. En este sentido l</w:t>
      </w:r>
      <w:r w:rsidR="00454903" w:rsidRPr="00FF4F12">
        <w:rPr>
          <w:rFonts w:cs="Times New Roman"/>
          <w:lang w:val="es-CO"/>
        </w:rPr>
        <w:t>a práctica educativa, entendida como un conjunto de acciones, criterios e intenciones, trasciende el simple acto de enseñar contenidos. En el contexto institucional, se convierte en el espacio donde se articulan las decisiones pedagógicas, las formas de relación y las dinámicas organizativas que moldean la experiencia escolar. Desde las ciencias sociales y la educación física, esta práctica no solo influye en los procesos de enseñanza-aprendizaje, sino que también configura la formación integral de los estudiantes, al promover valores de convivencia, cooperación y respeto.</w:t>
      </w:r>
    </w:p>
    <w:p w14:paraId="744FBDB3" w14:textId="0E404791" w:rsidR="00D17C3B" w:rsidRPr="00FF4F12" w:rsidRDefault="00454903" w:rsidP="00454903">
      <w:pPr>
        <w:rPr>
          <w:rFonts w:cs="Times New Roman"/>
          <w:lang w:val="es-CO"/>
        </w:rPr>
      </w:pPr>
      <w:r w:rsidRPr="00FF4F12">
        <w:rPr>
          <w:rFonts w:cs="Times New Roman"/>
          <w:lang w:val="es-CO"/>
        </w:rPr>
        <w:t xml:space="preserve">En </w:t>
      </w:r>
      <w:r w:rsidR="003804AA" w:rsidRPr="00FF4F12">
        <w:rPr>
          <w:rFonts w:cs="Times New Roman"/>
          <w:lang w:val="es-CO"/>
        </w:rPr>
        <w:t>consecuencia</w:t>
      </w:r>
      <w:r w:rsidRPr="00FF4F12">
        <w:rPr>
          <w:rFonts w:cs="Times New Roman"/>
          <w:lang w:val="es-CO"/>
        </w:rPr>
        <w:t>, reflexionar sobre la práctica educativa implica reconocer que cada acción docente tiene un impacto en la construcción de paz y en la manera como los estudiantes aprenden a vivir juntos. Las estrategias didácticas, especialmente aquellas basadas en el juego, la participación y el trabajo colaborativo, se convierten en mediaciones que fortalecen la convivencia escolar y aportan a la formación ética y ciudadana.</w:t>
      </w:r>
      <w:r w:rsidR="00D17C3B" w:rsidRPr="00FF4F12">
        <w:rPr>
          <w:rFonts w:cs="Times New Roman"/>
          <w:lang w:val="es-CO"/>
        </w:rPr>
        <w:t xml:space="preserve"> Este aporte evidencia que la educación para la paz y la convivencia no puede limitarse al aula, sino que debe articularse con la gestión institucional. En la investigación, esto implica que las estrategias pedagógicas en grado sexto de la IE José Antonio Galán deben considerar tanto las dinámicas escolares como la cultura organizacional para lograr un impacto integral.</w:t>
      </w:r>
    </w:p>
    <w:p w14:paraId="73E1E652" w14:textId="0F81B66A" w:rsidR="00D17C3B" w:rsidRPr="00FF4F12" w:rsidRDefault="00D17C3B" w:rsidP="00D17C3B">
      <w:pPr>
        <w:rPr>
          <w:rFonts w:cs="Times New Roman"/>
          <w:lang w:val="es-CO"/>
        </w:rPr>
      </w:pPr>
      <w:r w:rsidRPr="00FF4F12">
        <w:rPr>
          <w:rFonts w:cs="Times New Roman"/>
          <w:lang w:val="es-CO"/>
        </w:rPr>
        <w:t>Sobre la pedagogía</w:t>
      </w:r>
      <w:r w:rsidR="0051066D" w:rsidRPr="00FF4F12">
        <w:rPr>
          <w:rFonts w:cs="Times New Roman"/>
          <w:lang w:val="es-CO"/>
        </w:rPr>
        <w:t xml:space="preserve">, </w:t>
      </w:r>
      <w:r w:rsidR="0051066D" w:rsidRPr="00FF4F12">
        <w:rPr>
          <w:rFonts w:cs="Times New Roman"/>
        </w:rPr>
        <w:t xml:space="preserve">Mesa (2021) </w:t>
      </w:r>
      <w:r w:rsidR="0051066D" w:rsidRPr="00FF4F12">
        <w:rPr>
          <w:rFonts w:cs="Times New Roman"/>
          <w:lang w:val="es-CO"/>
        </w:rPr>
        <w:t>sostiene</w:t>
      </w:r>
      <w:r w:rsidRPr="00FF4F12">
        <w:rPr>
          <w:rFonts w:cs="Times New Roman"/>
          <w:lang w:val="es-CO"/>
        </w:rPr>
        <w:t>: “La pedagogía estudia la compleja red de relaciones entre los presupuestos teóricos alcanzables, las metodologías posibles, los recursos materiales, económicos y humanos necesarios para garantizar la calidad educativa.”</w:t>
      </w:r>
      <w:r w:rsidR="006F0597" w:rsidRPr="00FF4F12">
        <w:rPr>
          <w:rFonts w:cs="Times New Roman"/>
          <w:lang w:val="es-CO"/>
        </w:rPr>
        <w:t xml:space="preserve"> </w:t>
      </w:r>
      <w:r w:rsidR="0051066D" w:rsidRPr="00FF4F12">
        <w:rPr>
          <w:rFonts w:cs="Times New Roman"/>
          <w:lang w:val="es-CO"/>
        </w:rPr>
        <w:t>(p.285)</w:t>
      </w:r>
    </w:p>
    <w:p w14:paraId="3C4DBE5E" w14:textId="35DB53F9" w:rsidR="00D17C3B" w:rsidRPr="00FF4F12" w:rsidRDefault="00D17C3B" w:rsidP="00D17C3B">
      <w:pPr>
        <w:rPr>
          <w:rFonts w:cs="Times New Roman"/>
          <w:lang w:val="es-CO"/>
        </w:rPr>
      </w:pPr>
      <w:r w:rsidRPr="00FF4F12">
        <w:rPr>
          <w:rFonts w:cs="Times New Roman"/>
          <w:lang w:val="es-CO"/>
        </w:rPr>
        <w:t>Este planteamiento subraya que la pedagogía es un proceso integral que articula teoría, metodología y recursos. En el marco de la investigación, esto significa que las estrategias pedagógicas para educar en paz deben diseñarse con base en fundamentos teóricos sólidos, metodologías participativas y recursos adecuados que favorezcan la formación integral de los estudiantes.</w:t>
      </w:r>
    </w:p>
    <w:p w14:paraId="0A47F55A" w14:textId="77777777" w:rsidR="00D968A3" w:rsidRPr="00FF4F12" w:rsidRDefault="00D17C3B" w:rsidP="00D17C3B">
      <w:pPr>
        <w:rPr>
          <w:rFonts w:cs="Times New Roman"/>
          <w:lang w:val="es-CO"/>
        </w:rPr>
      </w:pPr>
      <w:r w:rsidRPr="00FF4F12">
        <w:rPr>
          <w:rFonts w:cs="Times New Roman"/>
          <w:lang w:val="es-CO"/>
        </w:rPr>
        <w:t>Sobre la cultura de paz</w:t>
      </w:r>
      <w:r w:rsidR="00D968A3" w:rsidRPr="00FF4F12">
        <w:rPr>
          <w:rFonts w:cs="Times New Roman"/>
          <w:lang w:val="es-CO"/>
        </w:rPr>
        <w:t xml:space="preserve"> manifiesta:</w:t>
      </w:r>
    </w:p>
    <w:p w14:paraId="24F56F26" w14:textId="05D72687" w:rsidR="00D17C3B" w:rsidRPr="00FF4F12" w:rsidRDefault="00D17C3B" w:rsidP="00D968A3">
      <w:pPr>
        <w:ind w:left="720" w:firstLine="0"/>
        <w:rPr>
          <w:rFonts w:cs="Times New Roman"/>
          <w:lang w:val="es-CO"/>
        </w:rPr>
      </w:pPr>
      <w:r w:rsidRPr="00FF4F12">
        <w:rPr>
          <w:rFonts w:cs="Times New Roman"/>
          <w:lang w:val="es-CO"/>
        </w:rPr>
        <w:t>“La cultura de paz es un conjunto de actitudes, comportamientos y conductas aprendidas en procesos educativos familiares, escolares y sociales, fundamentados en un sistema de valores cívicos, éticos, morales y sociales que rechazan la violencia física, cultural y estructural, y previenen los conflictos a través del diálogo y la negociación civilizada.”</w:t>
      </w:r>
      <w:r w:rsidR="00D968A3" w:rsidRPr="00FF4F12">
        <w:rPr>
          <w:rFonts w:cs="Times New Roman"/>
          <w:lang w:val="es-CO"/>
        </w:rPr>
        <w:t xml:space="preserve"> </w:t>
      </w:r>
      <w:r w:rsidR="0051066D" w:rsidRPr="00FF4F12">
        <w:rPr>
          <w:rFonts w:cs="Times New Roman"/>
          <w:lang w:val="es-CO"/>
        </w:rPr>
        <w:t>(p.286)</w:t>
      </w:r>
    </w:p>
    <w:p w14:paraId="68D20FF5" w14:textId="330F57EE" w:rsidR="00D17C3B" w:rsidRPr="00FF4F12" w:rsidRDefault="00D17C3B" w:rsidP="00D17C3B">
      <w:pPr>
        <w:rPr>
          <w:rFonts w:cs="Times New Roman"/>
          <w:lang w:val="es-CO"/>
        </w:rPr>
      </w:pPr>
      <w:r w:rsidRPr="00FF4F12">
        <w:rPr>
          <w:rFonts w:cs="Times New Roman"/>
          <w:lang w:val="es-CO"/>
        </w:rPr>
        <w:t>Esta conclusión es clave para el proyecto, pues educar para la paz en grado sexto implica fomentar valores y actitudes que permitan rechazar la violencia y resolver los conflictos mediante el diálogo, la mediación y la negociación. Así, el aula se convierte en un espacio de formación integral para la convivencia democrática y pacífica.</w:t>
      </w:r>
    </w:p>
    <w:p w14:paraId="3EF7E1B4" w14:textId="7B71DE7E" w:rsidR="00FA61EE" w:rsidRPr="00FF4F12" w:rsidRDefault="003804AA" w:rsidP="00FA61EE">
      <w:pPr>
        <w:rPr>
          <w:rFonts w:cs="Times New Roman"/>
          <w:szCs w:val="24"/>
        </w:rPr>
      </w:pPr>
      <w:r w:rsidRPr="00FF4F12">
        <w:rPr>
          <w:rFonts w:cs="Times New Roman"/>
          <w:szCs w:val="24"/>
          <w:lang w:val="es-CO"/>
        </w:rPr>
        <w:t>Un segundo proceso investigativo</w:t>
      </w:r>
      <w:r w:rsidR="00A74F1B" w:rsidRPr="00FF4F12">
        <w:rPr>
          <w:rFonts w:cs="Times New Roman"/>
          <w:szCs w:val="24"/>
        </w:rPr>
        <w:t xml:space="preserve"> a nivel internacional </w:t>
      </w:r>
      <w:r w:rsidR="006C0AD1" w:rsidRPr="00FF4F12">
        <w:rPr>
          <w:rFonts w:cs="Times New Roman"/>
          <w:szCs w:val="24"/>
        </w:rPr>
        <w:t xml:space="preserve">importante </w:t>
      </w:r>
      <w:r w:rsidR="00A74F1B" w:rsidRPr="00FF4F12">
        <w:rPr>
          <w:rFonts w:cs="Times New Roman"/>
          <w:szCs w:val="24"/>
        </w:rPr>
        <w:t>es</w:t>
      </w:r>
      <w:r w:rsidR="006C0AD1" w:rsidRPr="00FF4F12">
        <w:rPr>
          <w:rFonts w:cs="Times New Roman"/>
          <w:szCs w:val="24"/>
        </w:rPr>
        <w:t xml:space="preserve"> el de</w:t>
      </w:r>
      <w:r w:rsidR="00A74F1B" w:rsidRPr="00FF4F12">
        <w:rPr>
          <w:rFonts w:cs="Times New Roman"/>
          <w:szCs w:val="24"/>
        </w:rPr>
        <w:t xml:space="preserve">, </w:t>
      </w:r>
      <w:r w:rsidR="00FA61EE" w:rsidRPr="00FF4F12">
        <w:rPr>
          <w:rFonts w:cs="Times New Roman"/>
          <w:szCs w:val="24"/>
        </w:rPr>
        <w:t>Vargas (2022)</w:t>
      </w:r>
      <w:r w:rsidR="00FA61EE" w:rsidRPr="00FF4F12">
        <w:rPr>
          <w:rFonts w:cs="Times New Roman"/>
        </w:rPr>
        <w:t xml:space="preserve">, proceso vinculado a la universidad de Granada España, </w:t>
      </w:r>
      <w:r w:rsidR="00FA61EE" w:rsidRPr="00FF4F12">
        <w:rPr>
          <w:rFonts w:cs="Times New Roman"/>
          <w:szCs w:val="24"/>
        </w:rPr>
        <w:t>en su tesis doctoral</w:t>
      </w:r>
      <w:r w:rsidR="00FA61EE" w:rsidRPr="00FF4F12">
        <w:rPr>
          <w:rFonts w:cs="Times New Roman"/>
        </w:rPr>
        <w:t xml:space="preserve"> “</w:t>
      </w:r>
      <w:r w:rsidR="00FA61EE" w:rsidRPr="00FF4F12">
        <w:rPr>
          <w:rFonts w:cs="Times New Roman"/>
          <w:szCs w:val="24"/>
        </w:rPr>
        <w:t>Cuidados, Género y Cultura de Paz. Presupuestos Teóricos y Percepciones en el Sistema Educativo Andaluz”, Este estudio tuvo como propósito comprender, analizar y articular la atención educativa ofrecida en el sistema escolar andaluz, destacando su relevancia en cualquier ámbito educativo y en las relaciones intra e interpersonales. La investigación subraya la urgencia de difundir prácticas de cuidado tanto en espacios privados como públicos, y en cualquier disciplina o servicio educativo.</w:t>
      </w:r>
    </w:p>
    <w:p w14:paraId="469A8909" w14:textId="77777777" w:rsidR="00FA61EE" w:rsidRPr="00FF4F12" w:rsidRDefault="00FA61EE" w:rsidP="00FA61EE">
      <w:pPr>
        <w:rPr>
          <w:rFonts w:cs="Times New Roman"/>
          <w:szCs w:val="24"/>
        </w:rPr>
      </w:pPr>
      <w:r w:rsidRPr="00FF4F12">
        <w:rPr>
          <w:rFonts w:cs="Times New Roman"/>
          <w:szCs w:val="24"/>
        </w:rPr>
        <w:t>El trabajo se fundamenta en marcos teóricos como los Estudios de la Mujer y de Género, la Investigación para la Paz y la Ética del Cuidado, que permitieron profundizar en la comprensión del objeto de estudio y discutir hallazgos, conclusiones y limitaciones. La metodología adoptada fue cualitativa, interpretativa y etnográfica, desarrollada en cuatro instituciones de educación secundaria con diversidad socioeconómica y cultural. Se emplearon técnicas como observaciones, entrevistas, diarios y grupos focales para explorar cómo la comunidad educativa concibe y practica el cuidado.</w:t>
      </w:r>
    </w:p>
    <w:p w14:paraId="31880586" w14:textId="77777777" w:rsidR="00FA61EE" w:rsidRPr="00FF4F12" w:rsidRDefault="00FA61EE" w:rsidP="00FA61EE">
      <w:pPr>
        <w:rPr>
          <w:rFonts w:cs="Times New Roman"/>
          <w:szCs w:val="24"/>
        </w:rPr>
      </w:pPr>
      <w:r w:rsidRPr="00FF4F12">
        <w:rPr>
          <w:rFonts w:cs="Times New Roman"/>
          <w:szCs w:val="24"/>
        </w:rPr>
        <w:t>Este antecedente resulta pertinente para la presente investigación en Colombia, pues ofrece un marco comparativo que evidencia cómo el cuidado y la paz pueden ser ejes transversales de la cultura escolar. Asimismo, aporta referentes metodológicos que fortalecen la elección de un enfoque cualitativo y participativo, en el que la voz de estudiantes, docentes y familias es central. En el contexto colombiano, estos aportes se adaptan a la necesidad de construir estrategias pedagógicas para la convivencia en grado sexto, integrando la ética del cuidado y la perspectiva de paz como fundamentos de la práctica educativa.</w:t>
      </w:r>
    </w:p>
    <w:p w14:paraId="4A48A4B2" w14:textId="77777777" w:rsidR="00FA61EE" w:rsidRPr="00FF4F12" w:rsidRDefault="00FA61EE" w:rsidP="00FA61EE">
      <w:pPr>
        <w:rPr>
          <w:rFonts w:cs="Times New Roman"/>
          <w:szCs w:val="24"/>
          <w:lang w:val="es-CO"/>
        </w:rPr>
      </w:pPr>
      <w:r w:rsidRPr="00FF4F12">
        <w:rPr>
          <w:rFonts w:cs="Times New Roman"/>
          <w:szCs w:val="24"/>
          <w:lang w:val="es-CO"/>
        </w:rPr>
        <w:t>Entre sus conclusiones</w:t>
      </w:r>
      <w:r w:rsidRPr="00FF4F12">
        <w:rPr>
          <w:rFonts w:cs="Times New Roman"/>
        </w:rPr>
        <w:t xml:space="preserve"> </w:t>
      </w:r>
      <w:r w:rsidRPr="00FF4F12">
        <w:rPr>
          <w:rFonts w:cs="Times New Roman"/>
          <w:szCs w:val="24"/>
          <w:lang w:val="es-CO"/>
        </w:rPr>
        <w:t>se confirma que los cuidados en la escuela se perciben de manera diferenciada según el género, lo que refleja la persistencia de roles tradicionales en la práctica educativa. Aunque los cuidados están presentes en la vida escolar, suelen permanecer invisibilizados y sin reconocimiento oficial, lo que limita su impacto en la construcción de una cultura de paz. Este hallazgo resulta relevante para la investigación, pues invita a visibilizar y valorar las prácticas de cuidado en el aula como parte esencial de la convivencia escolar.</w:t>
      </w:r>
    </w:p>
    <w:p w14:paraId="5FE31149" w14:textId="77777777" w:rsidR="00FA61EE" w:rsidRPr="00FF4F12" w:rsidRDefault="00FA61EE" w:rsidP="00FA61EE">
      <w:pPr>
        <w:rPr>
          <w:rFonts w:cs="Times New Roman"/>
          <w:szCs w:val="24"/>
          <w:lang w:val="es-CO"/>
        </w:rPr>
      </w:pPr>
      <w:r w:rsidRPr="00FF4F12">
        <w:rPr>
          <w:rFonts w:cs="Times New Roman"/>
          <w:szCs w:val="24"/>
          <w:lang w:val="es-CO"/>
        </w:rPr>
        <w:t>Asimismo, el estudio identifica obstáculos culturales e ideológicos, como los patrones patriarcales y los valores neoliberales, que restringen el desarrollo de una ética del cuidado en la educación. Aunque los agentes educativos reconocen la importancia de estas prácticas, no las institucionalizan en políticas ni en programas oficiales. En el proyecto Educar para la Paz y la Convivencia, se traduce en la necesidad de proponer estrategias pedagógicas que integren el cuidado como compromiso institucional, fortaleciendo la paz y la convivencia en sexto grado.</w:t>
      </w:r>
    </w:p>
    <w:p w14:paraId="251B0872" w14:textId="77777777" w:rsidR="00FA61EE" w:rsidRPr="00FF4F12" w:rsidRDefault="00FA61EE" w:rsidP="00FA61EE">
      <w:pPr>
        <w:rPr>
          <w:rFonts w:cs="Times New Roman"/>
          <w:szCs w:val="24"/>
          <w:lang w:val="es-CO"/>
        </w:rPr>
      </w:pPr>
      <w:r w:rsidRPr="00FF4F12">
        <w:rPr>
          <w:rFonts w:cs="Times New Roman"/>
          <w:szCs w:val="24"/>
          <w:lang w:val="es-CO"/>
        </w:rPr>
        <w:t>En cuanto a la normativa educativa andaluza, la investigación muestra que los conceptos de cuidado, género y cultura de paz aparecen en los documentos oficiales, pero con diferente énfasis y extensión. La legislación promueve de manera comprometida la igualdad de género y la cultura de paz; sin embargo, existe una desconexión entre los planes específicos de igualdad y de paz, lo que dificulta su articulación. Para la investigación, este antecedente evidencia la importancia de diseñar propuestas que integren de manera coherente los enfoques de paz, convivencia y equidad de género en el contexto colombiano.</w:t>
      </w:r>
    </w:p>
    <w:p w14:paraId="191FB89C" w14:textId="77777777" w:rsidR="00FA61EE" w:rsidRPr="00FF4F12" w:rsidRDefault="00FA61EE" w:rsidP="00FA61EE">
      <w:pPr>
        <w:rPr>
          <w:rFonts w:cs="Times New Roman"/>
          <w:szCs w:val="24"/>
          <w:lang w:val="es-CO"/>
        </w:rPr>
      </w:pPr>
      <w:r w:rsidRPr="00FF4F12">
        <w:rPr>
          <w:rFonts w:cs="Times New Roman"/>
          <w:szCs w:val="24"/>
          <w:lang w:val="es-CO"/>
        </w:rPr>
        <w:t>Finalmente, se destaca que el cuidado y el papel de las mujeres en la construcción de paz solo se reconocen en el Plan de Igualdad, sin estar incluidos en los documentos normativos de cultura de paz. Este vacío normativo refuerza la pertinencia del proyecto, al subrayar la necesidad de incorporar explícitamente el cuidado como práctica pedagógica fundamental en la formación de los estudiantes, reconociendo su papel en la construcción de una convivencia democrática y pacífica.</w:t>
      </w:r>
    </w:p>
    <w:p w14:paraId="2BC0BB69" w14:textId="70F9FF2D" w:rsidR="00FA61EE" w:rsidRPr="00FF4F12" w:rsidRDefault="007826BC" w:rsidP="00FA61EE">
      <w:pPr>
        <w:rPr>
          <w:rFonts w:cs="Times New Roman"/>
        </w:rPr>
      </w:pPr>
      <w:r w:rsidRPr="00FF4F12">
        <w:rPr>
          <w:rFonts w:cs="Times New Roman"/>
          <w:szCs w:val="24"/>
        </w:rPr>
        <w:t xml:space="preserve">En un tercer proceso </w:t>
      </w:r>
      <w:r w:rsidR="006C0AD1" w:rsidRPr="00FF4F12">
        <w:rPr>
          <w:rFonts w:cs="Times New Roman"/>
          <w:szCs w:val="24"/>
        </w:rPr>
        <w:t>a nivel internacional</w:t>
      </w:r>
      <w:r w:rsidRPr="00FF4F12">
        <w:rPr>
          <w:rFonts w:cs="Times New Roman"/>
          <w:szCs w:val="24"/>
        </w:rPr>
        <w:t xml:space="preserve">, se destaca la investigación realizada por </w:t>
      </w:r>
      <w:r w:rsidR="00FA61EE" w:rsidRPr="00FF4F12">
        <w:rPr>
          <w:rFonts w:cs="Times New Roman"/>
          <w:szCs w:val="24"/>
        </w:rPr>
        <w:t xml:space="preserve">Salazar (2023), </w:t>
      </w:r>
      <w:r w:rsidR="00FA61EE" w:rsidRPr="00FF4F12">
        <w:rPr>
          <w:rFonts w:cs="Times New Roman"/>
        </w:rPr>
        <w:t xml:space="preserve">proceso vinculado a la Universidad de Huelva España en la  investigación titulada </w:t>
      </w:r>
      <w:r w:rsidR="00FA61EE" w:rsidRPr="00FF4F12">
        <w:rPr>
          <w:rFonts w:cs="Times New Roman"/>
          <w:szCs w:val="24"/>
        </w:rPr>
        <w:t xml:space="preserve">“Elementos conceptuales para la gestión del currículo educativo  en la formación de cultura de paz: una propuesta a partir de la  comprensión de prácticas sociales significativas” en su tesis doctoral planteo como </w:t>
      </w:r>
      <w:r w:rsidR="00FA61EE" w:rsidRPr="00FF4F12">
        <w:rPr>
          <w:rFonts w:cs="Times New Roman"/>
        </w:rPr>
        <w:t>objetivos comprender cómo se configuran las prácticas sociales significativas orientadas a la formación en cultura de paz, con el fin de aportar elementos conceptuales útiles para la gestión curricular. Para ello busco reconocer las tendencias actuales sobre cultura de paz mediante una revisión documental, describiendo las prácticas que se sostienen en el tiempo y se objetivan en la vida institucional, develando los imaginarios que los actores sociales construyen alrededor de la paz y, finalmente, proponiendo lineamientos que fortalezcan el currículo educativo; este enfoque permite situar la propuesta de educar para la paz y la convivencia a través de estrategias didácticas articularlas a la reflexión teórica con la práctica pedagógica  ofreciendo un camino innovador para consolidar la convivencia escolar.</w:t>
      </w:r>
    </w:p>
    <w:p w14:paraId="1BE26691" w14:textId="77777777" w:rsidR="00FA61EE" w:rsidRPr="00FF4F12" w:rsidRDefault="00FA61EE" w:rsidP="00FA61EE">
      <w:pPr>
        <w:rPr>
          <w:rFonts w:cs="Times New Roman"/>
          <w:szCs w:val="24"/>
        </w:rPr>
      </w:pPr>
      <w:r w:rsidRPr="00FF4F12">
        <w:rPr>
          <w:rFonts w:cs="Times New Roman"/>
          <w:szCs w:val="24"/>
        </w:rPr>
        <w:t>De acuerdo con las conclusiones de Salazar (2023) es posible coincidir que la educación para la paz en las instituciones educativas es primordial, ya que permite la construcción de una cultura basada en el diálogo, la convivencia y la transformación social. El texto resalta que la realidad social es una construcción humana, lo que implica que la paz no es un estado inalcanzable, sino un proceso que debe ser promovido activamente desde el ámbito educativo.</w:t>
      </w:r>
    </w:p>
    <w:p w14:paraId="57857DB9" w14:textId="77777777" w:rsidR="00FA61EE" w:rsidRPr="00FF4F12" w:rsidRDefault="00FA61EE" w:rsidP="00FA61EE">
      <w:pPr>
        <w:rPr>
          <w:rFonts w:cs="Times New Roman"/>
          <w:szCs w:val="24"/>
        </w:rPr>
      </w:pPr>
      <w:r w:rsidRPr="00FF4F12">
        <w:rPr>
          <w:rFonts w:cs="Times New Roman"/>
          <w:szCs w:val="24"/>
        </w:rPr>
        <w:t>Las instituciones tienen el reto de formar ciudadanos críticos, capaces de reconocer la diversidad, gestionar conflictos de manera pacífica y fortalecer la convivencia. Esto requiere un currículo que priorice valores como la igualdad, la dignidad humana y la resolución pacífica de conflictos. La paz no debe ser vista solo como una ausencia de violencia, sino como una práctica cotidiana que fortalece relaciones humanas basadas en el respeto, la tolerancia y la cooperación, partiendo de que la paz es dinámica y que siempre estará en constante renovación. Educar para la paz significa también transformar estructuras que perpetúan la desigualdad y la violencia, apostando por un enfoque holístico que integre el territorio, la gobernabilidad y la pedagogía crítica. En este sentido, el aprendizaje debe estar orientado no solo a la adquisición de conocimientos, sino a la construcción de comunidades que sostengan la paz de manera duradera.</w:t>
      </w:r>
    </w:p>
    <w:p w14:paraId="6022AD0A" w14:textId="0FC4B682" w:rsidR="008E1B00" w:rsidRPr="00FF4F12" w:rsidRDefault="00A74F1B" w:rsidP="008E1B00">
      <w:pPr>
        <w:pStyle w:val="Ttulo3"/>
        <w:rPr>
          <w:rFonts w:cs="Times New Roman"/>
          <w:szCs w:val="24"/>
        </w:rPr>
      </w:pPr>
      <w:bookmarkStart w:id="804" w:name="_Toc229133531"/>
      <w:bookmarkStart w:id="805" w:name="_Toc227692867"/>
      <w:r w:rsidRPr="00FF4F12">
        <w:rPr>
          <w:rFonts w:cs="Times New Roman"/>
          <w:szCs w:val="24"/>
        </w:rPr>
        <w:t>Nacional</w:t>
      </w:r>
      <w:bookmarkEnd w:id="804"/>
      <w:bookmarkEnd w:id="805"/>
    </w:p>
    <w:p w14:paraId="0B5F8987" w14:textId="4C294971" w:rsidR="00D21BCC" w:rsidRPr="00FF4F12" w:rsidRDefault="00A74F1B" w:rsidP="00D21BCC">
      <w:pPr>
        <w:rPr>
          <w:rFonts w:cs="Times New Roman"/>
          <w:szCs w:val="24"/>
        </w:rPr>
      </w:pPr>
      <w:r w:rsidRPr="00FF4F12">
        <w:rPr>
          <w:rFonts w:cs="Times New Roman"/>
          <w:szCs w:val="24"/>
        </w:rPr>
        <w:t>Continuando con las investigaciones a nivel nacional,</w:t>
      </w:r>
      <w:r w:rsidR="00344325" w:rsidRPr="00FF4F12">
        <w:rPr>
          <w:rFonts w:cs="Times New Roman"/>
          <w:szCs w:val="24"/>
        </w:rPr>
        <w:t xml:space="preserve"> el primer antecedente que </w:t>
      </w:r>
      <w:r w:rsidRPr="00FF4F12">
        <w:rPr>
          <w:rFonts w:cs="Times New Roman"/>
          <w:szCs w:val="24"/>
        </w:rPr>
        <w:t xml:space="preserve">exaltamos </w:t>
      </w:r>
      <w:r w:rsidR="00344325" w:rsidRPr="00FF4F12">
        <w:rPr>
          <w:rFonts w:cs="Times New Roman"/>
          <w:szCs w:val="24"/>
        </w:rPr>
        <w:t xml:space="preserve">es </w:t>
      </w:r>
      <w:r w:rsidRPr="00FF4F12">
        <w:rPr>
          <w:rFonts w:cs="Times New Roman"/>
          <w:szCs w:val="24"/>
        </w:rPr>
        <w:t xml:space="preserve">la investigación realizada </w:t>
      </w:r>
      <w:r w:rsidR="00344325" w:rsidRPr="00FF4F12">
        <w:rPr>
          <w:rFonts w:cs="Times New Roman"/>
          <w:szCs w:val="24"/>
        </w:rPr>
        <w:t>por</w:t>
      </w:r>
      <w:r w:rsidR="00D21BCC" w:rsidRPr="00FF4F12">
        <w:rPr>
          <w:rFonts w:cs="Times New Roman"/>
          <w:szCs w:val="24"/>
        </w:rPr>
        <w:t xml:space="preserve"> Calderón (2022), vinculado a la Universidad de Caldas, Doctorado en Educación titulado "La educación para la paz en población escolar de básica primaria afectada por el conflicto colombiano". La investigación realizada en instituciones educativas de Dosquebradas, Risaralda, con población afectada por el conflicto armado colombiano, analizó las concepciones de conflicto de profesores y estudiantes y su relación con las prácticas de educación para la paz. Bajo un diseño cualitativo con métodos mixtos, se evidenció que la educación para la paz constituye una apuesta pedagógica orientada a la solución creativa de conflictos, la comprensión crítica de la realidad social y la formación de ciudadanos comprometidos con la democracia y la justicia social.</w:t>
      </w:r>
    </w:p>
    <w:p w14:paraId="6B2BC5CD" w14:textId="77777777" w:rsidR="00D21BCC" w:rsidRPr="00FF4F12" w:rsidRDefault="00D21BCC" w:rsidP="00D21BCC">
      <w:pPr>
        <w:rPr>
          <w:rFonts w:cs="Times New Roman"/>
          <w:szCs w:val="24"/>
        </w:rPr>
      </w:pPr>
      <w:r w:rsidRPr="00FF4F12">
        <w:rPr>
          <w:rFonts w:cs="Times New Roman"/>
          <w:szCs w:val="24"/>
        </w:rPr>
        <w:t>Los resultados muestran que la construcción de paz escolar debe partir del reconocimiento de las concepciones de conflicto de los estudiantes, asumiendo el conflicto como una oportunidad de cambio y fortaleciendo prácticas educativas basadas en el respeto a la diferencia, el pensamiento crítico y la participación transformadora.</w:t>
      </w:r>
    </w:p>
    <w:p w14:paraId="09502770" w14:textId="77777777" w:rsidR="00D21BCC" w:rsidRPr="00FF4F12" w:rsidRDefault="00D21BCC" w:rsidP="00D21BCC">
      <w:pPr>
        <w:rPr>
          <w:rFonts w:cs="Times New Roman"/>
          <w:szCs w:val="24"/>
        </w:rPr>
      </w:pPr>
      <w:r w:rsidRPr="00FF4F12">
        <w:rPr>
          <w:rFonts w:cs="Times New Roman"/>
          <w:szCs w:val="24"/>
        </w:rPr>
        <w:t>Este antecedente se asocia con el proyecto, ya que respalda la importancia de trabajar la paz y la convivencia escolar desde las percepciones de los estudiantes, promoviendo estrategias pedagógicas que transformen los conflictos en oportunidades de diálogo, cuidado y construcción colectiva de una cultura de paz.</w:t>
      </w:r>
    </w:p>
    <w:p w14:paraId="63059EC5" w14:textId="77777777" w:rsidR="00D21BCC" w:rsidRPr="00FF4F12" w:rsidRDefault="00D21BCC" w:rsidP="00D21BCC">
      <w:pPr>
        <w:rPr>
          <w:rFonts w:cs="Times New Roman"/>
          <w:szCs w:val="24"/>
          <w:lang w:val="es-CO"/>
        </w:rPr>
      </w:pPr>
      <w:r w:rsidRPr="00FF4F12">
        <w:rPr>
          <w:rFonts w:cs="Times New Roman"/>
          <w:szCs w:val="24"/>
          <w:lang w:val="es-CO"/>
        </w:rPr>
        <w:t>Las conclusiones de la investigación muestran que las prácticas de educación para la paz son más efectivas cuando las docentes reconocen las concepciones de conflicto de los estudiantes y las vinculan con problemas cercanos a su realidad social y al currículo. Este enfoque facilita el diálogo, el debate y el respeto por los derechos humanos, lo que fortalece la convivencia y la construcción de una cultura de paz.</w:t>
      </w:r>
    </w:p>
    <w:p w14:paraId="69A8D669" w14:textId="77777777" w:rsidR="00D21BCC" w:rsidRPr="00FF4F12" w:rsidRDefault="00D21BCC" w:rsidP="00D21BCC">
      <w:pPr>
        <w:rPr>
          <w:rFonts w:cs="Times New Roman"/>
          <w:szCs w:val="24"/>
          <w:lang w:val="es-CO"/>
        </w:rPr>
      </w:pPr>
      <w:r w:rsidRPr="00FF4F12">
        <w:rPr>
          <w:rFonts w:cs="Times New Roman"/>
          <w:szCs w:val="24"/>
          <w:lang w:val="es-CO"/>
        </w:rPr>
        <w:t>Se evidencia también que profesores y estudiantes conciben el conflicto de manera distinta: mientras los docentes lo entienden como un fenómeno positivo y multicausal, vinculado a la estructura social y a la desigualdad, los estudiantes lo relacionan con situaciones cotidianas inmediatas. Esta diferencia subraya la necesidad de generar espacios pedagógicos que articulen ambas perspectivas, favoreciendo una comprensión más amplia y crítica del conflicto.</w:t>
      </w:r>
    </w:p>
    <w:p w14:paraId="0D367B19" w14:textId="77777777" w:rsidR="00D21BCC" w:rsidRPr="00FF4F12" w:rsidRDefault="00D21BCC" w:rsidP="00D21BCC">
      <w:pPr>
        <w:rPr>
          <w:rFonts w:cs="Times New Roman"/>
          <w:szCs w:val="24"/>
          <w:lang w:val="es-CO"/>
        </w:rPr>
      </w:pPr>
      <w:r w:rsidRPr="00FF4F12">
        <w:rPr>
          <w:rFonts w:cs="Times New Roman"/>
          <w:szCs w:val="24"/>
          <w:lang w:val="es-CO"/>
        </w:rPr>
        <w:t>El estudio concluye que la construcción de una cultura de paz requiere prácticas docentes basadas en el análisis de casos y problemas socialmente relevantes, integrando el currículo con la vida cotidiana y promoviendo la participación ciudadana, el pensamiento crítico y el compromiso con la justicia social. Asimismo, se resalta que la pedagogía para la paz debe estar mediada por el diálogo y la crítica, permitiendo que los estudiantes gestionen los conflictos como fenómenos sociales transformables y reconozcan los derechos humanos como base de la democracia.</w:t>
      </w:r>
    </w:p>
    <w:p w14:paraId="7E1D38B5" w14:textId="77777777" w:rsidR="00D21BCC" w:rsidRPr="00FF4F12" w:rsidRDefault="00D21BCC" w:rsidP="00D21BCC">
      <w:pPr>
        <w:rPr>
          <w:rFonts w:cs="Times New Roman"/>
          <w:szCs w:val="24"/>
          <w:lang w:val="es-CO"/>
        </w:rPr>
      </w:pPr>
      <w:r w:rsidRPr="00FF4F12">
        <w:rPr>
          <w:rFonts w:cs="Times New Roman"/>
          <w:szCs w:val="24"/>
          <w:lang w:val="es-CO"/>
        </w:rPr>
        <w:t>En relación con la investigación, estas conclusiones aportan un marco clave: refuerzan la importancia de trabajar la paz y la convivencia escolar en grado sexto desde las percepciones de los estudiantes, vinculando sus experiencias cotidianas con el currículo y promoviendo estrategias pedagógicas que transformen los conflictos en oportunidades de diálogo, cuidado y construcción colectiva de una cultura de paz.</w:t>
      </w:r>
    </w:p>
    <w:p w14:paraId="7DF5C1DA" w14:textId="319AA70B" w:rsidR="00A32276" w:rsidRPr="00FF4F12" w:rsidRDefault="00F00BF7" w:rsidP="00A32276">
      <w:pPr>
        <w:rPr>
          <w:rFonts w:cs="Times New Roman"/>
          <w:szCs w:val="24"/>
          <w:lang w:val="es-CO"/>
        </w:rPr>
      </w:pPr>
      <w:r w:rsidRPr="00FF4F12">
        <w:rPr>
          <w:rFonts w:cs="Times New Roman"/>
          <w:szCs w:val="24"/>
        </w:rPr>
        <w:t xml:space="preserve">El segundo </w:t>
      </w:r>
      <w:r w:rsidR="008C76FD" w:rsidRPr="00FF4F12">
        <w:rPr>
          <w:rFonts w:cs="Times New Roman"/>
          <w:szCs w:val="24"/>
        </w:rPr>
        <w:t>antecedente a</w:t>
      </w:r>
      <w:r w:rsidR="00A74F1B" w:rsidRPr="00FF4F12">
        <w:rPr>
          <w:rFonts w:cs="Times New Roman"/>
          <w:szCs w:val="24"/>
        </w:rPr>
        <w:t xml:space="preserve"> nivel nacional: </w:t>
      </w:r>
      <w:r w:rsidR="008C76FD" w:rsidRPr="00FF4F12">
        <w:rPr>
          <w:rFonts w:cs="Times New Roman"/>
          <w:szCs w:val="24"/>
        </w:rPr>
        <w:t>investigación realizada por Villalobos (2023), proceso vinculado a la Universidad Nacional de Colombia, para optar al título de Magister en Educación: "¡Actos de paz! Narrativas digitales en el Colegio La Gaitana de Bogotá (2020-2022)"</w:t>
      </w:r>
      <w:r w:rsidR="00A74F1B" w:rsidRPr="00FF4F12">
        <w:rPr>
          <w:rFonts w:cs="Times New Roman"/>
          <w:szCs w:val="24"/>
        </w:rPr>
        <w:t xml:space="preserve">.  </w:t>
      </w:r>
      <w:r w:rsidR="00A32276" w:rsidRPr="00FF4F12">
        <w:rPr>
          <w:rFonts w:cs="Times New Roman"/>
          <w:szCs w:val="24"/>
          <w:lang w:val="es-CO"/>
        </w:rPr>
        <w:t>La investigación se centró en analizar la producción de narrativas digitales sobre la paz realizadas por estudiantes de grado noveno en el Colegio La Gaitana de Bogotá y el impacto que estas tuvieron en la comunidad educativa. Bajo un enfoque cualitativo sustentado en la etnografía y la fenomenología, el estudio reconoció las experiencias de vida como eje central para la construcción de paz, tanto desde lo individual como desde lo colectivo.</w:t>
      </w:r>
    </w:p>
    <w:p w14:paraId="13172A61" w14:textId="77777777" w:rsidR="00A32276" w:rsidRPr="00FF4F12" w:rsidRDefault="00A32276" w:rsidP="00A32276">
      <w:pPr>
        <w:rPr>
          <w:rFonts w:cs="Times New Roman"/>
          <w:szCs w:val="24"/>
          <w:lang w:val="es-CO"/>
        </w:rPr>
      </w:pPr>
      <w:r w:rsidRPr="00FF4F12">
        <w:rPr>
          <w:rFonts w:cs="Times New Roman"/>
          <w:szCs w:val="24"/>
          <w:lang w:val="es-CO"/>
        </w:rPr>
        <w:t>Los talleres diseñados según el perfil y contexto cultural de los estudiantes permitieron la creación de narrativas digitales que promovieron la reflexión sobre la importancia de construir paz en el territorio. Este proceso fortaleció tres dimensiones clave: la reflexión sobre el papel del sujeto en la construcción de paz, el uso asertivo de herramientas tecnológicas para elaborar narrativas de calidad, y el desarrollo de habilidades comunicativas (lectura, escritura, oralidad y escucha).</w:t>
      </w:r>
    </w:p>
    <w:p w14:paraId="3DEA4193" w14:textId="77088C3A" w:rsidR="00A32276" w:rsidRPr="00FF4F12" w:rsidRDefault="00A32276" w:rsidP="00A32276">
      <w:pPr>
        <w:rPr>
          <w:rFonts w:cs="Times New Roman"/>
          <w:szCs w:val="24"/>
          <w:lang w:val="es-CO"/>
        </w:rPr>
      </w:pPr>
      <w:r w:rsidRPr="00FF4F12">
        <w:rPr>
          <w:rFonts w:cs="Times New Roman"/>
          <w:szCs w:val="24"/>
          <w:lang w:val="es-CO"/>
        </w:rPr>
        <w:t xml:space="preserve">En relación la investigación, este antecedente resulta </w:t>
      </w:r>
      <w:r w:rsidR="00A35FA2" w:rsidRPr="00FF4F12">
        <w:rPr>
          <w:rFonts w:cs="Times New Roman"/>
          <w:szCs w:val="24"/>
          <w:lang w:val="es-CO"/>
        </w:rPr>
        <w:t>significativo</w:t>
      </w:r>
      <w:r w:rsidRPr="00FF4F12">
        <w:rPr>
          <w:rFonts w:cs="Times New Roman"/>
          <w:szCs w:val="24"/>
          <w:lang w:val="es-CO"/>
        </w:rPr>
        <w:t xml:space="preserve"> porque demuestra cómo las prácticas pedagógicas innovadoras</w:t>
      </w:r>
      <w:r w:rsidR="00A35FA2" w:rsidRPr="00FF4F12">
        <w:rPr>
          <w:rFonts w:cs="Times New Roman"/>
          <w:szCs w:val="24"/>
          <w:lang w:val="es-CO"/>
        </w:rPr>
        <w:t xml:space="preserve"> </w:t>
      </w:r>
      <w:r w:rsidRPr="00FF4F12">
        <w:rPr>
          <w:rFonts w:cs="Times New Roman"/>
          <w:szCs w:val="24"/>
          <w:lang w:val="es-CO"/>
        </w:rPr>
        <w:t>c</w:t>
      </w:r>
      <w:r w:rsidR="00A35FA2" w:rsidRPr="00FF4F12">
        <w:rPr>
          <w:rFonts w:cs="Times New Roman"/>
          <w:szCs w:val="24"/>
          <w:lang w:val="es-CO"/>
        </w:rPr>
        <w:t>ó</w:t>
      </w:r>
      <w:r w:rsidRPr="00FF4F12">
        <w:rPr>
          <w:rFonts w:cs="Times New Roman"/>
          <w:szCs w:val="24"/>
          <w:lang w:val="es-CO"/>
        </w:rPr>
        <w:t>mo las narrativas digitale</w:t>
      </w:r>
      <w:r w:rsidR="00A35FA2" w:rsidRPr="00FF4F12">
        <w:rPr>
          <w:rFonts w:cs="Times New Roman"/>
          <w:szCs w:val="24"/>
          <w:lang w:val="es-CO"/>
        </w:rPr>
        <w:t xml:space="preserve">s </w:t>
      </w:r>
      <w:r w:rsidRPr="00FF4F12">
        <w:rPr>
          <w:rFonts w:cs="Times New Roman"/>
          <w:szCs w:val="24"/>
          <w:lang w:val="es-CO"/>
        </w:rPr>
        <w:t xml:space="preserve">pueden convertirse en estrategias para fomentar la paz y la convivencia escolar. Además, evidencia que la construcción de paz requiere integrar la reflexión personal con el trabajo colectivo, lo cual se conecta directamente con </w:t>
      </w:r>
      <w:r w:rsidR="00A35FA2" w:rsidRPr="00FF4F12">
        <w:rPr>
          <w:rFonts w:cs="Times New Roman"/>
          <w:szCs w:val="24"/>
          <w:lang w:val="es-CO"/>
        </w:rPr>
        <w:t>el</w:t>
      </w:r>
      <w:r w:rsidRPr="00FF4F12">
        <w:rPr>
          <w:rFonts w:cs="Times New Roman"/>
          <w:szCs w:val="24"/>
          <w:lang w:val="es-CO"/>
        </w:rPr>
        <w:t xml:space="preserve"> propósito de fortalecer la convivencia en grado</w:t>
      </w:r>
      <w:r w:rsidR="00A35FA2" w:rsidRPr="00FF4F12">
        <w:rPr>
          <w:rFonts w:cs="Times New Roman"/>
          <w:szCs w:val="24"/>
          <w:lang w:val="es-CO"/>
        </w:rPr>
        <w:t xml:space="preserve"> sexto</w:t>
      </w:r>
      <w:r w:rsidRPr="00FF4F12">
        <w:rPr>
          <w:rFonts w:cs="Times New Roman"/>
          <w:szCs w:val="24"/>
          <w:lang w:val="es-CO"/>
        </w:rPr>
        <w:t xml:space="preserve"> mediante actividades participativas que visibilicen el cuidado, la empatía y la cultura de paz.</w:t>
      </w:r>
    </w:p>
    <w:p w14:paraId="30F8268B" w14:textId="436E3C35" w:rsidR="00A35FA2" w:rsidRPr="00FF4F12" w:rsidRDefault="00A35FA2" w:rsidP="00A35FA2">
      <w:pPr>
        <w:rPr>
          <w:rFonts w:cs="Times New Roman"/>
          <w:szCs w:val="24"/>
          <w:lang w:val="es-CO"/>
        </w:rPr>
      </w:pPr>
      <w:r w:rsidRPr="00FF4F12">
        <w:rPr>
          <w:rFonts w:cs="Times New Roman"/>
          <w:szCs w:val="24"/>
          <w:lang w:val="es-CO"/>
        </w:rPr>
        <w:t xml:space="preserve">El antecedente del Colegio La Gaitana evidencia que, en un inicio, los estudiantes concebían la paz como ausencia total de conflictos, lo que </w:t>
      </w:r>
      <w:r w:rsidR="00A5052E" w:rsidRPr="00FF4F12">
        <w:rPr>
          <w:rFonts w:cs="Times New Roman"/>
          <w:szCs w:val="24"/>
          <w:lang w:val="es-CO"/>
        </w:rPr>
        <w:t>los</w:t>
      </w:r>
      <w:r w:rsidRPr="00FF4F12">
        <w:rPr>
          <w:rFonts w:cs="Times New Roman"/>
          <w:szCs w:val="24"/>
          <w:lang w:val="es-CO"/>
        </w:rPr>
        <w:t xml:space="preserve"> llevaba a pensar que su construcción era difícil y que ellos no tenían un papel activo en ella. Sin embargo, a través de talleres pedagógicos lograron reconocerse como actores fundamentales en la construcción de paz, comprendiendo que esta no implica eliminar los conflictos, sino gestionarlos de manera adecuada para evitar que se conviertan en actos de violencia que invisibilicen o desprecien al otro.</w:t>
      </w:r>
    </w:p>
    <w:p w14:paraId="041CEBE8" w14:textId="119DC766" w:rsidR="00A35FA2" w:rsidRPr="00FF4F12" w:rsidRDefault="00A35FA2" w:rsidP="00A35FA2">
      <w:pPr>
        <w:rPr>
          <w:rFonts w:cs="Times New Roman"/>
          <w:szCs w:val="24"/>
          <w:lang w:val="es-CO"/>
        </w:rPr>
      </w:pPr>
      <w:r w:rsidRPr="00FF4F12">
        <w:rPr>
          <w:rFonts w:cs="Times New Roman"/>
          <w:szCs w:val="24"/>
          <w:lang w:val="es-CO"/>
        </w:rPr>
        <w:t xml:space="preserve">Esta conclusión se vincula directamente con el proyecto de investigación, pues refuerza la necesidad de aclarar a los estudiantes de grado sexto que la paz no debe entenderse como un ideal idílico sin conflictos, sino como la capacidad de reconocerlos y transformarlos en oportunidades de diálogo, tolerancia, respeto y aceptación de la diferencia. De este modo, </w:t>
      </w:r>
      <w:r w:rsidR="00EF3754" w:rsidRPr="00FF4F12">
        <w:rPr>
          <w:rFonts w:cs="Times New Roman"/>
          <w:szCs w:val="24"/>
          <w:lang w:val="es-CO"/>
        </w:rPr>
        <w:t xml:space="preserve">la </w:t>
      </w:r>
      <w:r w:rsidRPr="00FF4F12">
        <w:rPr>
          <w:rFonts w:cs="Times New Roman"/>
          <w:szCs w:val="24"/>
          <w:lang w:val="es-CO"/>
        </w:rPr>
        <w:t>propuesta pedagógica se fortalece al mostrar que la convivencia escolar requiere formar a los estudiantes en el manejo constructivo de los conflictos, promoviendo prácticas que visibilicen al otro y consoliden una cultura de paz en la comunidad educativa.</w:t>
      </w:r>
    </w:p>
    <w:p w14:paraId="2D1488DB" w14:textId="77777777" w:rsidR="00D21BCC" w:rsidRPr="00FF4F12" w:rsidRDefault="00EF3754" w:rsidP="00D21BCC">
      <w:pPr>
        <w:rPr>
          <w:rFonts w:cs="Times New Roman"/>
          <w:szCs w:val="24"/>
        </w:rPr>
      </w:pPr>
      <w:r w:rsidRPr="00FF4F12">
        <w:rPr>
          <w:rFonts w:cs="Times New Roman"/>
          <w:szCs w:val="24"/>
          <w:lang w:val="es-CO"/>
        </w:rPr>
        <w:t>E</w:t>
      </w:r>
      <w:r w:rsidRPr="00FF4F12">
        <w:rPr>
          <w:rFonts w:cs="Times New Roman"/>
          <w:szCs w:val="24"/>
        </w:rPr>
        <w:t xml:space="preserve">l tercer antecedente </w:t>
      </w:r>
      <w:r w:rsidR="00A74F1B" w:rsidRPr="00FF4F12">
        <w:rPr>
          <w:rFonts w:cs="Times New Roman"/>
          <w:szCs w:val="24"/>
        </w:rPr>
        <w:t>a nivel nacional</w:t>
      </w:r>
      <w:r w:rsidRPr="00FF4F12">
        <w:rPr>
          <w:rFonts w:cs="Times New Roman"/>
        </w:rPr>
        <w:t xml:space="preserve"> </w:t>
      </w:r>
      <w:r w:rsidRPr="00FF4F12">
        <w:rPr>
          <w:rFonts w:cs="Times New Roman"/>
          <w:szCs w:val="24"/>
        </w:rPr>
        <w:t xml:space="preserve">realizado por </w:t>
      </w:r>
      <w:r w:rsidR="00D21BCC" w:rsidRPr="00FF4F12">
        <w:rPr>
          <w:rFonts w:cs="Times New Roman"/>
          <w:szCs w:val="24"/>
        </w:rPr>
        <w:t>Gómez (2023), Proceso vinculado a la Universidad de Caldas, para optar al título de doctor en educación titulado “Imaginarios de paz y conflicto situados en el contexto educativo”,</w:t>
      </w:r>
      <w:r w:rsidR="00D21BCC" w:rsidRPr="00FF4F12">
        <w:rPr>
          <w:rFonts w:cs="Times New Roman"/>
        </w:rPr>
        <w:t xml:space="preserve"> </w:t>
      </w:r>
      <w:r w:rsidR="00D21BCC" w:rsidRPr="00FF4F12">
        <w:rPr>
          <w:rFonts w:cs="Times New Roman"/>
          <w:szCs w:val="24"/>
        </w:rPr>
        <w:t>la investigación realizada en la Escuela Normal Superior María Escolástica de Salamina, Caldas, tuvo como propósito comprender la dinámica de los imaginarios de paz y conflicto en los estudiantes. Para ello, se adoptó el enfoque de la complementariedad, que permitió integrar diversos métodos de análisis: fenomenológico social, teoría fundamentada y análisis del discurso; con el fin de interpretar cómo los estudiantes construyen y representan sus imaginarios sociales en torno a la paz y el conflicto. Este diseño metodológico evidenció la riqueza de perspectivas necesarias para abordar fenómenos complejos en el ámbito escolar.</w:t>
      </w:r>
    </w:p>
    <w:p w14:paraId="07D30EE8" w14:textId="77777777" w:rsidR="00D21BCC" w:rsidRPr="00FF4F12" w:rsidRDefault="00D21BCC" w:rsidP="00D21BCC">
      <w:pPr>
        <w:rPr>
          <w:rFonts w:cs="Times New Roman"/>
          <w:szCs w:val="24"/>
        </w:rPr>
      </w:pPr>
      <w:r w:rsidRPr="00FF4F12">
        <w:rPr>
          <w:rFonts w:cs="Times New Roman"/>
          <w:szCs w:val="24"/>
        </w:rPr>
        <w:t>Los hallazgos muestran que las formas tradicionales de transformar los conflictos han estado mediadas por prácticas violentas heredadas de patrones sociales antiguos. Sin embargo, estas acciones no generan paz interna ni estabilidad emocional, sino sentimientos de tristeza, enojo e inseguridad. Frente a ello, emergen nuevas formas de transformación del conflicto, más orientadas al diálogo, la reflexión, la mediación y la búsqueda de acuerdos pacíficos. Estas prácticas reflejan la presencia de imaginarios transformadores que promueven cambios hacia relaciones más humanas y constructivas.</w:t>
      </w:r>
    </w:p>
    <w:p w14:paraId="46EF897C" w14:textId="77777777" w:rsidR="00D21BCC" w:rsidRPr="00FF4F12" w:rsidRDefault="00D21BCC" w:rsidP="00D21BCC">
      <w:pPr>
        <w:rPr>
          <w:rFonts w:cs="Times New Roman"/>
          <w:szCs w:val="24"/>
        </w:rPr>
      </w:pPr>
      <w:r w:rsidRPr="00FF4F12">
        <w:rPr>
          <w:rFonts w:cs="Times New Roman"/>
          <w:szCs w:val="24"/>
        </w:rPr>
        <w:t>Este antecedente resulta especialmente relevante para el proyecto de investigación, ya que evidencia cómo los estudiantes pueden transitar de imaginarios violentos hacia imaginarios de paz mediante prácticas alternativas de resolución de conflictos. En el contexto de grado sexto, estos hallazgos refuerzan la importancia de diseñar estrategias pedagógicas que fomenten el reconocimiento, el perdón y la concertación como caminos para transformar los conflictos. Además, muestran que la paz escolar no se limita a la ausencia de violencia, sino que implica la construcción activa de relaciones basadas en la empatía, la reflexión y la búsqueda de acuerdos que generen bienestar colectivo.</w:t>
      </w:r>
    </w:p>
    <w:p w14:paraId="6E7A4484" w14:textId="77777777" w:rsidR="00D21BCC" w:rsidRPr="00FF4F12" w:rsidRDefault="00D21BCC" w:rsidP="00D21BCC">
      <w:pPr>
        <w:rPr>
          <w:rFonts w:cs="Times New Roman"/>
          <w:szCs w:val="24"/>
          <w:lang w:val="es-CO"/>
        </w:rPr>
      </w:pPr>
      <w:r w:rsidRPr="00FF4F12">
        <w:rPr>
          <w:rFonts w:cs="Times New Roman"/>
          <w:szCs w:val="24"/>
        </w:rPr>
        <w:t xml:space="preserve">Para esta investigación la conclusión más relevante de </w:t>
      </w:r>
      <w:r w:rsidRPr="00FF4F12">
        <w:rPr>
          <w:rFonts w:cs="Times New Roman"/>
          <w:szCs w:val="24"/>
          <w:lang w:val="es-CO"/>
        </w:rPr>
        <w:t>este referente es que las formas de comprender la paz y de transformar el conflicto en el entorno escolar no son homogéneas, sino que adquieren sentidos distintos según las construcciones sociales de cada comunidad. El estudio identificó la presencia de diversas categorías de paz: negativa, neutra y positiva, lo que evidencia que la paz no puede reducirse a una única definición, sino que se construye y representa de manera dinámica en las prácticas cotidianas de los estudiantes y docentes.</w:t>
      </w:r>
    </w:p>
    <w:p w14:paraId="63A3806D" w14:textId="77777777" w:rsidR="00D21BCC" w:rsidRPr="00FF4F12" w:rsidRDefault="00D21BCC" w:rsidP="00D21BCC">
      <w:pPr>
        <w:rPr>
          <w:rFonts w:cs="Times New Roman"/>
          <w:szCs w:val="24"/>
          <w:lang w:val="es-CO"/>
        </w:rPr>
      </w:pPr>
      <w:r w:rsidRPr="00FF4F12">
        <w:rPr>
          <w:rFonts w:cs="Times New Roman"/>
          <w:szCs w:val="24"/>
          <w:lang w:val="es-CO"/>
        </w:rPr>
        <w:t>Este hallazgo resulta directamente relacionado con la Educación para la Paz y la Convivencia a través de Estrategias Didácticas; pues respalda la categorización de la paz que se propone en la investigación. Reconocer que la paz se manifiesta en diferentes formas implica que las estrategias pedagógicas para la convivencia deben atender las particularidades del contexto escolar, visibilizando cómo los estudiantes interpretan y representan la paz y el conflicto. De esta manera, la investigación se fortalece al mostrar que la construcción de paz escolar depende de acuerdos comunitarios y de la capacidad de transformar los imaginarios hacia prácticas más positivas y democráticas de convivencia.</w:t>
      </w:r>
    </w:p>
    <w:p w14:paraId="3D85E3B1" w14:textId="047567D0" w:rsidR="008E1B00" w:rsidRPr="00FF4F12" w:rsidRDefault="00A74F1B" w:rsidP="008E1B00">
      <w:pPr>
        <w:pStyle w:val="Ttulo3"/>
        <w:rPr>
          <w:rFonts w:cs="Times New Roman"/>
          <w:szCs w:val="24"/>
        </w:rPr>
      </w:pPr>
      <w:bookmarkStart w:id="806" w:name="_Toc229133532"/>
      <w:bookmarkStart w:id="807" w:name="_Toc227692868"/>
      <w:r w:rsidRPr="00FF4F12">
        <w:rPr>
          <w:rFonts w:cs="Times New Roman"/>
          <w:szCs w:val="24"/>
        </w:rPr>
        <w:t>Regional</w:t>
      </w:r>
      <w:bookmarkEnd w:id="806"/>
      <w:bookmarkEnd w:id="807"/>
    </w:p>
    <w:p w14:paraId="74772A89" w14:textId="267792E1" w:rsidR="00E75821" w:rsidRPr="00FF4F12" w:rsidRDefault="00A74F1B" w:rsidP="00E75821">
      <w:pPr>
        <w:rPr>
          <w:rFonts w:cs="Times New Roman"/>
          <w:szCs w:val="24"/>
        </w:rPr>
      </w:pPr>
      <w:r w:rsidRPr="00FF4F12">
        <w:rPr>
          <w:rFonts w:cs="Times New Roman"/>
          <w:szCs w:val="24"/>
        </w:rPr>
        <w:t>En el ámbito regional</w:t>
      </w:r>
      <w:r w:rsidR="00BF154B" w:rsidRPr="00FF4F12">
        <w:rPr>
          <w:rFonts w:cs="Times New Roman"/>
          <w:szCs w:val="24"/>
        </w:rPr>
        <w:t>, el primer antecedente</w:t>
      </w:r>
      <w:r w:rsidR="006D7A99" w:rsidRPr="00FF4F12">
        <w:rPr>
          <w:rFonts w:cs="Times New Roman"/>
          <w:szCs w:val="24"/>
        </w:rPr>
        <w:t xml:space="preserve"> es</w:t>
      </w:r>
      <w:r w:rsidRPr="00FF4F12">
        <w:rPr>
          <w:rFonts w:cs="Times New Roman"/>
          <w:szCs w:val="24"/>
        </w:rPr>
        <w:t xml:space="preserve"> la investigación </w:t>
      </w:r>
      <w:r w:rsidR="00BF154B" w:rsidRPr="00FF4F12">
        <w:rPr>
          <w:rFonts w:cs="Times New Roman"/>
          <w:szCs w:val="24"/>
        </w:rPr>
        <w:t xml:space="preserve">realizada </w:t>
      </w:r>
      <w:r w:rsidR="00B36D46" w:rsidRPr="00FF4F12">
        <w:rPr>
          <w:rFonts w:cs="Times New Roman"/>
          <w:szCs w:val="24"/>
        </w:rPr>
        <w:t>Moreno (2023), proceso vinculado a la Universidad Mariana, para optar al título de Magister en Pedagogía</w:t>
      </w:r>
      <w:r w:rsidR="00E75821" w:rsidRPr="00FF4F12">
        <w:rPr>
          <w:rFonts w:cs="Times New Roman"/>
          <w:szCs w:val="24"/>
        </w:rPr>
        <w:t>, en su investigación</w:t>
      </w:r>
      <w:r w:rsidR="00B36D46" w:rsidRPr="00FF4F12">
        <w:rPr>
          <w:rFonts w:cs="Times New Roman"/>
          <w:szCs w:val="24"/>
        </w:rPr>
        <w:t xml:space="preserve">: "Estrategia </w:t>
      </w:r>
      <w:proofErr w:type="spellStart"/>
      <w:r w:rsidR="00B36D46" w:rsidRPr="00FF4F12">
        <w:rPr>
          <w:rFonts w:cs="Times New Roman"/>
          <w:szCs w:val="24"/>
        </w:rPr>
        <w:t>microcurricular</w:t>
      </w:r>
      <w:proofErr w:type="spellEnd"/>
      <w:r w:rsidR="00B36D46" w:rsidRPr="00FF4F12">
        <w:rPr>
          <w:rFonts w:cs="Times New Roman"/>
          <w:szCs w:val="24"/>
        </w:rPr>
        <w:t xml:space="preserve"> para la enseñanza y aprendizaje de prácticas sostenibles de Paz Territorial, desde el marco del posconflicto y de justicia transicional, en la Universidad Mariana del Departamento de Nariño"</w:t>
      </w:r>
      <w:r w:rsidR="00E75821" w:rsidRPr="00FF4F12">
        <w:rPr>
          <w:rFonts w:cs="Times New Roman"/>
          <w:szCs w:val="24"/>
        </w:rPr>
        <w:t>.</w:t>
      </w:r>
      <w:r w:rsidR="00E75821" w:rsidRPr="00FF4F12">
        <w:rPr>
          <w:rFonts w:cs="Times New Roman"/>
        </w:rPr>
        <w:t xml:space="preserve"> </w:t>
      </w:r>
      <w:r w:rsidR="00E75821" w:rsidRPr="00FF4F12">
        <w:rPr>
          <w:rFonts w:cs="Times New Roman"/>
          <w:szCs w:val="24"/>
        </w:rPr>
        <w:t xml:space="preserve">constituye un antecedente relevante para el presente estudio. Esta investigación se </w:t>
      </w:r>
      <w:r w:rsidR="006D7A99" w:rsidRPr="00FF4F12">
        <w:rPr>
          <w:rFonts w:cs="Times New Roman"/>
          <w:szCs w:val="24"/>
        </w:rPr>
        <w:t>orientó</w:t>
      </w:r>
      <w:r w:rsidR="00E75821" w:rsidRPr="00FF4F12">
        <w:rPr>
          <w:rFonts w:cs="Times New Roman"/>
          <w:szCs w:val="24"/>
        </w:rPr>
        <w:t xml:space="preserve"> al diseño e implementación de una estrategia </w:t>
      </w:r>
      <w:proofErr w:type="spellStart"/>
      <w:r w:rsidR="00E75821" w:rsidRPr="00FF4F12">
        <w:rPr>
          <w:rFonts w:cs="Times New Roman"/>
          <w:szCs w:val="24"/>
        </w:rPr>
        <w:t>microcurricular</w:t>
      </w:r>
      <w:proofErr w:type="spellEnd"/>
      <w:r w:rsidR="00E75821" w:rsidRPr="00FF4F12">
        <w:rPr>
          <w:rFonts w:cs="Times New Roman"/>
          <w:szCs w:val="24"/>
        </w:rPr>
        <w:t xml:space="preserve"> fundamentada en principios teórico-conceptuales asociados a la verdad, la justicia, la reparación y las garantías de no repetición, elementos centrales de la justicia transicional y del enfoque de paz territorial en el contexto del </w:t>
      </w:r>
      <w:proofErr w:type="spellStart"/>
      <w:r w:rsidR="00E75821" w:rsidRPr="00FF4F12">
        <w:rPr>
          <w:rFonts w:cs="Times New Roman"/>
          <w:szCs w:val="24"/>
        </w:rPr>
        <w:t>posacuerdo</w:t>
      </w:r>
      <w:proofErr w:type="spellEnd"/>
      <w:r w:rsidR="00E75821" w:rsidRPr="00FF4F12">
        <w:rPr>
          <w:rFonts w:cs="Times New Roman"/>
          <w:szCs w:val="24"/>
        </w:rPr>
        <w:t>.</w:t>
      </w:r>
    </w:p>
    <w:p w14:paraId="318EEC1F" w14:textId="7E266F37" w:rsidR="00E75821" w:rsidRPr="00FF4F12" w:rsidRDefault="00E75821" w:rsidP="00E75821">
      <w:pPr>
        <w:rPr>
          <w:rFonts w:cs="Times New Roman"/>
          <w:szCs w:val="24"/>
        </w:rPr>
      </w:pPr>
      <w:r w:rsidRPr="00FF4F12">
        <w:rPr>
          <w:rFonts w:cs="Times New Roman"/>
          <w:szCs w:val="24"/>
        </w:rPr>
        <w:t xml:space="preserve">Desde una perspectiva metodológica, el estudio se desarrolló bajo un enfoque cualitativo de tipo documental, lo que permitió un análisis riguroso de fuentes teóricas y normativas relacionadas con la pedagogía para la paz, la justicia transicional y las experiencias de paz resilientes en los territorios. En este sentido, la identificación de categorías y </w:t>
      </w:r>
      <w:proofErr w:type="spellStart"/>
      <w:r w:rsidRPr="00FF4F12">
        <w:rPr>
          <w:rFonts w:cs="Times New Roman"/>
          <w:szCs w:val="24"/>
        </w:rPr>
        <w:t>macrocategorías</w:t>
      </w:r>
      <w:proofErr w:type="spellEnd"/>
      <w:r w:rsidRPr="00FF4F12">
        <w:rPr>
          <w:rFonts w:cs="Times New Roman"/>
          <w:szCs w:val="24"/>
        </w:rPr>
        <w:t xml:space="preserve"> orientó la interpretación de los resultados y posibilitó la estructuración de una estrategia de enseñanza-aprendizaje </w:t>
      </w:r>
      <w:proofErr w:type="spellStart"/>
      <w:r w:rsidRPr="00FF4F12">
        <w:rPr>
          <w:rFonts w:cs="Times New Roman"/>
          <w:szCs w:val="24"/>
        </w:rPr>
        <w:t>microcurricular</w:t>
      </w:r>
      <w:proofErr w:type="spellEnd"/>
      <w:r w:rsidRPr="00FF4F12">
        <w:rPr>
          <w:rFonts w:cs="Times New Roman"/>
          <w:szCs w:val="24"/>
        </w:rPr>
        <w:t xml:space="preserve"> orientada a la promoción de prácticas sostenibles de paz territorial en el contexto universitario.</w:t>
      </w:r>
    </w:p>
    <w:p w14:paraId="066C37A7" w14:textId="2C1360E6" w:rsidR="00E75821" w:rsidRPr="00FF4F12" w:rsidRDefault="00E75821" w:rsidP="00E75821">
      <w:pPr>
        <w:rPr>
          <w:rFonts w:cs="Times New Roman"/>
          <w:szCs w:val="24"/>
        </w:rPr>
      </w:pPr>
      <w:r w:rsidRPr="00FF4F12">
        <w:rPr>
          <w:rFonts w:cs="Times New Roman"/>
          <w:szCs w:val="24"/>
        </w:rPr>
        <w:t xml:space="preserve">Asimismo, la investigación resalto la importancia del diseño de un syllabus como eje articulador de la estrategia </w:t>
      </w:r>
      <w:proofErr w:type="spellStart"/>
      <w:r w:rsidRPr="00FF4F12">
        <w:rPr>
          <w:rFonts w:cs="Times New Roman"/>
          <w:szCs w:val="24"/>
        </w:rPr>
        <w:t>microcurricular</w:t>
      </w:r>
      <w:proofErr w:type="spellEnd"/>
      <w:r w:rsidRPr="00FF4F12">
        <w:rPr>
          <w:rFonts w:cs="Times New Roman"/>
          <w:szCs w:val="24"/>
        </w:rPr>
        <w:t xml:space="preserve">, el cual integra competencias, resultados de aprendizaje, contenidos y métodos dialógicos que promueven la reflexión crítica, la inteligencia emocional, la resiliencia y la transformación actitudinal de los estudiantes frente a sus contextos comunitarios. De manera particular, se </w:t>
      </w:r>
      <w:r w:rsidR="006D7A99" w:rsidRPr="00FF4F12">
        <w:rPr>
          <w:rFonts w:cs="Times New Roman"/>
          <w:szCs w:val="24"/>
        </w:rPr>
        <w:t>enfatizó</w:t>
      </w:r>
      <w:r w:rsidRPr="00FF4F12">
        <w:rPr>
          <w:rFonts w:cs="Times New Roman"/>
          <w:szCs w:val="24"/>
        </w:rPr>
        <w:t xml:space="preserve"> en la planeación, ejecución, valoración y retroalimentación como componentes intencionalmente vinculados, que permitieron una formación contextualizada, dinámica y pertinente, reconociendo las voces de los estudiantes y las dinámicas regionales.</w:t>
      </w:r>
    </w:p>
    <w:p w14:paraId="009FBA2B" w14:textId="77777777" w:rsidR="00E75821" w:rsidRPr="00FF4F12" w:rsidRDefault="00E75821" w:rsidP="00E75821">
      <w:pPr>
        <w:rPr>
          <w:rFonts w:cs="Times New Roman"/>
          <w:szCs w:val="24"/>
        </w:rPr>
      </w:pPr>
    </w:p>
    <w:p w14:paraId="0AB5B574" w14:textId="23D359BD" w:rsidR="00E75821" w:rsidRPr="00FF4F12" w:rsidRDefault="00E75821" w:rsidP="00E75821">
      <w:pPr>
        <w:rPr>
          <w:rFonts w:cs="Times New Roman"/>
          <w:szCs w:val="24"/>
        </w:rPr>
      </w:pPr>
      <w:r w:rsidRPr="00FF4F12">
        <w:rPr>
          <w:rFonts w:cs="Times New Roman"/>
          <w:szCs w:val="24"/>
        </w:rPr>
        <w:t xml:space="preserve">Por otra parte, Moreno Muñoz planteo que la paz territorial debe asumirse no solo como un concepto, sino como una práctica pedagógica situada, construida desde y para los contextos educativos, lo cual </w:t>
      </w:r>
      <w:r w:rsidR="006D7A99" w:rsidRPr="00FF4F12">
        <w:rPr>
          <w:rFonts w:cs="Times New Roman"/>
          <w:szCs w:val="24"/>
        </w:rPr>
        <w:t>favoreció</w:t>
      </w:r>
      <w:r w:rsidRPr="00FF4F12">
        <w:rPr>
          <w:rFonts w:cs="Times New Roman"/>
          <w:szCs w:val="24"/>
        </w:rPr>
        <w:t xml:space="preserve"> la participación activa de los estudiantes y su posicionamiento crítico frente a las realidades sociales del territorio. En consecuencia, la estrategia </w:t>
      </w:r>
      <w:proofErr w:type="spellStart"/>
      <w:r w:rsidRPr="00FF4F12">
        <w:rPr>
          <w:rFonts w:cs="Times New Roman"/>
          <w:szCs w:val="24"/>
        </w:rPr>
        <w:t>microcurricular</w:t>
      </w:r>
      <w:proofErr w:type="spellEnd"/>
      <w:r w:rsidRPr="00FF4F12">
        <w:rPr>
          <w:rFonts w:cs="Times New Roman"/>
          <w:szCs w:val="24"/>
        </w:rPr>
        <w:t xml:space="preserve"> propuesta </w:t>
      </w:r>
      <w:r w:rsidR="006D7A99" w:rsidRPr="00FF4F12">
        <w:rPr>
          <w:rFonts w:cs="Times New Roman"/>
          <w:szCs w:val="24"/>
        </w:rPr>
        <w:t>fortaleció</w:t>
      </w:r>
      <w:r w:rsidRPr="00FF4F12">
        <w:rPr>
          <w:rFonts w:cs="Times New Roman"/>
          <w:szCs w:val="24"/>
        </w:rPr>
        <w:t xml:space="preserve"> el rol del estudiante como sujeto activo del proceso educativo y del docente como mediador pedagógico, promoviendo prácticas educativas orientadas a la convivencia, el diálogo y la resolución pacífica de los conflictos.</w:t>
      </w:r>
    </w:p>
    <w:p w14:paraId="49D9D74D" w14:textId="52F17804" w:rsidR="00B36D46" w:rsidRPr="00FF4F12" w:rsidRDefault="00E75821" w:rsidP="00E75821">
      <w:pPr>
        <w:rPr>
          <w:rFonts w:cs="Times New Roman"/>
          <w:szCs w:val="24"/>
        </w:rPr>
      </w:pPr>
      <w:r w:rsidRPr="00FF4F12">
        <w:rPr>
          <w:rFonts w:cs="Times New Roman"/>
          <w:szCs w:val="24"/>
        </w:rPr>
        <w:t>En relación con el presente proyecto de investigación, este antecedente aporta elementos conceptuales y metodológicos fundamentales, al evidenciar que la educación para la paz requiere estrategias didácticas intencionadas, contextualizadas y articuladas al currículo, que permitan desarrollar competencias socioemocionales, ciudadanas y convivenciales. Si bien el estudio de Moreno Muñoz se sitúa en el contexto universitario, sus aportes resultan pertinentes para esta investigación, en tanto fundamentan la necesidad de diseñar e implementar estrategias didácticas para educar para la paz y la convivencia desde etapas tempranas de la formación escolar, fortaleciendo así una cultura de paz sostenible en los contextos educativos.</w:t>
      </w:r>
    </w:p>
    <w:p w14:paraId="5A814D53" w14:textId="01FE9FFB" w:rsidR="00364273" w:rsidRPr="00FF4F12" w:rsidRDefault="00EB2ABC" w:rsidP="00364273">
      <w:pPr>
        <w:rPr>
          <w:rFonts w:cs="Times New Roman"/>
          <w:szCs w:val="24"/>
        </w:rPr>
      </w:pPr>
      <w:r w:rsidRPr="00FF4F12">
        <w:rPr>
          <w:rFonts w:cs="Times New Roman"/>
          <w:szCs w:val="24"/>
        </w:rPr>
        <w:t>El segundo antecedente regional corresponde a</w:t>
      </w:r>
      <w:r w:rsidRPr="00FF4F12">
        <w:rPr>
          <w:rFonts w:cs="Times New Roman"/>
        </w:rPr>
        <w:t xml:space="preserve"> la </w:t>
      </w:r>
      <w:r w:rsidRPr="00FF4F12">
        <w:rPr>
          <w:rFonts w:cs="Times New Roman"/>
          <w:szCs w:val="24"/>
        </w:rPr>
        <w:t xml:space="preserve">investigación realizada </w:t>
      </w:r>
      <w:r w:rsidR="00364273" w:rsidRPr="00FF4F12">
        <w:rPr>
          <w:rFonts w:cs="Times New Roman"/>
          <w:szCs w:val="24"/>
        </w:rPr>
        <w:t xml:space="preserve">por Cárdenas (2024), vinculada a la Universidad Mariana, para optar al título de Magister en Pedagogía, en la investigación: "La mediación como estrategia de resolución de conflictos para fortalecer las competencias socioemocionales de los estudiantes de grado 11 I. E. Sagrado Corazón de Jesús </w:t>
      </w:r>
      <w:proofErr w:type="spellStart"/>
      <w:r w:rsidR="00364273" w:rsidRPr="00FF4F12">
        <w:rPr>
          <w:rFonts w:cs="Times New Roman"/>
          <w:szCs w:val="24"/>
        </w:rPr>
        <w:t>Bethlemitas</w:t>
      </w:r>
      <w:proofErr w:type="spellEnd"/>
      <w:r w:rsidR="00364273" w:rsidRPr="00FF4F12">
        <w:rPr>
          <w:rFonts w:cs="Times New Roman"/>
          <w:szCs w:val="24"/>
        </w:rPr>
        <w:t>-San Lorenzo Nariño. Este estudio constituye un referente de interés para la presente investigación. Sus hallazgos evidencian que, aunque estudiantes y docentes reconocen valores personales, sociales y cívicos, persisten limitaciones en comunicación asertiva, liderazgo, autonomía y manejo emocional, factores que inciden directamente en la convivencia escolar.</w:t>
      </w:r>
    </w:p>
    <w:p w14:paraId="2D805F2A" w14:textId="77777777" w:rsidR="00364273" w:rsidRPr="00FF4F12" w:rsidRDefault="00364273" w:rsidP="00364273">
      <w:pPr>
        <w:rPr>
          <w:rFonts w:cs="Times New Roman"/>
          <w:szCs w:val="24"/>
        </w:rPr>
      </w:pPr>
      <w:r w:rsidRPr="00FF4F12">
        <w:rPr>
          <w:rFonts w:cs="Times New Roman"/>
          <w:szCs w:val="24"/>
        </w:rPr>
        <w:t>Asimismo, se identifican conductas problemáticas como agresividad verbal, timidez, apatía, baja confianza, bullying, violencia de género y comportamientos disruptivos, algunas de ellas poco reconocidas o abordadas institucionalmente. Si bien el manual de convivencia contempla estrategias de diálogo e intervención de autoridades, los estudiantes perciben que ciertas medidas disciplinarias resultan poco efectivas e incluso afectan su autoestima y estabilidad emocional.</w:t>
      </w:r>
    </w:p>
    <w:p w14:paraId="30CFAB52" w14:textId="77777777" w:rsidR="00364273" w:rsidRPr="00FF4F12" w:rsidRDefault="00364273" w:rsidP="00364273">
      <w:pPr>
        <w:rPr>
          <w:rFonts w:cs="Times New Roman"/>
          <w:szCs w:val="24"/>
        </w:rPr>
      </w:pPr>
      <w:r w:rsidRPr="00FF4F12">
        <w:rPr>
          <w:rFonts w:cs="Times New Roman"/>
          <w:szCs w:val="24"/>
        </w:rPr>
        <w:t>El estudio también revela una confusión conceptual entre conciliación y mediación, así como una escasa participación estudiantil en estos procesos, dado que suelen ser asumidos por docentes o directivos. Tales hallazgos subrayan la necesidad de fortalecer procesos pedagógicos que promuevan competencias socioemocionales, liderazgo estudiantil y gestión pacífica de conflictos desde edades tempranas.</w:t>
      </w:r>
    </w:p>
    <w:p w14:paraId="29EC3332" w14:textId="77777777" w:rsidR="00364273" w:rsidRPr="00FF4F12" w:rsidRDefault="00364273" w:rsidP="00364273">
      <w:pPr>
        <w:rPr>
          <w:rFonts w:cs="Times New Roman"/>
          <w:szCs w:val="24"/>
          <w:lang w:val="es-CO"/>
        </w:rPr>
      </w:pPr>
      <w:r w:rsidRPr="00FF4F12">
        <w:rPr>
          <w:rFonts w:cs="Times New Roman"/>
          <w:szCs w:val="24"/>
        </w:rPr>
        <w:t>En este sentido, la presente investigación retoma dichos aportes, pero se orienta hacia estudiantes de grado sexto, con el propósito de intervenir de manera preventiva y formativa en una etapa clave del desarrollo socioemocional. Ello busca consolidar una cultura de paz, potenciar el diálogo y la mediación escolar, y favorecer la convivencia armónica en el contexto educativo.</w:t>
      </w:r>
    </w:p>
    <w:p w14:paraId="5651ADD3" w14:textId="4E96251E" w:rsidR="00FA4AB3" w:rsidRPr="00FF4F12" w:rsidRDefault="00FA4AB3" w:rsidP="00FA4AB3">
      <w:pPr>
        <w:rPr>
          <w:rFonts w:cs="Times New Roman"/>
          <w:szCs w:val="24"/>
        </w:rPr>
      </w:pPr>
      <w:r w:rsidRPr="00FF4F12">
        <w:rPr>
          <w:rFonts w:cs="Times New Roman"/>
          <w:szCs w:val="24"/>
        </w:rPr>
        <w:t>Un</w:t>
      </w:r>
      <w:r w:rsidR="006D7A99" w:rsidRPr="00FF4F12">
        <w:rPr>
          <w:rFonts w:cs="Times New Roman"/>
          <w:szCs w:val="24"/>
        </w:rPr>
        <w:t xml:space="preserve"> tercer antecedente </w:t>
      </w:r>
      <w:r w:rsidR="00A74F1B" w:rsidRPr="00FF4F12">
        <w:rPr>
          <w:rFonts w:cs="Times New Roman"/>
          <w:szCs w:val="24"/>
        </w:rPr>
        <w:t xml:space="preserve">regional </w:t>
      </w:r>
      <w:r w:rsidR="00C57137" w:rsidRPr="00FF4F12">
        <w:rPr>
          <w:rFonts w:cs="Times New Roman"/>
          <w:szCs w:val="24"/>
        </w:rPr>
        <w:t xml:space="preserve">corresponde a la </w:t>
      </w:r>
      <w:r w:rsidR="00A74F1B" w:rsidRPr="00FF4F12">
        <w:rPr>
          <w:rFonts w:cs="Times New Roman"/>
          <w:szCs w:val="24"/>
        </w:rPr>
        <w:t xml:space="preserve"> </w:t>
      </w:r>
      <w:r w:rsidR="00C57137" w:rsidRPr="00FF4F12">
        <w:rPr>
          <w:rFonts w:cs="Times New Roman"/>
          <w:szCs w:val="24"/>
        </w:rPr>
        <w:t xml:space="preserve">investigación realizada por </w:t>
      </w:r>
      <w:r w:rsidRPr="00FF4F12">
        <w:rPr>
          <w:rFonts w:cs="Times New Roman"/>
          <w:szCs w:val="24"/>
        </w:rPr>
        <w:t>López (2024), vinculado a la Universidad Mariana  en su tesis de maestría</w:t>
      </w:r>
      <w:r w:rsidRPr="00FF4F12">
        <w:rPr>
          <w:rFonts w:eastAsia="Times New Roman" w:cs="Times New Roman"/>
          <w:szCs w:val="24"/>
        </w:rPr>
        <w:t xml:space="preserve"> </w:t>
      </w:r>
      <w:r w:rsidRPr="00FF4F12">
        <w:rPr>
          <w:rFonts w:cs="Times New Roman"/>
          <w:szCs w:val="24"/>
        </w:rPr>
        <w:t>titulado "Fortalecimiento de las emociones en los estudiantes del Centro Educativo La Orejuela del municipio de Ipiales mediante la implementación de la estrategia pedagógica “Tejiendo lazos de convivencia”, constituye un antecedente pertinente debido a que tuvo como objetivo general fortalecer las emociones de los estudiantes mediante una estrategia pedagógica orientada a la regulación emocional, la comunicación y la empatía, con el propósito de mejorar la convivencia escolar, lo cual guarda una relación directa con el enfoque del presente proyecto de maestría.</w:t>
      </w:r>
    </w:p>
    <w:p w14:paraId="1686552A" w14:textId="77777777" w:rsidR="00FA4AB3" w:rsidRPr="00FF4F12" w:rsidRDefault="00FA4AB3" w:rsidP="00FA4AB3">
      <w:pPr>
        <w:rPr>
          <w:rFonts w:cs="Times New Roman"/>
          <w:szCs w:val="24"/>
        </w:rPr>
      </w:pPr>
      <w:r w:rsidRPr="00FF4F12">
        <w:rPr>
          <w:rFonts w:cs="Times New Roman"/>
          <w:szCs w:val="24"/>
        </w:rPr>
        <w:t>Desde el punto de vista de los objetivos, el estudio de López (2024) coincide en la necesidad de identificar los factores emocionales que inciden negativamente en la convivencia escolar y en la apuesta por implementar estrategias didácticas intencionadas que permitan mejorar las relaciones interpersonales en el contexto educativo; en este sentido, ambas investigaciones reconocen que la educación para la paz y la convivencia requiere el desarrollo de habilidades socioemocionales como la autorregulación emocional, la empatía y la comunicación asertiva, especialmente en contextos escolares donde se presentan dificultades en la interacción entre los estudiantes.</w:t>
      </w:r>
    </w:p>
    <w:p w14:paraId="3A7DFA1C" w14:textId="77777777" w:rsidR="00FA4AB3" w:rsidRPr="00FF4F12" w:rsidRDefault="00FA4AB3" w:rsidP="00FA4AB3">
      <w:pPr>
        <w:rPr>
          <w:rFonts w:cs="Times New Roman"/>
          <w:szCs w:val="24"/>
        </w:rPr>
      </w:pPr>
      <w:r w:rsidRPr="00FF4F12">
        <w:rPr>
          <w:rFonts w:cs="Times New Roman"/>
          <w:szCs w:val="24"/>
        </w:rPr>
        <w:t>En relación a la metodología, la investigación referenciada se orientó hacia un enfoque pedagógico de carácter participativo, apoyado en actividades lúdicas y recreativas, lo cual permitió comprender y abordar el componente social y emocional de los estudiantes de manera significativa. De manera similar, el proyecto Educar para la Paz y la Convivencia, asume las estrategias didácticas como mediadoras del aprendizaje, reconociendo que los métodos interactivos favorecen la participación activa de los estudiantes, la reflexión sobre las emociones y la construcción de ambientes escolares más armónicos.</w:t>
      </w:r>
    </w:p>
    <w:p w14:paraId="0DF0D373" w14:textId="77777777" w:rsidR="00FA4AB3" w:rsidRPr="00FF4F12" w:rsidRDefault="00FA4AB3" w:rsidP="00FA4AB3">
      <w:pPr>
        <w:rPr>
          <w:rFonts w:cs="Times New Roman"/>
          <w:szCs w:val="24"/>
        </w:rPr>
      </w:pPr>
      <w:r w:rsidRPr="00FF4F12">
        <w:rPr>
          <w:rFonts w:cs="Times New Roman"/>
          <w:szCs w:val="24"/>
        </w:rPr>
        <w:t>Respecto a los resultados, López (2024) concluye que la implementación de la estrategia didáctica “Tejiendo lazos de convivencia” generó avances significativos en la identificación, expresión y regulación de las emociones, fortaleciendo la comunicación efectiva, la empatía y el apoyo mutuo entre los estudiantes. Asimismo, se evidenció una mejora en la calidad de las relaciones interpersonales y en el ambiente escolar, así como un impacto positivo en los ámbitos personal, familiar y social, resaltando el papel fundamental de la participación activa de los docentes y padres de familia en el proceso formativo. Estos hallazgos concuerdan con los propósitos de la presente investigación, al reafirmar que la convivencia pacífica se construye a partir del trabajo articulado entre escuela y familia, y del uso de estrategias pedagógicas contextualizadas.</w:t>
      </w:r>
    </w:p>
    <w:p w14:paraId="0253C471" w14:textId="6AEC9CFF" w:rsidR="006D7A99" w:rsidRPr="00FF4F12" w:rsidRDefault="00FA4AB3" w:rsidP="00FA4AB3">
      <w:pPr>
        <w:rPr>
          <w:rFonts w:eastAsia="Times New Roman" w:cs="Times New Roman"/>
          <w:szCs w:val="24"/>
        </w:rPr>
      </w:pPr>
      <w:r w:rsidRPr="00FF4F12">
        <w:rPr>
          <w:rFonts w:cs="Times New Roman"/>
          <w:szCs w:val="24"/>
        </w:rPr>
        <w:t>En consecuencia, este antecedente aporta fundamentos teóricos, metodológicos y prácticos al presente estudio, al demostrar que el fortalecimiento de las emociones mediante estrategias didácticas innovadoras y lúdicas contribuye de manera significativa a la educación para la paz y la convivencia. Si bien la investigación de López se desarrolla con estudiantes de transición a quinto grado, sus resultados resultan relevantes para esta tesis de maestría, en tanto evidencian la necesidad de intervenir pedagógicamente desde edades tempranas para formar sujetos capaces de gestionar sus emociones, resolver conflictos de manera pacífica y convivir armónicamente en el contexto escolar.</w:t>
      </w:r>
    </w:p>
    <w:p w14:paraId="341DDBDA" w14:textId="2CA5D50B" w:rsidR="00494386" w:rsidRPr="00FF4F12" w:rsidRDefault="008E1B00" w:rsidP="00B741FE">
      <w:pPr>
        <w:pStyle w:val="Ttulo2"/>
        <w:rPr>
          <w:rFonts w:cs="Times New Roman"/>
          <w:szCs w:val="24"/>
        </w:rPr>
      </w:pPr>
      <w:bookmarkStart w:id="808" w:name="_Toc229133533"/>
      <w:bookmarkStart w:id="809" w:name="_Toc227692869"/>
      <w:r w:rsidRPr="00FF4F12">
        <w:rPr>
          <w:rFonts w:cs="Times New Roman"/>
          <w:szCs w:val="24"/>
        </w:rPr>
        <w:t xml:space="preserve">Marco </w:t>
      </w:r>
      <w:r w:rsidR="00263098" w:rsidRPr="00FF4F12">
        <w:rPr>
          <w:rFonts w:cs="Times New Roman"/>
          <w:szCs w:val="24"/>
        </w:rPr>
        <w:t>C</w:t>
      </w:r>
      <w:r w:rsidRPr="00FF4F12">
        <w:rPr>
          <w:rFonts w:cs="Times New Roman"/>
          <w:szCs w:val="24"/>
        </w:rPr>
        <w:t>ontextual</w:t>
      </w:r>
      <w:bookmarkEnd w:id="808"/>
      <w:bookmarkEnd w:id="809"/>
    </w:p>
    <w:p w14:paraId="78880B31" w14:textId="77777777" w:rsidR="00494386" w:rsidRPr="00FF4F12" w:rsidRDefault="00A74F1B" w:rsidP="00263098">
      <w:pPr>
        <w:rPr>
          <w:rFonts w:cs="Times New Roman"/>
          <w:szCs w:val="24"/>
        </w:rPr>
      </w:pPr>
      <w:r w:rsidRPr="00FF4F12">
        <w:rPr>
          <w:rFonts w:cs="Times New Roman"/>
          <w:szCs w:val="24"/>
        </w:rPr>
        <w:t xml:space="preserve">Respecto a la ubicación de la población a estudiar, se tiene en cuenta un </w:t>
      </w:r>
      <w:proofErr w:type="spellStart"/>
      <w:r w:rsidRPr="00FF4F12">
        <w:rPr>
          <w:rFonts w:cs="Times New Roman"/>
          <w:szCs w:val="24"/>
        </w:rPr>
        <w:t>macro-contexto</w:t>
      </w:r>
      <w:proofErr w:type="spellEnd"/>
      <w:r w:rsidRPr="00FF4F12">
        <w:rPr>
          <w:rFonts w:cs="Times New Roman"/>
          <w:szCs w:val="24"/>
        </w:rPr>
        <w:t xml:space="preserve"> y un </w:t>
      </w:r>
      <w:proofErr w:type="spellStart"/>
      <w:r w:rsidRPr="00FF4F12">
        <w:rPr>
          <w:rFonts w:cs="Times New Roman"/>
          <w:szCs w:val="24"/>
        </w:rPr>
        <w:t>micro-contexto</w:t>
      </w:r>
      <w:proofErr w:type="spellEnd"/>
      <w:r w:rsidRPr="00FF4F12">
        <w:rPr>
          <w:rFonts w:cs="Times New Roman"/>
          <w:szCs w:val="24"/>
        </w:rPr>
        <w:t xml:space="preserve"> así: </w:t>
      </w:r>
    </w:p>
    <w:p w14:paraId="5D0FE918" w14:textId="73009A49" w:rsidR="009A3078" w:rsidRPr="00FF4F12" w:rsidRDefault="00A74F1B" w:rsidP="009A3078">
      <w:pPr>
        <w:pStyle w:val="Ttulo3"/>
        <w:rPr>
          <w:rFonts w:cs="Times New Roman"/>
          <w:szCs w:val="24"/>
        </w:rPr>
      </w:pPr>
      <w:bookmarkStart w:id="810" w:name="_Toc229133534"/>
      <w:bookmarkStart w:id="811" w:name="_Toc227692870"/>
      <w:r w:rsidRPr="00FF4F12">
        <w:rPr>
          <w:rFonts w:cs="Times New Roman"/>
          <w:szCs w:val="24"/>
        </w:rPr>
        <w:t>Macro</w:t>
      </w:r>
      <w:r w:rsidR="00263098" w:rsidRPr="00FF4F12">
        <w:rPr>
          <w:rFonts w:cs="Times New Roman"/>
          <w:szCs w:val="24"/>
        </w:rPr>
        <w:t xml:space="preserve"> C</w:t>
      </w:r>
      <w:r w:rsidRPr="00FF4F12">
        <w:rPr>
          <w:rFonts w:cs="Times New Roman"/>
          <w:szCs w:val="24"/>
        </w:rPr>
        <w:t>ontexto</w:t>
      </w:r>
      <w:bookmarkEnd w:id="810"/>
      <w:bookmarkEnd w:id="811"/>
    </w:p>
    <w:p w14:paraId="16223E34" w14:textId="1A80DFA1" w:rsidR="00494386" w:rsidRPr="00FF4F12" w:rsidRDefault="00A74F1B" w:rsidP="00B741FE">
      <w:pPr>
        <w:rPr>
          <w:rFonts w:cs="Times New Roman"/>
          <w:szCs w:val="24"/>
        </w:rPr>
      </w:pPr>
      <w:r w:rsidRPr="00FF4F12">
        <w:rPr>
          <w:rFonts w:cs="Times New Roman"/>
          <w:szCs w:val="24"/>
        </w:rPr>
        <w:t xml:space="preserve">Al sur de Colombia y suroccidente del departamento de Nariño, a 65 kilómetros de su capital Pasto se encuentra el municipio de Iles; limita al norte con el municipio de </w:t>
      </w:r>
      <w:proofErr w:type="spellStart"/>
      <w:r w:rsidRPr="00FF4F12">
        <w:rPr>
          <w:rFonts w:cs="Times New Roman"/>
          <w:szCs w:val="24"/>
        </w:rPr>
        <w:t>Imues</w:t>
      </w:r>
      <w:proofErr w:type="spellEnd"/>
      <w:r w:rsidRPr="00FF4F12">
        <w:rPr>
          <w:rFonts w:cs="Times New Roman"/>
          <w:szCs w:val="24"/>
        </w:rPr>
        <w:t xml:space="preserve">, al sur con los municipios de </w:t>
      </w:r>
      <w:proofErr w:type="spellStart"/>
      <w:r w:rsidRPr="00FF4F12">
        <w:rPr>
          <w:rFonts w:cs="Times New Roman"/>
          <w:szCs w:val="24"/>
        </w:rPr>
        <w:t>Gualmatán</w:t>
      </w:r>
      <w:proofErr w:type="spellEnd"/>
      <w:r w:rsidRPr="00FF4F12">
        <w:rPr>
          <w:rFonts w:cs="Times New Roman"/>
          <w:szCs w:val="24"/>
        </w:rPr>
        <w:t>, Contadero y Pupiales, al occidente con los municipios de Ospina y Sapuyes y al oriente con el municipio de Funes. Sus habitantes en su mayoría son de descendencia indígena y mestiza; su economía está basada en el turismo y la agricultura; el primero por las visitas a la Basílica de Nuestra Señora del Rosario de Iles, más conocida como la partera debido a las características que se le atribuyen con respecto a la fertilidad y cuidado de los embarazos de las mujeres, cuenta con centros de recreación en la zona cálida del Capulí; y el segundo por el cultivo y exportación de papa, cebolla, fresas y otros productos propios de la región de acuerdo con sus características geográficas</w:t>
      </w:r>
      <w:r w:rsidRPr="00FF4F12">
        <w:rPr>
          <w:rFonts w:cs="Times New Roman"/>
          <w:szCs w:val="24"/>
          <w:u w:val="single"/>
        </w:rPr>
        <w:t>,</w:t>
      </w:r>
      <w:r w:rsidRPr="00FF4F12">
        <w:rPr>
          <w:rFonts w:cs="Times New Roman"/>
          <w:szCs w:val="24"/>
        </w:rPr>
        <w:t xml:space="preserve"> variedad de pisos térmicos, condiciones climáticas y humedad.</w:t>
      </w:r>
    </w:p>
    <w:p w14:paraId="3AB91DD8" w14:textId="77777777" w:rsidR="00494386" w:rsidRPr="00FF4F12" w:rsidRDefault="00A74F1B" w:rsidP="00B741FE">
      <w:pPr>
        <w:ind w:left="720" w:hanging="11"/>
        <w:rPr>
          <w:rFonts w:eastAsia="Times New Roman" w:cs="Times New Roman"/>
          <w:szCs w:val="24"/>
        </w:rPr>
      </w:pPr>
      <w:r w:rsidRPr="00FF4F12">
        <w:rPr>
          <w:rFonts w:eastAsia="Times New Roman" w:cs="Times New Roman"/>
          <w:szCs w:val="24"/>
        </w:rPr>
        <w:t xml:space="preserve">Cuenta con tres instituciones educativas, dos rurales como son: Institución Educativa del Norte de Iles e Institución Educativa San Francisco de Asís y una urbana, Institución Educativa José Antonio Galán, creada mediante Resolución 1338 del 10 de Agosto del 2.020 de la Secretaría de Educación de Nariño se Institucionaliza en una sola sede Principal, de Bachillerato, dos sedes de básica primaria urbana y siete sedes rurales que brindan servicio educativo para pobladores de la zona urbana y rurales aledañas en los grados Preescolar, básica primaria, básica secundaria y Media. (PEI, 2023). </w:t>
      </w:r>
    </w:p>
    <w:p w14:paraId="6ABAAFD9" w14:textId="77777777" w:rsidR="00494386" w:rsidRPr="00FF4F12" w:rsidRDefault="00A74F1B" w:rsidP="00B741FE">
      <w:pPr>
        <w:rPr>
          <w:rFonts w:cs="Times New Roman"/>
          <w:szCs w:val="24"/>
        </w:rPr>
      </w:pPr>
      <w:r w:rsidRPr="00FF4F12">
        <w:rPr>
          <w:rFonts w:cs="Times New Roman"/>
          <w:szCs w:val="24"/>
        </w:rPr>
        <w:t>La institución, sede 1 se encuentra ubicada en la zona urbana del municipio, más exactamente en el barrio El Edén, calle 6 No. 4 – 126 Iles; consta de un bloque administrativo, 19 aulas distribuidas en tres bloques, para la Básica secundaria y media académica, una biblioteca, dos aulas STEAM, un laboratorio, dos salas de informática, un restaurante y algunas zonas verdes donde se imparte las clases a estudiantes desde el grado sexto hasta el grado once.</w:t>
      </w:r>
    </w:p>
    <w:p w14:paraId="16F90382" w14:textId="203D12D9" w:rsidR="00494386" w:rsidRPr="00FF4F12" w:rsidRDefault="00A74F1B" w:rsidP="00B741FE">
      <w:pPr>
        <w:rPr>
          <w:rFonts w:cs="Times New Roman"/>
          <w:szCs w:val="24"/>
        </w:rPr>
      </w:pPr>
      <w:r w:rsidRPr="00FF4F12">
        <w:rPr>
          <w:rFonts w:cs="Times New Roman"/>
          <w:szCs w:val="24"/>
        </w:rPr>
        <w:t>Dentro de la infraestructura para la práctica deportiva no se cuenta con canchas propias, solo con algunas zonas verdes, los escenarios pertenecen al municipio, pero la Institución tiene potestad sobre los mismos en el momento que se necesite, estos son: una cancha de fútbol con las medidas mínimas reglamentarias y una cancha multifuncional apta para microfútbol, baloncesto y voleibol. Estas pueden ser utilizadas por la institución de forma libre, permitiendo el aprendizaje de las diferentes actividades y disciplinas, también existen implementos didácticos como colchonetas, balones de baloncesto, microfútbol, voleibol, aros, uniformes deportivos, cuerdas, pelotas, balas para atletismo, etc.</w:t>
      </w:r>
    </w:p>
    <w:p w14:paraId="6208D0FE" w14:textId="25374279" w:rsidR="00CB3430" w:rsidRPr="00FF4F12" w:rsidRDefault="00CB3430" w:rsidP="00B741FE">
      <w:pPr>
        <w:rPr>
          <w:rFonts w:cs="Times New Roman"/>
          <w:szCs w:val="24"/>
        </w:rPr>
      </w:pPr>
      <w:r w:rsidRPr="00FF4F12">
        <w:rPr>
          <w:rFonts w:cs="Times New Roman"/>
        </w:rPr>
        <w:t xml:space="preserve">Con respecto a la parte educativa, según el </w:t>
      </w:r>
      <w:r w:rsidRPr="00FF4F12">
        <w:rPr>
          <w:rFonts w:cs="Times New Roman"/>
          <w:bCs/>
        </w:rPr>
        <w:t>Proyecto Educativo Institucional PEI</w:t>
      </w:r>
      <w:r w:rsidRPr="00FF4F12">
        <w:rPr>
          <w:rFonts w:cs="Times New Roman"/>
        </w:rPr>
        <w:t xml:space="preserve"> se encuentra en la Misión institucional el respeto por las diferencias, el uso consciente de las TIC, la preocupación por los recursos naturales y la conservación de la cultura y tradición. De igual forma, en su Visión se promueve el desarrollo integral de sus estudiantes, encaminado a aspectos personales, cívicos, sociales y productivos que despierten la creatividad y fortalezcan capacidades, habilidades y destrezas para emprender, por medio de la aplicación de proyectos pedagógicos institucionales individuales y grupales (</w:t>
      </w:r>
      <w:r w:rsidRPr="00FF4F12">
        <w:rPr>
          <w:rFonts w:cs="Times New Roman"/>
          <w:bCs/>
        </w:rPr>
        <w:t>Institución Educativa José Antonio Galán, 2025</w:t>
      </w:r>
      <w:r w:rsidRPr="00FF4F12">
        <w:rPr>
          <w:rFonts w:cs="Times New Roman"/>
        </w:rPr>
        <w:t>). Lo anterior brinda pertinencia al proceso investigativo debido a que contribuye a la formación de una población más sensible, con un comportamiento basado en la práctica de valores que regule un mejor actuar de los estudiantes.</w:t>
      </w:r>
    </w:p>
    <w:p w14:paraId="402BC6A6" w14:textId="70F0266E" w:rsidR="009A3078" w:rsidRPr="00FF4F12" w:rsidRDefault="00A74F1B" w:rsidP="009A3078">
      <w:pPr>
        <w:pStyle w:val="Ttulo3"/>
        <w:rPr>
          <w:rFonts w:cs="Times New Roman"/>
          <w:szCs w:val="24"/>
        </w:rPr>
      </w:pPr>
      <w:bookmarkStart w:id="812" w:name="_Toc229133535"/>
      <w:bookmarkStart w:id="813" w:name="_Toc227692871"/>
      <w:r w:rsidRPr="00FF4F12">
        <w:rPr>
          <w:rFonts w:cs="Times New Roman"/>
          <w:szCs w:val="24"/>
        </w:rPr>
        <w:t>Micro</w:t>
      </w:r>
      <w:r w:rsidR="00263098" w:rsidRPr="00FF4F12">
        <w:rPr>
          <w:rFonts w:cs="Times New Roman"/>
          <w:szCs w:val="24"/>
        </w:rPr>
        <w:t xml:space="preserve"> C</w:t>
      </w:r>
      <w:r w:rsidRPr="00FF4F12">
        <w:rPr>
          <w:rFonts w:cs="Times New Roman"/>
          <w:szCs w:val="24"/>
        </w:rPr>
        <w:t>ontexto</w:t>
      </w:r>
      <w:bookmarkEnd w:id="812"/>
      <w:bookmarkEnd w:id="813"/>
    </w:p>
    <w:p w14:paraId="79A0AD27" w14:textId="4410773D" w:rsidR="002B66C1" w:rsidRPr="00FF4F12" w:rsidRDefault="002B66C1" w:rsidP="002B66C1">
      <w:pPr>
        <w:pBdr>
          <w:top w:val="nil"/>
          <w:left w:val="nil"/>
          <w:bottom w:val="nil"/>
          <w:right w:val="nil"/>
          <w:between w:val="nil"/>
        </w:pBdr>
        <w:jc w:val="both"/>
        <w:rPr>
          <w:rFonts w:eastAsia="Times New Roman" w:cs="Times New Roman"/>
          <w:szCs w:val="24"/>
          <w:lang w:val="es-CO"/>
        </w:rPr>
      </w:pPr>
      <w:r w:rsidRPr="00FF4F12">
        <w:rPr>
          <w:rFonts w:eastAsia="Times New Roman" w:cs="Times New Roman"/>
          <w:szCs w:val="24"/>
          <w:lang w:val="es-CO"/>
        </w:rPr>
        <w:t>La población objeto de estudio está conformada por 22 estudiantes del grado sexto uno de la Institución Educativa José Antonio Galán, cuyas edades oscilan entre los 10 y los 13 años,</w:t>
      </w:r>
      <w:r w:rsidRPr="00FF4F12">
        <w:rPr>
          <w:rFonts w:cs="Times New Roman"/>
          <w:szCs w:val="24"/>
        </w:rPr>
        <w:t xml:space="preserve"> de ellos 4 están repitiendo el año escolar</w:t>
      </w:r>
      <w:r w:rsidRPr="00FF4F12">
        <w:rPr>
          <w:rFonts w:eastAsia="Times New Roman" w:cs="Times New Roman"/>
          <w:szCs w:val="24"/>
          <w:lang w:val="es-CO"/>
        </w:rPr>
        <w:t>. El grupo está compuesto por 8 niñas y 14 niños</w:t>
      </w:r>
      <w:ins w:id="814" w:author="Edu Fisica" w:date="2026-05-16T07:13:00Z">
        <w:r w:rsidR="00E87A1D">
          <w:rPr>
            <w:rFonts w:eastAsia="Times New Roman" w:cs="Times New Roman"/>
            <w:szCs w:val="24"/>
            <w:lang w:val="es-CO"/>
          </w:rPr>
          <w:t xml:space="preserve"> como se observa en la figura 1</w:t>
        </w:r>
      </w:ins>
      <w:r w:rsidRPr="00FF4F12">
        <w:rPr>
          <w:rFonts w:eastAsia="Times New Roman" w:cs="Times New Roman"/>
          <w:szCs w:val="24"/>
          <w:lang w:val="es-CO"/>
        </w:rPr>
        <w:t>, provenientes tanto del casco urbano como de diversas veredas del municipio de Iles, entre ellas San Javier, Quitasol, San Andrés, Bolívar y Loma Alta.  Esta muestra representa una diversidad significativa en términos de edad, género y procedencia territorial, lo que permite abordar la investigación desde una perspectiva inclusiva y contextualizada. Reconocer las particularidades de los entornos rurales y urbanos en los que se desarrollan estos niños y niñas es fundamental para comprender sus trayectorias escolares, sus formas de relacionarse y los desafíos que enfrentan. Aunque comparten el espacio escolar, provienen de contextos familiares y comunitarios diversos, algunos marcados por dinámicas de hogares disfuncionales y patrones culturales transmitidos generacionalmente</w:t>
      </w:r>
      <w:del w:id="815" w:author="Edu Fisica" w:date="2026-05-16T07:13:00Z">
        <w:r w:rsidRPr="00FF4F12">
          <w:rPr>
            <w:rFonts w:eastAsia="Times New Roman" w:cs="Times New Roman"/>
            <w:szCs w:val="24"/>
            <w:lang w:val="es-CO"/>
          </w:rPr>
          <w:delText>.</w:delText>
        </w:r>
      </w:del>
      <w:ins w:id="816" w:author="Edu Fisica" w:date="2026-05-16T07:13:00Z">
        <w:r w:rsidR="00E87A1D">
          <w:rPr>
            <w:rFonts w:eastAsia="Times New Roman" w:cs="Times New Roman"/>
            <w:szCs w:val="24"/>
            <w:lang w:val="es-CO"/>
          </w:rPr>
          <w:t xml:space="preserve"> como se observa en la tabla 2</w:t>
        </w:r>
        <w:r w:rsidRPr="00FF4F12">
          <w:rPr>
            <w:rFonts w:eastAsia="Times New Roman" w:cs="Times New Roman"/>
            <w:szCs w:val="24"/>
            <w:lang w:val="es-CO"/>
          </w:rPr>
          <w:t>.</w:t>
        </w:r>
      </w:ins>
      <w:r w:rsidRPr="00FF4F12">
        <w:rPr>
          <w:rFonts w:eastAsia="Times New Roman" w:cs="Times New Roman"/>
          <w:szCs w:val="24"/>
          <w:lang w:val="es-CO"/>
        </w:rPr>
        <w:t xml:space="preserve"> Esta información resulta clave para reflexionar sobre los valores, las formas de convivencia y las posibilidades de construir espacios educativos más empáticos, participativos y transformadores</w:t>
      </w:r>
      <w:del w:id="817" w:author="Edu Fisica" w:date="2026-05-16T07:13:00Z">
        <w:r w:rsidR="006B7242" w:rsidRPr="00FF4F12">
          <w:rPr>
            <w:rFonts w:eastAsia="Times New Roman" w:cs="Times New Roman"/>
            <w:szCs w:val="24"/>
            <w:lang w:val="es-CO"/>
          </w:rPr>
          <w:delText xml:space="preserve"> (figura 1), (tabla 2)</w:delText>
        </w:r>
        <w:r w:rsidRPr="00FF4F12">
          <w:rPr>
            <w:rFonts w:eastAsia="Times New Roman" w:cs="Times New Roman"/>
            <w:szCs w:val="24"/>
            <w:lang w:val="es-CO"/>
          </w:rPr>
          <w:delText>.</w:delText>
        </w:r>
      </w:del>
      <w:ins w:id="818" w:author="Edu Fisica" w:date="2026-05-16T07:13:00Z">
        <w:r w:rsidR="00E87A1D">
          <w:rPr>
            <w:rFonts w:eastAsia="Times New Roman" w:cs="Times New Roman"/>
            <w:szCs w:val="24"/>
            <w:lang w:val="es-CO"/>
          </w:rPr>
          <w:t xml:space="preserve">. </w:t>
        </w:r>
      </w:ins>
    </w:p>
    <w:p w14:paraId="3B1A499D" w14:textId="77777777" w:rsidR="004A4D37" w:rsidRPr="00FF4F12" w:rsidRDefault="004A4D37" w:rsidP="002B66C1">
      <w:pPr>
        <w:pBdr>
          <w:top w:val="nil"/>
          <w:left w:val="nil"/>
          <w:bottom w:val="nil"/>
          <w:right w:val="nil"/>
          <w:between w:val="nil"/>
        </w:pBdr>
        <w:jc w:val="both"/>
        <w:rPr>
          <w:del w:id="819" w:author="Edu Fisica" w:date="2026-05-16T07:13:00Z"/>
          <w:rFonts w:eastAsia="Times New Roman" w:cs="Times New Roman"/>
          <w:szCs w:val="24"/>
          <w:lang w:val="es-CO"/>
        </w:rPr>
      </w:pPr>
    </w:p>
    <w:p w14:paraId="7A86DFE0" w14:textId="77777777" w:rsidR="004A4D37" w:rsidRPr="00FF4F12" w:rsidRDefault="004A4D37" w:rsidP="002B66C1">
      <w:pPr>
        <w:pBdr>
          <w:top w:val="nil"/>
          <w:left w:val="nil"/>
          <w:bottom w:val="nil"/>
          <w:right w:val="nil"/>
          <w:between w:val="nil"/>
        </w:pBdr>
        <w:jc w:val="both"/>
        <w:rPr>
          <w:del w:id="820" w:author="Edu Fisica" w:date="2026-05-16T07:13:00Z"/>
          <w:rFonts w:eastAsia="Times New Roman" w:cs="Times New Roman"/>
          <w:szCs w:val="24"/>
          <w:lang w:val="es-CO"/>
        </w:rPr>
      </w:pPr>
      <w:del w:id="821" w:author="Edu Fisica" w:date="2026-05-16T07:13:00Z">
        <w:r w:rsidRPr="00FF4F12">
          <w:rPr>
            <w:rFonts w:cs="Times New Roman"/>
            <w:noProof/>
            <w:lang w:val="es-CO"/>
          </w:rPr>
          <mc:AlternateContent>
            <mc:Choice Requires="wps">
              <w:drawing>
                <wp:anchor distT="0" distB="0" distL="114300" distR="114300" simplePos="0" relativeHeight="251735040" behindDoc="0" locked="0" layoutInCell="1" allowOverlap="1" wp14:anchorId="0D8D6786" wp14:editId="04C9291E">
                  <wp:simplePos x="0" y="0"/>
                  <wp:positionH relativeFrom="column">
                    <wp:posOffset>205740</wp:posOffset>
                  </wp:positionH>
                  <wp:positionV relativeFrom="paragraph">
                    <wp:posOffset>-236220</wp:posOffset>
                  </wp:positionV>
                  <wp:extent cx="5524500" cy="457200"/>
                  <wp:effectExtent l="0" t="0" r="0" b="0"/>
                  <wp:wrapNone/>
                  <wp:docPr id="26" name="Cuadro de texto 26"/>
                  <wp:cNvGraphicFramePr/>
                  <a:graphic xmlns:a="http://schemas.openxmlformats.org/drawingml/2006/main">
                    <a:graphicData uri="http://schemas.microsoft.com/office/word/2010/wordprocessingShape">
                      <wps:wsp>
                        <wps:cNvSpPr txBox="1"/>
                        <wps:spPr>
                          <a:xfrm>
                            <a:off x="0" y="0"/>
                            <a:ext cx="5524500" cy="457200"/>
                          </a:xfrm>
                          <a:prstGeom prst="rect">
                            <a:avLst/>
                          </a:prstGeom>
                          <a:solidFill>
                            <a:prstClr val="white"/>
                          </a:solidFill>
                          <a:ln>
                            <a:noFill/>
                          </a:ln>
                        </wps:spPr>
                        <wps:txbx>
                          <w:txbxContent>
                            <w:p w14:paraId="46BB3B9F" w14:textId="77777777" w:rsidR="00DC5717" w:rsidRPr="006E585F" w:rsidRDefault="00DC5717" w:rsidP="006E585F">
                              <w:pPr>
                                <w:pStyle w:val="Descripcin"/>
                                <w:rPr>
                                  <w:del w:id="822" w:author="Edu Fisica" w:date="2026-05-16T07:13:00Z"/>
                                </w:rPr>
                              </w:pPr>
                              <w:bookmarkStart w:id="823" w:name="_Toc227692920"/>
                              <w:del w:id="824" w:author="Edu Fisica" w:date="2026-05-16T07:13:00Z">
                                <w:r>
                                  <w:delText xml:space="preserve">Figura  </w:delText>
                                </w:r>
                                <w:r>
                                  <w:fldChar w:fldCharType="begin"/>
                                </w:r>
                                <w:r>
                                  <w:delInstrText xml:space="preserve"> SEQ Figura_ \* ARABIC </w:delInstrText>
                                </w:r>
                                <w:r>
                                  <w:fldChar w:fldCharType="separate"/>
                                </w:r>
                                <w:r>
                                  <w:rPr>
                                    <w:noProof/>
                                  </w:rPr>
                                  <w:delText>1</w:delText>
                                </w:r>
                                <w:r>
                                  <w:rPr>
                                    <w:noProof/>
                                  </w:rPr>
                                  <w:fldChar w:fldCharType="end"/>
                                </w:r>
                                <w:r>
                                  <w:delText xml:space="preserve"> Estudiantes del grado 6-1</w:delText>
                                </w:r>
                                <w:bookmarkEnd w:id="823"/>
                              </w:del>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0D8D6786" id="_x0000_t202" coordsize="21600,21600" o:spt="202" path="m,l,21600r21600,l21600,xe">
                  <v:stroke joinstyle="miter"/>
                  <v:path gradientshapeok="t" o:connecttype="rect"/>
                </v:shapetype>
                <v:shape id="Cuadro de texto 26" o:spid="_x0000_s1026" type="#_x0000_t202" style="position:absolute;left:0;text-align:left;margin-left:16.2pt;margin-top:-18.6pt;width:435pt;height:36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" stroked="f">
                  <v:textbox inset="0,0,0,0">
                    <w:txbxContent>
                      <w:p w14:paraId="46BB3B9F" w14:textId="77777777" w:rsidR="00DC5717" w:rsidRPr="006E585F" w:rsidRDefault="00DC5717" w:rsidP="006E585F">
                        <w:pPr>
                          <w:pStyle w:val="Descripcin"/>
                          <w:rPr>
                            <w:del w:id="825" w:author="Edu Fisica" w:date="2026-05-16T07:13:00Z"/>
                          </w:rPr>
                        </w:pPr>
                        <w:bookmarkStart w:id="826" w:name="_Toc227692920"/>
                        <w:del w:id="827" w:author="Edu Fisica" w:date="2026-05-16T07:13:00Z">
                          <w:r>
                            <w:delText xml:space="preserve">Figura  </w:delText>
                          </w:r>
                          <w:r>
                            <w:fldChar w:fldCharType="begin"/>
                          </w:r>
                          <w:r>
                            <w:delInstrText xml:space="preserve"> SEQ Figura_ \* ARABIC </w:delInstrText>
                          </w:r>
                          <w:r>
                            <w:fldChar w:fldCharType="separate"/>
                          </w:r>
                          <w:r>
                            <w:rPr>
                              <w:noProof/>
                            </w:rPr>
                            <w:delText>1</w:delText>
                          </w:r>
                          <w:r>
                            <w:rPr>
                              <w:noProof/>
                            </w:rPr>
                            <w:fldChar w:fldCharType="end"/>
                          </w:r>
                          <w:r>
                            <w:delText xml:space="preserve"> Estudiantes del grado 6-1</w:delText>
                          </w:r>
                          <w:bookmarkEnd w:id="826"/>
                        </w:del>
                      </w:p>
                    </w:txbxContent>
                  </v:textbox>
                </v:shape>
              </w:pict>
            </mc:Fallback>
          </mc:AlternateContent>
        </w:r>
        <w:r w:rsidRPr="00FF4F12">
          <w:rPr>
            <w:rFonts w:cs="Times New Roman"/>
            <w:noProof/>
            <w:lang w:val="es-CO"/>
          </w:rPr>
          <w:drawing>
            <wp:anchor distT="0" distB="0" distL="114300" distR="114300" simplePos="0" relativeHeight="251734016" behindDoc="0" locked="0" layoutInCell="1" allowOverlap="1" wp14:anchorId="343B2889" wp14:editId="5C8ED1EE">
              <wp:simplePos x="0" y="0"/>
              <wp:positionH relativeFrom="column">
                <wp:posOffset>205740</wp:posOffset>
              </wp:positionH>
              <wp:positionV relativeFrom="paragraph">
                <wp:posOffset>220980</wp:posOffset>
              </wp:positionV>
              <wp:extent cx="5524500" cy="3116580"/>
              <wp:effectExtent l="0" t="0" r="0" b="762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924" t="1140" r="5128" b="5641"/>
                      <a:stretch/>
                    </pic:blipFill>
                    <pic:spPr bwMode="auto">
                      <a:xfrm>
                        <a:off x="0" y="0"/>
                        <a:ext cx="5524500" cy="31165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del>
    </w:p>
    <w:p w14:paraId="23479E65" w14:textId="77777777" w:rsidR="004A4D37" w:rsidRPr="00FF4F12" w:rsidRDefault="004A4D37" w:rsidP="002B66C1">
      <w:pPr>
        <w:pBdr>
          <w:top w:val="nil"/>
          <w:left w:val="nil"/>
          <w:bottom w:val="nil"/>
          <w:right w:val="nil"/>
          <w:between w:val="nil"/>
        </w:pBdr>
        <w:jc w:val="both"/>
        <w:rPr>
          <w:del w:id="828" w:author="Edu Fisica" w:date="2026-05-16T07:13:00Z"/>
          <w:rFonts w:eastAsia="Times New Roman" w:cs="Times New Roman"/>
          <w:szCs w:val="24"/>
          <w:lang w:val="es-CO"/>
        </w:rPr>
      </w:pPr>
    </w:p>
    <w:p w14:paraId="0D9452A6" w14:textId="77777777" w:rsidR="004A4D37" w:rsidRPr="00FF4F12" w:rsidRDefault="004A4D37" w:rsidP="002B66C1">
      <w:pPr>
        <w:pBdr>
          <w:top w:val="nil"/>
          <w:left w:val="nil"/>
          <w:bottom w:val="nil"/>
          <w:right w:val="nil"/>
          <w:between w:val="nil"/>
        </w:pBdr>
        <w:jc w:val="both"/>
        <w:rPr>
          <w:del w:id="829" w:author="Edu Fisica" w:date="2026-05-16T07:13:00Z"/>
          <w:rFonts w:eastAsia="Times New Roman" w:cs="Times New Roman"/>
          <w:szCs w:val="24"/>
          <w:lang w:val="es-CO"/>
        </w:rPr>
      </w:pPr>
    </w:p>
    <w:p w14:paraId="0E336880" w14:textId="77777777" w:rsidR="004A4D37" w:rsidRPr="00FF4F12" w:rsidRDefault="004A4D37" w:rsidP="002B66C1">
      <w:pPr>
        <w:pBdr>
          <w:top w:val="nil"/>
          <w:left w:val="nil"/>
          <w:bottom w:val="nil"/>
          <w:right w:val="nil"/>
          <w:between w:val="nil"/>
        </w:pBdr>
        <w:jc w:val="both"/>
        <w:rPr>
          <w:del w:id="830" w:author="Edu Fisica" w:date="2026-05-16T07:13:00Z"/>
          <w:rFonts w:eastAsia="Times New Roman" w:cs="Times New Roman"/>
          <w:szCs w:val="24"/>
          <w:lang w:val="es-CO"/>
        </w:rPr>
      </w:pPr>
    </w:p>
    <w:p w14:paraId="653CA0D5" w14:textId="77777777" w:rsidR="004A4D37" w:rsidRPr="00FF4F12" w:rsidRDefault="004A4D37" w:rsidP="002B66C1">
      <w:pPr>
        <w:pBdr>
          <w:top w:val="nil"/>
          <w:left w:val="nil"/>
          <w:bottom w:val="nil"/>
          <w:right w:val="nil"/>
          <w:between w:val="nil"/>
        </w:pBdr>
        <w:jc w:val="both"/>
        <w:rPr>
          <w:del w:id="831" w:author="Edu Fisica" w:date="2026-05-16T07:13:00Z"/>
          <w:rFonts w:eastAsia="Times New Roman" w:cs="Times New Roman"/>
          <w:szCs w:val="24"/>
          <w:lang w:val="es-CO"/>
        </w:rPr>
      </w:pPr>
    </w:p>
    <w:p w14:paraId="61F2FD45" w14:textId="77777777" w:rsidR="004A4D37" w:rsidRPr="00FF4F12" w:rsidRDefault="004A4D37" w:rsidP="002B66C1">
      <w:pPr>
        <w:pBdr>
          <w:top w:val="nil"/>
          <w:left w:val="nil"/>
          <w:bottom w:val="nil"/>
          <w:right w:val="nil"/>
          <w:between w:val="nil"/>
        </w:pBdr>
        <w:jc w:val="both"/>
        <w:rPr>
          <w:del w:id="832" w:author="Edu Fisica" w:date="2026-05-16T07:13:00Z"/>
          <w:rFonts w:eastAsia="Times New Roman" w:cs="Times New Roman"/>
          <w:szCs w:val="24"/>
          <w:lang w:val="es-CO"/>
        </w:rPr>
      </w:pPr>
    </w:p>
    <w:p w14:paraId="41EB1D81" w14:textId="77777777" w:rsidR="004A4D37" w:rsidRPr="00FF4F12" w:rsidRDefault="004A4D37" w:rsidP="002B66C1">
      <w:pPr>
        <w:pBdr>
          <w:top w:val="nil"/>
          <w:left w:val="nil"/>
          <w:bottom w:val="nil"/>
          <w:right w:val="nil"/>
          <w:between w:val="nil"/>
        </w:pBdr>
        <w:jc w:val="both"/>
        <w:rPr>
          <w:del w:id="833" w:author="Edu Fisica" w:date="2026-05-16T07:13:00Z"/>
          <w:rFonts w:eastAsia="Times New Roman" w:cs="Times New Roman"/>
          <w:szCs w:val="24"/>
          <w:lang w:val="es-CO"/>
        </w:rPr>
      </w:pPr>
    </w:p>
    <w:p w14:paraId="73D7A4BE" w14:textId="77777777" w:rsidR="004A4D37" w:rsidRPr="00FF4F12" w:rsidRDefault="004A4D37" w:rsidP="002B66C1">
      <w:pPr>
        <w:pBdr>
          <w:top w:val="nil"/>
          <w:left w:val="nil"/>
          <w:bottom w:val="nil"/>
          <w:right w:val="nil"/>
          <w:between w:val="nil"/>
        </w:pBdr>
        <w:jc w:val="both"/>
        <w:rPr>
          <w:del w:id="834" w:author="Edu Fisica" w:date="2026-05-16T07:13:00Z"/>
          <w:rFonts w:eastAsia="Times New Roman" w:cs="Times New Roman"/>
          <w:szCs w:val="24"/>
          <w:lang w:val="es-CO"/>
        </w:rPr>
      </w:pPr>
    </w:p>
    <w:p w14:paraId="32D806C8" w14:textId="77777777" w:rsidR="004A4D37" w:rsidRPr="00FF4F12" w:rsidRDefault="004A4D37" w:rsidP="002B66C1">
      <w:pPr>
        <w:pBdr>
          <w:top w:val="nil"/>
          <w:left w:val="nil"/>
          <w:bottom w:val="nil"/>
          <w:right w:val="nil"/>
          <w:between w:val="nil"/>
        </w:pBdr>
        <w:jc w:val="both"/>
        <w:rPr>
          <w:del w:id="835" w:author="Edu Fisica" w:date="2026-05-16T07:13:00Z"/>
          <w:rFonts w:eastAsia="Times New Roman" w:cs="Times New Roman"/>
          <w:szCs w:val="24"/>
          <w:lang w:val="es-CO"/>
        </w:rPr>
      </w:pPr>
    </w:p>
    <w:p w14:paraId="248906F1" w14:textId="77777777" w:rsidR="004A4D37" w:rsidRPr="00FF4F12" w:rsidRDefault="004A4D37" w:rsidP="002B66C1">
      <w:pPr>
        <w:pBdr>
          <w:top w:val="nil"/>
          <w:left w:val="nil"/>
          <w:bottom w:val="nil"/>
          <w:right w:val="nil"/>
          <w:between w:val="nil"/>
        </w:pBdr>
        <w:jc w:val="both"/>
        <w:rPr>
          <w:del w:id="836" w:author="Edu Fisica" w:date="2026-05-16T07:13:00Z"/>
          <w:rFonts w:eastAsia="Times New Roman" w:cs="Times New Roman"/>
          <w:szCs w:val="24"/>
          <w:lang w:val="es-CO"/>
        </w:rPr>
      </w:pPr>
    </w:p>
    <w:p w14:paraId="37DC0EB0" w14:textId="77777777" w:rsidR="004A4D37" w:rsidRPr="00FF4F12" w:rsidRDefault="004A4D37" w:rsidP="002B66C1">
      <w:pPr>
        <w:pBdr>
          <w:top w:val="nil"/>
          <w:left w:val="nil"/>
          <w:bottom w:val="nil"/>
          <w:right w:val="nil"/>
          <w:between w:val="nil"/>
        </w:pBdr>
        <w:jc w:val="both"/>
        <w:rPr>
          <w:del w:id="837" w:author="Edu Fisica" w:date="2026-05-16T07:13:00Z"/>
          <w:rFonts w:eastAsia="Times New Roman" w:cs="Times New Roman"/>
          <w:szCs w:val="24"/>
          <w:lang w:val="es-CO"/>
        </w:rPr>
      </w:pPr>
      <w:del w:id="838" w:author="Edu Fisica" w:date="2026-05-16T07:13:00Z">
        <w:r w:rsidRPr="00FF4F12">
          <w:rPr>
            <w:rFonts w:cs="Times New Roman"/>
            <w:noProof/>
            <w:lang w:val="es-CO"/>
          </w:rPr>
          <mc:AlternateContent>
            <mc:Choice Requires="wps">
              <w:drawing>
                <wp:anchor distT="0" distB="0" distL="114300" distR="114300" simplePos="0" relativeHeight="251732992" behindDoc="0" locked="0" layoutInCell="1" allowOverlap="1" wp14:anchorId="6E188035" wp14:editId="3CFB6EE9">
                  <wp:simplePos x="0" y="0"/>
                  <wp:positionH relativeFrom="margin">
                    <wp:posOffset>-114300</wp:posOffset>
                  </wp:positionH>
                  <wp:positionV relativeFrom="paragraph">
                    <wp:posOffset>164465</wp:posOffset>
                  </wp:positionV>
                  <wp:extent cx="5943600" cy="457200"/>
                  <wp:effectExtent l="0" t="0" r="0" b="0"/>
                  <wp:wrapNone/>
                  <wp:docPr id="27" name="Cuadro de texto 27"/>
                  <wp:cNvGraphicFramePr/>
                  <a:graphic xmlns:a="http://schemas.openxmlformats.org/drawingml/2006/main">
                    <a:graphicData uri="http://schemas.microsoft.com/office/word/2010/wordprocessingShape">
                      <wps:wsp>
                        <wps:cNvSpPr txBox="1"/>
                        <wps:spPr>
                          <a:xfrm>
                            <a:off x="0" y="0"/>
                            <a:ext cx="5943600" cy="457200"/>
                          </a:xfrm>
                          <a:prstGeom prst="rect">
                            <a:avLst/>
                          </a:prstGeom>
                          <a:solidFill>
                            <a:prstClr val="white"/>
                          </a:solidFill>
                          <a:ln>
                            <a:noFill/>
                          </a:ln>
                        </wps:spPr>
                        <wps:txbx>
                          <w:txbxContent>
                            <w:p w14:paraId="3289C80C" w14:textId="77777777" w:rsidR="00DC5717" w:rsidRPr="00EF0DCF" w:rsidRDefault="00DC5717" w:rsidP="004A4D37">
                              <w:pPr>
                                <w:pStyle w:val="Descripcin"/>
                                <w:rPr>
                                  <w:del w:id="839" w:author="Edu Fisica" w:date="2026-05-16T07:13:00Z"/>
                                  <w:noProof/>
                                  <w:sz w:val="24"/>
                                </w:rPr>
                              </w:pPr>
                              <w:bookmarkStart w:id="840" w:name="_Toc227692989"/>
                              <w:del w:id="841" w:author="Edu Fisica" w:date="2026-05-16T07:13:00Z">
                                <w:r>
                                  <w:delText xml:space="preserve">Tabla </w:delText>
                                </w:r>
                                <w:r>
                                  <w:fldChar w:fldCharType="begin"/>
                                </w:r>
                                <w:r>
                                  <w:delInstrText xml:space="preserve"> SEQ Tabla \* ARABIC </w:delInstrText>
                                </w:r>
                                <w:r>
                                  <w:fldChar w:fldCharType="separate"/>
                                </w:r>
                                <w:r>
                                  <w:rPr>
                                    <w:noProof/>
                                  </w:rPr>
                                  <w:delText>2</w:delText>
                                </w:r>
                                <w:r>
                                  <w:rPr>
                                    <w:noProof/>
                                  </w:rPr>
                                  <w:fldChar w:fldCharType="end"/>
                                </w:r>
                                <w:r>
                                  <w:delText xml:space="preserve"> </w:delText>
                                </w:r>
                                <w:r w:rsidRPr="004D015E">
                                  <w:delText xml:space="preserve">Caracterización de los Estudiantes </w:delText>
                                </w:r>
                                <w:r>
                                  <w:delText>-</w:delText>
                                </w:r>
                                <w:r w:rsidRPr="004D015E">
                                  <w:delText xml:space="preserve"> Grado 6-1</w:delText>
                                </w:r>
                                <w:bookmarkEnd w:id="840"/>
                              </w:del>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E188035" id="Cuadro de texto 27" o:spid="_x0000_s1027" type="#_x0000_t202" style="position:absolute;left:0;text-align:left;margin-left:-9pt;margin-top:12.95pt;width:468pt;height:36pt;z-index:25173299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" stroked="f">
                  <v:textbox inset="0,0,0,0">
                    <w:txbxContent>
                      <w:p w14:paraId="3289C80C" w14:textId="77777777" w:rsidR="00DC5717" w:rsidRPr="00EF0DCF" w:rsidRDefault="00DC5717" w:rsidP="004A4D37">
                        <w:pPr>
                          <w:pStyle w:val="Descripcin"/>
                          <w:rPr>
                            <w:del w:id="842" w:author="Edu Fisica" w:date="2026-05-16T07:13:00Z"/>
                            <w:noProof/>
                            <w:sz w:val="24"/>
                          </w:rPr>
                        </w:pPr>
                        <w:bookmarkStart w:id="843" w:name="_Toc227692989"/>
                        <w:del w:id="844" w:author="Edu Fisica" w:date="2026-05-16T07:13:00Z">
                          <w:r>
                            <w:delText xml:space="preserve">Tabla </w:delText>
                          </w:r>
                          <w:r>
                            <w:fldChar w:fldCharType="begin"/>
                          </w:r>
                          <w:r>
                            <w:delInstrText xml:space="preserve"> SEQ Tabla \* ARABIC </w:delInstrText>
                          </w:r>
                          <w:r>
                            <w:fldChar w:fldCharType="separate"/>
                          </w:r>
                          <w:r>
                            <w:rPr>
                              <w:noProof/>
                            </w:rPr>
                            <w:delText>2</w:delText>
                          </w:r>
                          <w:r>
                            <w:rPr>
                              <w:noProof/>
                            </w:rPr>
                            <w:fldChar w:fldCharType="end"/>
                          </w:r>
                          <w:r>
                            <w:delText xml:space="preserve"> </w:delText>
                          </w:r>
                          <w:r w:rsidRPr="004D015E">
                            <w:delText xml:space="preserve">Caracterización de los Estudiantes </w:delText>
                          </w:r>
                          <w:r>
                            <w:delText>-</w:delText>
                          </w:r>
                          <w:r w:rsidRPr="004D015E">
                            <w:delText xml:space="preserve"> Grado 6-1</w:delText>
                          </w:r>
                          <w:bookmarkEnd w:id="843"/>
                        </w:del>
                      </w:p>
                    </w:txbxContent>
                  </v:textbox>
                  <w10:wrap anchorx="margin"/>
                </v:shape>
              </w:pict>
            </mc:Fallback>
          </mc:AlternateContent>
        </w:r>
      </w:del>
    </w:p>
    <w:p w14:paraId="092FFFE0" w14:textId="102C4630" w:rsidR="004A4D37" w:rsidRPr="00FF4F12" w:rsidRDefault="006B7242" w:rsidP="002B66C1">
      <w:pPr>
        <w:pBdr>
          <w:top w:val="nil"/>
          <w:left w:val="nil"/>
          <w:bottom w:val="nil"/>
          <w:right w:val="nil"/>
          <w:between w:val="nil"/>
        </w:pBdr>
        <w:jc w:val="both"/>
        <w:rPr>
          <w:ins w:id="845" w:author="Edu Fisica" w:date="2026-05-16T07:13:00Z"/>
          <w:rFonts w:eastAsia="Times New Roman" w:cs="Times New Roman"/>
          <w:szCs w:val="24"/>
          <w:lang w:val="es-CO"/>
        </w:rPr>
      </w:pPr>
      <w:del w:id="846" w:author="Edu Fisica" w:date="2026-05-16T07:13:00Z">
        <w:r w:rsidRPr="00FF4F12">
          <w:rPr>
            <w:rFonts w:cs="Times New Roman"/>
            <w:noProof/>
            <w:lang w:val="es-CO"/>
          </w:rPr>
          <w:drawing>
            <wp:anchor distT="0" distB="0" distL="114300" distR="114300" simplePos="0" relativeHeight="251731968" behindDoc="0" locked="0" layoutInCell="1" allowOverlap="1" wp14:anchorId="14DAABA7" wp14:editId="23F7D254">
              <wp:simplePos x="0" y="0"/>
              <wp:positionH relativeFrom="margin">
                <wp:align>right</wp:align>
              </wp:positionH>
              <wp:positionV relativeFrom="paragraph">
                <wp:posOffset>65405</wp:posOffset>
              </wp:positionV>
              <wp:extent cx="5943600" cy="2543175"/>
              <wp:effectExtent l="0" t="0" r="0" b="9525"/>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2543175"/>
                      </a:xfrm>
                      <a:prstGeom prst="rect">
                        <a:avLst/>
                      </a:prstGeom>
                    </pic:spPr>
                  </pic:pic>
                </a:graphicData>
              </a:graphic>
            </wp:anchor>
          </w:drawing>
        </w:r>
      </w:del>
      <w:ins w:id="847" w:author="Edu Fisica" w:date="2026-05-16T07:13:00Z">
        <w:r w:rsidR="00E87A1D" w:rsidRPr="00FF4F12">
          <w:rPr>
            <w:rFonts w:cs="Times New Roman"/>
            <w:noProof/>
            <w:lang w:val="es-CO"/>
          </w:rPr>
          <mc:AlternateContent>
            <mc:Choice Requires="wps">
              <w:drawing>
                <wp:anchor distT="0" distB="0" distL="114300" distR="114300" simplePos="0" relativeHeight="251706368" behindDoc="0" locked="0" layoutInCell="1" allowOverlap="1" wp14:anchorId="52A0AF66" wp14:editId="780CA6FD">
                  <wp:simplePos x="0" y="0"/>
                  <wp:positionH relativeFrom="column">
                    <wp:posOffset>203200</wp:posOffset>
                  </wp:positionH>
                  <wp:positionV relativeFrom="paragraph">
                    <wp:posOffset>113453</wp:posOffset>
                  </wp:positionV>
                  <wp:extent cx="5524500" cy="524934"/>
                  <wp:effectExtent l="0" t="0" r="0" b="8890"/>
                  <wp:wrapNone/>
                  <wp:docPr id="43" name="Cuadro de texto 43"/>
                  <wp:cNvGraphicFramePr/>
                  <a:graphic xmlns:a="http://schemas.openxmlformats.org/drawingml/2006/main">
                    <a:graphicData uri="http://schemas.microsoft.com/office/word/2010/wordprocessingShape">
                      <wps:wsp>
                        <wps:cNvSpPr txBox="1"/>
                        <wps:spPr>
                          <a:xfrm>
                            <a:off x="0" y="0"/>
                            <a:ext cx="5524500" cy="524934"/>
                          </a:xfrm>
                          <a:prstGeom prst="rect">
                            <a:avLst/>
                          </a:prstGeom>
                          <a:solidFill>
                            <a:prstClr val="white"/>
                          </a:solidFill>
                          <a:ln>
                            <a:noFill/>
                          </a:ln>
                        </wps:spPr>
                        <wps:txbx>
                          <w:txbxContent>
                            <w:p w14:paraId="5DC719C4" w14:textId="77777777" w:rsidR="00DC5717" w:rsidRDefault="00DC5717" w:rsidP="006B6376">
                              <w:pPr>
                                <w:pStyle w:val="Descripcin"/>
                                <w:rPr>
                                  <w:ins w:id="848" w:author="Edu Fisica" w:date="2026-05-16T07:13:00Z"/>
                                  <w:sz w:val="20"/>
                                  <w:szCs w:val="20"/>
                                </w:rPr>
                              </w:pPr>
                              <w:bookmarkStart w:id="849" w:name="_Toc227606240"/>
                              <w:bookmarkStart w:id="850" w:name="_Toc227682411"/>
                              <w:bookmarkStart w:id="851" w:name="_Toc229133573"/>
                              <w:ins w:id="852" w:author="Edu Fisica" w:date="2026-05-16T07:13:00Z">
                                <w:r w:rsidRPr="00E87A1D">
                                  <w:rPr>
                                    <w:sz w:val="20"/>
                                    <w:szCs w:val="20"/>
                                  </w:rPr>
                                  <w:t xml:space="preserve">Figura  </w:t>
                                </w:r>
                                <w:r w:rsidRPr="00E87A1D">
                                  <w:rPr>
                                    <w:sz w:val="20"/>
                                    <w:szCs w:val="20"/>
                                  </w:rPr>
                                  <w:fldChar w:fldCharType="begin"/>
                                </w:r>
                                <w:r w:rsidRPr="00E87A1D">
                                  <w:rPr>
                                    <w:sz w:val="20"/>
                                    <w:szCs w:val="20"/>
                                  </w:rPr>
                                  <w:instrText xml:space="preserve"> SEQ Figura_ \* ARABIC </w:instrText>
                                </w:r>
                                <w:r w:rsidRPr="00E87A1D">
                                  <w:rPr>
                                    <w:sz w:val="20"/>
                                    <w:szCs w:val="20"/>
                                  </w:rPr>
                                  <w:fldChar w:fldCharType="separate"/>
                                </w:r>
                                <w:r w:rsidRPr="00E87A1D">
                                  <w:rPr>
                                    <w:noProof/>
                                    <w:sz w:val="20"/>
                                    <w:szCs w:val="20"/>
                                  </w:rPr>
                                  <w:t>1</w:t>
                                </w:r>
                                <w:bookmarkEnd w:id="849"/>
                                <w:r w:rsidRPr="00E87A1D">
                                  <w:rPr>
                                    <w:noProof/>
                                    <w:sz w:val="20"/>
                                    <w:szCs w:val="20"/>
                                  </w:rPr>
                                  <w:fldChar w:fldCharType="end"/>
                                </w:r>
                                <w:r w:rsidRPr="00E87A1D">
                                  <w:rPr>
                                    <w:sz w:val="20"/>
                                    <w:szCs w:val="20"/>
                                  </w:rPr>
                                  <w:t xml:space="preserve"> </w:t>
                                </w:r>
                              </w:ins>
                            </w:p>
                            <w:p w14:paraId="6C513D2A" w14:textId="3F593EB2" w:rsidR="00DC5717" w:rsidRPr="00E87A1D" w:rsidRDefault="00DC5717" w:rsidP="006B6376">
                              <w:pPr>
                                <w:pStyle w:val="Descripcin"/>
                                <w:rPr>
                                  <w:ins w:id="853" w:author="Edu Fisica" w:date="2026-05-16T07:13:00Z"/>
                                  <w:sz w:val="20"/>
                                  <w:szCs w:val="20"/>
                                </w:rPr>
                              </w:pPr>
                              <w:ins w:id="854" w:author="Edu Fisica" w:date="2026-05-16T07:13:00Z">
                                <w:r w:rsidRPr="00E87A1D">
                                  <w:rPr>
                                    <w:sz w:val="20"/>
                                    <w:szCs w:val="20"/>
                                  </w:rPr>
                                  <w:t>Estudiantes del grado 6-1</w:t>
                                </w:r>
                                <w:bookmarkEnd w:id="850"/>
                                <w:bookmarkEnd w:id="851"/>
                              </w:ins>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A0AF66" id="Cuadro de texto 43" o:spid="_x0000_s1028" type="#_x0000_t202" style="position:absolute;left:0;text-align:left;margin-left:16pt;margin-top:8.95pt;width:435pt;height:41.35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" stroked="f">
                  <v:textbox inset="0,0,0,0">
                    <w:txbxContent>
                      <w:p w14:paraId="5DC719C4" w14:textId="77777777" w:rsidR="00DC5717" w:rsidRDefault="00DC5717" w:rsidP="006B6376">
                        <w:pPr>
                          <w:pStyle w:val="Descripcin"/>
                          <w:rPr>
                            <w:ins w:id="855" w:author="Edu Fisica" w:date="2026-05-16T07:13:00Z"/>
                            <w:sz w:val="20"/>
                            <w:szCs w:val="20"/>
                          </w:rPr>
                        </w:pPr>
                        <w:bookmarkStart w:id="856" w:name="_Toc227606240"/>
                        <w:bookmarkStart w:id="857" w:name="_Toc227682411"/>
                        <w:bookmarkStart w:id="858" w:name="_Toc229133573"/>
                        <w:ins w:id="859" w:author="Edu Fisica" w:date="2026-05-16T07:13:00Z">
                          <w:r w:rsidRPr="00E87A1D">
                            <w:rPr>
                              <w:sz w:val="20"/>
                              <w:szCs w:val="20"/>
                            </w:rPr>
                            <w:t xml:space="preserve">Figura  </w:t>
                          </w:r>
                          <w:r w:rsidRPr="00E87A1D">
                            <w:rPr>
                              <w:sz w:val="20"/>
                              <w:szCs w:val="20"/>
                            </w:rPr>
                            <w:fldChar w:fldCharType="begin"/>
                          </w:r>
                          <w:r w:rsidRPr="00E87A1D">
                            <w:rPr>
                              <w:sz w:val="20"/>
                              <w:szCs w:val="20"/>
                            </w:rPr>
                            <w:instrText xml:space="preserve"> SEQ Figura_ \* ARABIC </w:instrText>
                          </w:r>
                          <w:r w:rsidRPr="00E87A1D">
                            <w:rPr>
                              <w:sz w:val="20"/>
                              <w:szCs w:val="20"/>
                            </w:rPr>
                            <w:fldChar w:fldCharType="separate"/>
                          </w:r>
                          <w:r w:rsidRPr="00E87A1D">
                            <w:rPr>
                              <w:noProof/>
                              <w:sz w:val="20"/>
                              <w:szCs w:val="20"/>
                            </w:rPr>
                            <w:t>1</w:t>
                          </w:r>
                          <w:bookmarkEnd w:id="856"/>
                          <w:r w:rsidRPr="00E87A1D">
                            <w:rPr>
                              <w:noProof/>
                              <w:sz w:val="20"/>
                              <w:szCs w:val="20"/>
                            </w:rPr>
                            <w:fldChar w:fldCharType="end"/>
                          </w:r>
                          <w:r w:rsidRPr="00E87A1D">
                            <w:rPr>
                              <w:sz w:val="20"/>
                              <w:szCs w:val="20"/>
                            </w:rPr>
                            <w:t xml:space="preserve"> </w:t>
                          </w:r>
                        </w:ins>
                      </w:p>
                      <w:p w14:paraId="6C513D2A" w14:textId="3F593EB2" w:rsidR="00DC5717" w:rsidRPr="00E87A1D" w:rsidRDefault="00DC5717" w:rsidP="006B6376">
                        <w:pPr>
                          <w:pStyle w:val="Descripcin"/>
                          <w:rPr>
                            <w:ins w:id="860" w:author="Edu Fisica" w:date="2026-05-16T07:13:00Z"/>
                            <w:sz w:val="20"/>
                            <w:szCs w:val="20"/>
                          </w:rPr>
                        </w:pPr>
                        <w:ins w:id="861" w:author="Edu Fisica" w:date="2026-05-16T07:13:00Z">
                          <w:r w:rsidRPr="00E87A1D">
                            <w:rPr>
                              <w:sz w:val="20"/>
                              <w:szCs w:val="20"/>
                            </w:rPr>
                            <w:t>Estudiantes del grado 6-1</w:t>
                          </w:r>
                          <w:bookmarkEnd w:id="857"/>
                          <w:bookmarkEnd w:id="858"/>
                        </w:ins>
                      </w:p>
                    </w:txbxContent>
                  </v:textbox>
                </v:shape>
              </w:pict>
            </mc:Fallback>
          </mc:AlternateContent>
        </w:r>
      </w:ins>
    </w:p>
    <w:p w14:paraId="416DB7B4" w14:textId="0AA0571B" w:rsidR="004A4D37" w:rsidRPr="00FF4F12" w:rsidRDefault="004A4D37" w:rsidP="002B66C1">
      <w:pPr>
        <w:pBdr>
          <w:top w:val="nil"/>
          <w:left w:val="nil"/>
          <w:bottom w:val="nil"/>
          <w:right w:val="nil"/>
          <w:between w:val="nil"/>
        </w:pBdr>
        <w:jc w:val="both"/>
        <w:rPr>
          <w:ins w:id="862" w:author="Edu Fisica" w:date="2026-05-16T07:13:00Z"/>
          <w:rFonts w:eastAsia="Times New Roman" w:cs="Times New Roman"/>
          <w:szCs w:val="24"/>
          <w:lang w:val="es-CO"/>
        </w:rPr>
      </w:pPr>
    </w:p>
    <w:p w14:paraId="47983C34" w14:textId="443A5C28" w:rsidR="004A4D37" w:rsidRPr="00FF4F12" w:rsidRDefault="006B6376" w:rsidP="002B66C1">
      <w:pPr>
        <w:pBdr>
          <w:top w:val="nil"/>
          <w:left w:val="nil"/>
          <w:bottom w:val="nil"/>
          <w:right w:val="nil"/>
          <w:between w:val="nil"/>
        </w:pBdr>
        <w:jc w:val="both"/>
        <w:rPr>
          <w:ins w:id="863" w:author="Edu Fisica" w:date="2026-05-16T07:13:00Z"/>
          <w:rFonts w:eastAsia="Times New Roman" w:cs="Times New Roman"/>
          <w:szCs w:val="24"/>
          <w:lang w:val="es-CO"/>
        </w:rPr>
      </w:pPr>
      <w:ins w:id="864" w:author="Edu Fisica" w:date="2026-05-16T07:13:00Z">
        <w:r w:rsidRPr="00FF4F12">
          <w:rPr>
            <w:rFonts w:cs="Times New Roman"/>
            <w:noProof/>
            <w:lang w:val="es-CO"/>
          </w:rPr>
          <w:drawing>
            <wp:anchor distT="0" distB="0" distL="114300" distR="114300" simplePos="0" relativeHeight="251704320" behindDoc="0" locked="0" layoutInCell="1" allowOverlap="1" wp14:anchorId="79D6036B" wp14:editId="0DEE50F6">
              <wp:simplePos x="0" y="0"/>
              <wp:positionH relativeFrom="margin">
                <wp:align>right</wp:align>
              </wp:positionH>
              <wp:positionV relativeFrom="paragraph">
                <wp:posOffset>260774</wp:posOffset>
              </wp:positionV>
              <wp:extent cx="5835168" cy="3291840"/>
              <wp:effectExtent l="0" t="0" r="0" b="3810"/>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924" t="1140" r="5128" b="5641"/>
                      <a:stretch/>
                    </pic:blipFill>
                    <pic:spPr bwMode="auto">
                      <a:xfrm>
                        <a:off x="0" y="0"/>
                        <a:ext cx="5835168" cy="32918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ins>
    </w:p>
    <w:p w14:paraId="61BC5D21" w14:textId="2EC61716" w:rsidR="004A4D37" w:rsidRPr="00FF4F12" w:rsidRDefault="004A4D37" w:rsidP="002B66C1">
      <w:pPr>
        <w:pBdr>
          <w:top w:val="nil"/>
          <w:left w:val="nil"/>
          <w:bottom w:val="nil"/>
          <w:right w:val="nil"/>
          <w:between w:val="nil"/>
        </w:pBdr>
        <w:jc w:val="both"/>
        <w:rPr>
          <w:ins w:id="865" w:author="Edu Fisica" w:date="2026-05-16T07:13:00Z"/>
          <w:rFonts w:eastAsia="Times New Roman" w:cs="Times New Roman"/>
          <w:szCs w:val="24"/>
          <w:lang w:val="es-CO"/>
        </w:rPr>
      </w:pPr>
    </w:p>
    <w:p w14:paraId="46F9E7AD" w14:textId="0C8E445E" w:rsidR="004A4D37" w:rsidRPr="00FF4F12" w:rsidRDefault="004A4D37" w:rsidP="002B66C1">
      <w:pPr>
        <w:pBdr>
          <w:top w:val="nil"/>
          <w:left w:val="nil"/>
          <w:bottom w:val="nil"/>
          <w:right w:val="nil"/>
          <w:between w:val="nil"/>
        </w:pBdr>
        <w:jc w:val="both"/>
        <w:rPr>
          <w:ins w:id="866" w:author="Edu Fisica" w:date="2026-05-16T07:13:00Z"/>
          <w:rFonts w:eastAsia="Times New Roman" w:cs="Times New Roman"/>
          <w:szCs w:val="24"/>
          <w:lang w:val="es-CO"/>
        </w:rPr>
      </w:pPr>
    </w:p>
    <w:p w14:paraId="4D84D18C" w14:textId="7B67C717" w:rsidR="004A4D37" w:rsidRPr="00FF4F12" w:rsidRDefault="004A4D37" w:rsidP="002B66C1">
      <w:pPr>
        <w:pBdr>
          <w:top w:val="nil"/>
          <w:left w:val="nil"/>
          <w:bottom w:val="nil"/>
          <w:right w:val="nil"/>
          <w:between w:val="nil"/>
        </w:pBdr>
        <w:jc w:val="both"/>
        <w:rPr>
          <w:ins w:id="867" w:author="Edu Fisica" w:date="2026-05-16T07:13:00Z"/>
          <w:rFonts w:eastAsia="Times New Roman" w:cs="Times New Roman"/>
          <w:szCs w:val="24"/>
          <w:lang w:val="es-CO"/>
        </w:rPr>
      </w:pPr>
    </w:p>
    <w:p w14:paraId="574DB863" w14:textId="72280412" w:rsidR="004A4D37" w:rsidRDefault="004A4D37" w:rsidP="002B66C1">
      <w:pPr>
        <w:pBdr>
          <w:top w:val="nil"/>
          <w:left w:val="nil"/>
          <w:bottom w:val="nil"/>
          <w:right w:val="nil"/>
          <w:between w:val="nil"/>
        </w:pBdr>
        <w:jc w:val="both"/>
        <w:rPr>
          <w:lang w:val="es-CO"/>
          <w:rPrChange w:id="868" w:author="Edu Fisica" w:date="2026-05-16T07:13:00Z">
            <w:rPr>
              <w:color w:val="auto"/>
              <w:sz w:val="24"/>
            </w:rPr>
          </w:rPrChange>
        </w:rPr>
        <w:pPrChange w:id="869" w:author="Edu Fisica" w:date="2026-05-16T07:13:00Z">
          <w:pPr>
            <w:pStyle w:val="Descripcin"/>
            <w:keepNext/>
          </w:pPr>
        </w:pPrChange>
      </w:pPr>
    </w:p>
    <w:p w14:paraId="04311F1A" w14:textId="6B82E5F6" w:rsidR="00E87A1D" w:rsidRDefault="00E87A1D" w:rsidP="002B66C1">
      <w:pPr>
        <w:pBdr>
          <w:top w:val="nil"/>
          <w:left w:val="nil"/>
          <w:bottom w:val="nil"/>
          <w:right w:val="nil"/>
          <w:between w:val="nil"/>
        </w:pBdr>
        <w:jc w:val="both"/>
        <w:rPr>
          <w:lang w:val="es-CO"/>
          <w:rPrChange w:id="870" w:author="Edu Fisica" w:date="2026-05-16T07:13:00Z">
            <w:rPr/>
          </w:rPrChange>
        </w:rPr>
        <w:pPrChange w:id="871" w:author="Edu Fisica" w:date="2026-05-16T07:13:00Z">
          <w:pPr/>
        </w:pPrChange>
      </w:pPr>
    </w:p>
    <w:p w14:paraId="17BCED14" w14:textId="45DFE285" w:rsidR="00E87A1D" w:rsidRDefault="00E87A1D" w:rsidP="002B66C1">
      <w:pPr>
        <w:pBdr>
          <w:top w:val="nil"/>
          <w:left w:val="nil"/>
          <w:bottom w:val="nil"/>
          <w:right w:val="nil"/>
          <w:between w:val="nil"/>
        </w:pBdr>
        <w:jc w:val="both"/>
        <w:rPr>
          <w:lang w:val="es-CO"/>
          <w:rPrChange w:id="872" w:author="Edu Fisica" w:date="2026-05-16T07:13:00Z">
            <w:rPr/>
          </w:rPrChange>
        </w:rPr>
        <w:pPrChange w:id="873" w:author="Edu Fisica" w:date="2026-05-16T07:13:00Z">
          <w:pPr/>
        </w:pPrChange>
      </w:pPr>
    </w:p>
    <w:p w14:paraId="3901E262" w14:textId="185689D1" w:rsidR="00E87A1D" w:rsidRDefault="00E87A1D" w:rsidP="002B66C1">
      <w:pPr>
        <w:pBdr>
          <w:top w:val="nil"/>
          <w:left w:val="nil"/>
          <w:bottom w:val="nil"/>
          <w:right w:val="nil"/>
          <w:between w:val="nil"/>
        </w:pBdr>
        <w:jc w:val="both"/>
        <w:rPr>
          <w:lang w:val="es-CO"/>
          <w:rPrChange w:id="874" w:author="Edu Fisica" w:date="2026-05-16T07:13:00Z">
            <w:rPr/>
          </w:rPrChange>
        </w:rPr>
        <w:pPrChange w:id="875" w:author="Edu Fisica" w:date="2026-05-16T07:13:00Z">
          <w:pPr/>
        </w:pPrChange>
      </w:pPr>
    </w:p>
    <w:p w14:paraId="4A439069" w14:textId="77777777" w:rsidR="00E87A1D" w:rsidRDefault="00E87A1D" w:rsidP="002B66C1">
      <w:pPr>
        <w:pBdr>
          <w:top w:val="nil"/>
          <w:left w:val="nil"/>
          <w:bottom w:val="nil"/>
          <w:right w:val="nil"/>
          <w:between w:val="nil"/>
        </w:pBdr>
        <w:jc w:val="both"/>
        <w:rPr>
          <w:lang w:val="es-CO"/>
          <w:rPrChange w:id="876" w:author="Edu Fisica" w:date="2026-05-16T07:13:00Z">
            <w:rPr/>
          </w:rPrChange>
        </w:rPr>
        <w:pPrChange w:id="877" w:author="Edu Fisica" w:date="2026-05-16T07:13:00Z">
          <w:pPr/>
        </w:pPrChange>
      </w:pPr>
    </w:p>
    <w:p w14:paraId="0346D1CF" w14:textId="77777777" w:rsidR="006B6376" w:rsidRDefault="006B6376" w:rsidP="002B66C1">
      <w:pPr>
        <w:pBdr>
          <w:top w:val="nil"/>
          <w:left w:val="nil"/>
          <w:bottom w:val="nil"/>
          <w:right w:val="nil"/>
          <w:between w:val="nil"/>
        </w:pBdr>
        <w:jc w:val="both"/>
        <w:rPr>
          <w:lang w:val="es-CO"/>
          <w:rPrChange w:id="878" w:author="Edu Fisica" w:date="2026-05-16T07:13:00Z">
            <w:rPr/>
          </w:rPrChange>
        </w:rPr>
        <w:pPrChange w:id="879" w:author="Edu Fisica" w:date="2026-05-16T07:13:00Z">
          <w:pPr/>
        </w:pPrChange>
      </w:pPr>
    </w:p>
    <w:p w14:paraId="43B25354" w14:textId="77777777" w:rsidR="006B6376" w:rsidRDefault="006B6376" w:rsidP="002B66C1">
      <w:pPr>
        <w:pBdr>
          <w:top w:val="nil"/>
          <w:left w:val="nil"/>
          <w:bottom w:val="nil"/>
          <w:right w:val="nil"/>
          <w:between w:val="nil"/>
        </w:pBdr>
        <w:jc w:val="both"/>
        <w:rPr>
          <w:lang w:val="es-CO"/>
          <w:rPrChange w:id="880" w:author="Edu Fisica" w:date="2026-05-16T07:13:00Z">
            <w:rPr/>
          </w:rPrChange>
        </w:rPr>
        <w:pPrChange w:id="881" w:author="Edu Fisica" w:date="2026-05-16T07:13:00Z">
          <w:pPr/>
        </w:pPrChange>
      </w:pPr>
    </w:p>
    <w:p w14:paraId="4AF1E3F4" w14:textId="18675BEB" w:rsidR="00E87A1D" w:rsidRDefault="00E7605C" w:rsidP="002B66C1">
      <w:pPr>
        <w:pBdr>
          <w:top w:val="nil"/>
          <w:left w:val="nil"/>
          <w:bottom w:val="nil"/>
          <w:right w:val="nil"/>
          <w:between w:val="nil"/>
        </w:pBdr>
        <w:jc w:val="both"/>
        <w:rPr>
          <w:ins w:id="882" w:author="Edu Fisica" w:date="2026-05-16T07:13:00Z"/>
          <w:rFonts w:eastAsia="Times New Roman" w:cs="Times New Roman"/>
          <w:szCs w:val="24"/>
          <w:lang w:val="es-CO"/>
        </w:rPr>
      </w:pPr>
      <w:r w:rsidRPr="00E7605C">
        <w:rPr>
          <w:i/>
          <w:lang w:val="es-CO"/>
          <w:rPrChange w:id="883" w:author="Edu Fisica" w:date="2026-05-16T07:13:00Z">
            <w:rPr>
              <w:i/>
            </w:rPr>
          </w:rPrChange>
        </w:rPr>
        <w:t>Nota</w:t>
      </w:r>
      <w:ins w:id="884" w:author="Edu Fisica" w:date="2026-05-16T07:13:00Z">
        <w:r w:rsidRPr="00E7605C">
          <w:rPr>
            <w:rFonts w:eastAsia="Times New Roman" w:cs="Times New Roman"/>
            <w:i/>
            <w:iCs/>
            <w:szCs w:val="24"/>
            <w:lang w:val="es-CO"/>
          </w:rPr>
          <w:t>.</w:t>
        </w:r>
        <w:r>
          <w:rPr>
            <w:rFonts w:eastAsia="Times New Roman" w:cs="Times New Roman"/>
            <w:szCs w:val="24"/>
            <w:lang w:val="es-CO"/>
          </w:rPr>
          <w:t xml:space="preserve"> </w:t>
        </w:r>
        <w:r w:rsidR="00E87A1D">
          <w:rPr>
            <w:rFonts w:eastAsia="Times New Roman" w:cs="Times New Roman"/>
            <w:szCs w:val="24"/>
            <w:lang w:val="es-CO"/>
          </w:rPr>
          <w:t>Elaboración propia</w:t>
        </w:r>
      </w:ins>
    </w:p>
    <w:p w14:paraId="046F6100" w14:textId="3FE8E10A" w:rsidR="00E87A1D" w:rsidRDefault="00E87A1D" w:rsidP="002B66C1">
      <w:pPr>
        <w:pBdr>
          <w:top w:val="nil"/>
          <w:left w:val="nil"/>
          <w:bottom w:val="nil"/>
          <w:right w:val="nil"/>
          <w:between w:val="nil"/>
        </w:pBdr>
        <w:jc w:val="both"/>
        <w:rPr>
          <w:ins w:id="885" w:author="Edu Fisica" w:date="2026-05-16T07:13:00Z"/>
          <w:rFonts w:eastAsia="Times New Roman" w:cs="Times New Roman"/>
          <w:szCs w:val="24"/>
          <w:lang w:val="es-CO"/>
        </w:rPr>
      </w:pPr>
    </w:p>
    <w:p w14:paraId="640E24A2" w14:textId="77777777" w:rsidR="00E87A1D" w:rsidRPr="00FF4F12" w:rsidRDefault="00E87A1D" w:rsidP="002B66C1">
      <w:pPr>
        <w:pBdr>
          <w:top w:val="nil"/>
          <w:left w:val="nil"/>
          <w:bottom w:val="nil"/>
          <w:right w:val="nil"/>
          <w:between w:val="nil"/>
        </w:pBdr>
        <w:jc w:val="both"/>
        <w:rPr>
          <w:ins w:id="886" w:author="Edu Fisica" w:date="2026-05-16T07:13:00Z"/>
          <w:rFonts w:eastAsia="Times New Roman" w:cs="Times New Roman"/>
          <w:szCs w:val="24"/>
          <w:lang w:val="es-CO"/>
        </w:rPr>
      </w:pPr>
    </w:p>
    <w:p w14:paraId="468D2A70" w14:textId="30A1DD2F" w:rsidR="004A4D37" w:rsidRPr="00FF4F12" w:rsidRDefault="004A4D37" w:rsidP="002B66C1">
      <w:pPr>
        <w:pBdr>
          <w:top w:val="nil"/>
          <w:left w:val="nil"/>
          <w:bottom w:val="nil"/>
          <w:right w:val="nil"/>
          <w:between w:val="nil"/>
        </w:pBdr>
        <w:jc w:val="both"/>
        <w:rPr>
          <w:ins w:id="887" w:author="Edu Fisica" w:date="2026-05-16T07:13:00Z"/>
          <w:rFonts w:eastAsia="Times New Roman" w:cs="Times New Roman"/>
          <w:szCs w:val="24"/>
          <w:lang w:val="es-CO"/>
        </w:rPr>
      </w:pPr>
    </w:p>
    <w:p w14:paraId="4CAF2D63" w14:textId="776D1C95" w:rsidR="004A4D37" w:rsidRPr="00FF4F12" w:rsidRDefault="004A4D37" w:rsidP="002B66C1">
      <w:pPr>
        <w:pBdr>
          <w:top w:val="nil"/>
          <w:left w:val="nil"/>
          <w:bottom w:val="nil"/>
          <w:right w:val="nil"/>
          <w:between w:val="nil"/>
        </w:pBdr>
        <w:jc w:val="both"/>
        <w:rPr>
          <w:ins w:id="888" w:author="Edu Fisica" w:date="2026-05-16T07:13:00Z"/>
          <w:rFonts w:eastAsia="Times New Roman" w:cs="Times New Roman"/>
          <w:szCs w:val="24"/>
          <w:lang w:val="es-CO"/>
        </w:rPr>
      </w:pPr>
    </w:p>
    <w:p w14:paraId="2FEE765E" w14:textId="488B47B2" w:rsidR="004A4D37" w:rsidRDefault="004A4D37" w:rsidP="002B66C1">
      <w:pPr>
        <w:pBdr>
          <w:top w:val="nil"/>
          <w:left w:val="nil"/>
          <w:bottom w:val="nil"/>
          <w:right w:val="nil"/>
          <w:between w:val="nil"/>
        </w:pBdr>
        <w:jc w:val="both"/>
        <w:rPr>
          <w:ins w:id="889" w:author="Edu Fisica" w:date="2026-05-16T07:13:00Z"/>
          <w:rFonts w:eastAsia="Times New Roman" w:cs="Times New Roman"/>
          <w:szCs w:val="24"/>
          <w:lang w:val="es-CO"/>
        </w:rPr>
      </w:pPr>
    </w:p>
    <w:p w14:paraId="3183A650" w14:textId="42D756B7" w:rsidR="003D49A4" w:rsidRDefault="003D49A4" w:rsidP="003D49A4">
      <w:pPr>
        <w:pBdr>
          <w:top w:val="nil"/>
          <w:left w:val="nil"/>
          <w:bottom w:val="nil"/>
          <w:right w:val="nil"/>
          <w:between w:val="nil"/>
        </w:pBdr>
        <w:jc w:val="both"/>
        <w:rPr>
          <w:ins w:id="890" w:author="Edu Fisica" w:date="2026-05-16T07:13:00Z"/>
          <w:rFonts w:cs="Times New Roman"/>
          <w:szCs w:val="24"/>
        </w:rPr>
      </w:pPr>
      <w:ins w:id="891" w:author="Edu Fisica" w:date="2026-05-16T07:13:00Z">
        <w:r w:rsidRPr="00FF4F12">
          <w:rPr>
            <w:rFonts w:cs="Times New Roman"/>
            <w:noProof/>
            <w:lang w:val="es-CO"/>
          </w:rPr>
          <mc:AlternateContent>
            <mc:Choice Requires="wps">
              <w:drawing>
                <wp:anchor distT="0" distB="0" distL="114300" distR="114300" simplePos="0" relativeHeight="251703296" behindDoc="0" locked="0" layoutInCell="1" allowOverlap="1" wp14:anchorId="0B0ED8BF" wp14:editId="43A52CF8">
                  <wp:simplePos x="0" y="0"/>
                  <wp:positionH relativeFrom="margin">
                    <wp:align>right</wp:align>
                  </wp:positionH>
                  <wp:positionV relativeFrom="paragraph">
                    <wp:posOffset>164465</wp:posOffset>
                  </wp:positionV>
                  <wp:extent cx="5943600" cy="567266"/>
                  <wp:effectExtent l="0" t="0" r="0" b="4445"/>
                  <wp:wrapNone/>
                  <wp:docPr id="39" name="Cuadro de texto 39"/>
                  <wp:cNvGraphicFramePr/>
                  <a:graphic xmlns:a="http://schemas.openxmlformats.org/drawingml/2006/main">
                    <a:graphicData uri="http://schemas.microsoft.com/office/word/2010/wordprocessingShape">
                      <wps:wsp>
                        <wps:cNvSpPr txBox="1"/>
                        <wps:spPr>
                          <a:xfrm>
                            <a:off x="0" y="0"/>
                            <a:ext cx="5943600" cy="567266"/>
                          </a:xfrm>
                          <a:prstGeom prst="rect">
                            <a:avLst/>
                          </a:prstGeom>
                          <a:solidFill>
                            <a:prstClr val="white"/>
                          </a:solidFill>
                          <a:ln>
                            <a:noFill/>
                          </a:ln>
                        </wps:spPr>
                        <wps:txbx>
                          <w:txbxContent>
                            <w:p w14:paraId="5A12F395" w14:textId="77777777" w:rsidR="00DC5717" w:rsidRDefault="00DC5717" w:rsidP="006B6376">
                              <w:pPr>
                                <w:pStyle w:val="Descripcin"/>
                                <w:rPr>
                                  <w:ins w:id="892" w:author="Edu Fisica" w:date="2026-05-16T07:13:00Z"/>
                                  <w:noProof/>
                                  <w:sz w:val="20"/>
                                  <w:szCs w:val="20"/>
                                </w:rPr>
                              </w:pPr>
                              <w:bookmarkStart w:id="893" w:name="_Toc227605692"/>
                              <w:bookmarkStart w:id="894" w:name="_Toc229133601"/>
                              <w:ins w:id="895" w:author="Edu Fisica" w:date="2026-05-16T07:13:00Z">
                                <w:r w:rsidRPr="003D49A4">
                                  <w:rPr>
                                    <w:sz w:val="20"/>
                                    <w:szCs w:val="20"/>
                                  </w:rPr>
                                  <w:t xml:space="preserve">Tabla </w:t>
                                </w:r>
                                <w:r w:rsidRPr="003D49A4">
                                  <w:rPr>
                                    <w:sz w:val="20"/>
                                    <w:szCs w:val="20"/>
                                  </w:rPr>
                                  <w:fldChar w:fldCharType="begin"/>
                                </w:r>
                                <w:r w:rsidRPr="003D49A4">
                                  <w:rPr>
                                    <w:sz w:val="20"/>
                                    <w:szCs w:val="20"/>
                                  </w:rPr>
                                  <w:instrText xml:space="preserve"> SEQ Tabla \* ARABIC </w:instrText>
                                </w:r>
                                <w:r w:rsidRPr="003D49A4">
                                  <w:rPr>
                                    <w:sz w:val="20"/>
                                    <w:szCs w:val="20"/>
                                  </w:rPr>
                                  <w:fldChar w:fldCharType="separate"/>
                                </w:r>
                                <w:r w:rsidRPr="003D49A4">
                                  <w:rPr>
                                    <w:noProof/>
                                    <w:sz w:val="20"/>
                                    <w:szCs w:val="20"/>
                                  </w:rPr>
                                  <w:t>2</w:t>
                                </w:r>
                                <w:r w:rsidRPr="003D49A4">
                                  <w:rPr>
                                    <w:noProof/>
                                    <w:sz w:val="20"/>
                                    <w:szCs w:val="20"/>
                                  </w:rPr>
                                  <w:fldChar w:fldCharType="end"/>
                                </w:r>
                              </w:ins>
                            </w:p>
                            <w:p w14:paraId="572D691C" w14:textId="792D4DEA" w:rsidR="00DC5717" w:rsidRPr="003D49A4" w:rsidRDefault="00DC5717" w:rsidP="006B6376">
                              <w:pPr>
                                <w:pStyle w:val="Descripcin"/>
                                <w:rPr>
                                  <w:ins w:id="896" w:author="Edu Fisica" w:date="2026-05-16T07:13:00Z"/>
                                  <w:noProof/>
                                  <w:sz w:val="20"/>
                                  <w:szCs w:val="20"/>
                                </w:rPr>
                              </w:pPr>
                              <w:ins w:id="897" w:author="Edu Fisica" w:date="2026-05-16T07:13:00Z">
                                <w:r w:rsidRPr="003D49A4">
                                  <w:rPr>
                                    <w:sz w:val="20"/>
                                    <w:szCs w:val="20"/>
                                  </w:rPr>
                                  <w:t xml:space="preserve"> Caracterización de los Estudiantes - Grado 6-1</w:t>
                                </w:r>
                                <w:bookmarkEnd w:id="893"/>
                                <w:bookmarkEnd w:id="894"/>
                              </w:ins>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0ED8BF" id="Cuadro de texto 39" o:spid="_x0000_s1029" type="#_x0000_t202" style="position:absolute;left:0;text-align:left;margin-left:416.8pt;margin-top:12.95pt;width:468pt;height:44.65pt;z-index:25170329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" stroked="f">
                  <v:textbox inset="0,0,0,0">
                    <w:txbxContent>
                      <w:p w14:paraId="5A12F395" w14:textId="77777777" w:rsidR="00DC5717" w:rsidRDefault="00DC5717" w:rsidP="006B6376">
                        <w:pPr>
                          <w:pStyle w:val="Descripcin"/>
                          <w:rPr>
                            <w:ins w:id="898" w:author="Edu Fisica" w:date="2026-05-16T07:13:00Z"/>
                            <w:noProof/>
                            <w:sz w:val="20"/>
                            <w:szCs w:val="20"/>
                          </w:rPr>
                        </w:pPr>
                        <w:bookmarkStart w:id="899" w:name="_Toc227605692"/>
                        <w:bookmarkStart w:id="900" w:name="_Toc229133601"/>
                        <w:ins w:id="901" w:author="Edu Fisica" w:date="2026-05-16T07:13:00Z">
                          <w:r w:rsidRPr="003D49A4">
                            <w:rPr>
                              <w:sz w:val="20"/>
                              <w:szCs w:val="20"/>
                            </w:rPr>
                            <w:t xml:space="preserve">Tabla </w:t>
                          </w:r>
                          <w:r w:rsidRPr="003D49A4">
                            <w:rPr>
                              <w:sz w:val="20"/>
                              <w:szCs w:val="20"/>
                            </w:rPr>
                            <w:fldChar w:fldCharType="begin"/>
                          </w:r>
                          <w:r w:rsidRPr="003D49A4">
                            <w:rPr>
                              <w:sz w:val="20"/>
                              <w:szCs w:val="20"/>
                            </w:rPr>
                            <w:instrText xml:space="preserve"> SEQ Tabla \* ARABIC </w:instrText>
                          </w:r>
                          <w:r w:rsidRPr="003D49A4">
                            <w:rPr>
                              <w:sz w:val="20"/>
                              <w:szCs w:val="20"/>
                            </w:rPr>
                            <w:fldChar w:fldCharType="separate"/>
                          </w:r>
                          <w:r w:rsidRPr="003D49A4">
                            <w:rPr>
                              <w:noProof/>
                              <w:sz w:val="20"/>
                              <w:szCs w:val="20"/>
                            </w:rPr>
                            <w:t>2</w:t>
                          </w:r>
                          <w:r w:rsidRPr="003D49A4">
                            <w:rPr>
                              <w:noProof/>
                              <w:sz w:val="20"/>
                              <w:szCs w:val="20"/>
                            </w:rPr>
                            <w:fldChar w:fldCharType="end"/>
                          </w:r>
                        </w:ins>
                      </w:p>
                      <w:p w14:paraId="572D691C" w14:textId="792D4DEA" w:rsidR="00DC5717" w:rsidRPr="003D49A4" w:rsidRDefault="00DC5717" w:rsidP="006B6376">
                        <w:pPr>
                          <w:pStyle w:val="Descripcin"/>
                          <w:rPr>
                            <w:ins w:id="902" w:author="Edu Fisica" w:date="2026-05-16T07:13:00Z"/>
                            <w:noProof/>
                            <w:sz w:val="20"/>
                            <w:szCs w:val="20"/>
                          </w:rPr>
                        </w:pPr>
                        <w:ins w:id="903" w:author="Edu Fisica" w:date="2026-05-16T07:13:00Z">
                          <w:r w:rsidRPr="003D49A4">
                            <w:rPr>
                              <w:sz w:val="20"/>
                              <w:szCs w:val="20"/>
                            </w:rPr>
                            <w:t xml:space="preserve"> Caracterización de los Estudiantes - Grado 6-1</w:t>
                          </w:r>
                          <w:bookmarkEnd w:id="899"/>
                          <w:bookmarkEnd w:id="900"/>
                        </w:ins>
                      </w:p>
                    </w:txbxContent>
                  </v:textbox>
                  <w10:wrap anchorx="margin"/>
                </v:shape>
              </w:pict>
            </mc:Fallback>
          </mc:AlternateContent>
        </w:r>
      </w:ins>
    </w:p>
    <w:p w14:paraId="6904F4FA" w14:textId="241D7641" w:rsidR="00253E8C" w:rsidRPr="00FF4F12" w:rsidRDefault="00253E8C" w:rsidP="003D49A4">
      <w:pPr>
        <w:pBdr>
          <w:top w:val="nil"/>
          <w:left w:val="nil"/>
          <w:bottom w:val="nil"/>
          <w:right w:val="nil"/>
          <w:between w:val="nil"/>
        </w:pBdr>
        <w:jc w:val="both"/>
        <w:rPr>
          <w:ins w:id="904" w:author="Edu Fisica" w:date="2026-05-16T07:13:00Z"/>
          <w:rFonts w:cs="Times New Roman"/>
          <w:szCs w:val="24"/>
        </w:rPr>
      </w:pPr>
    </w:p>
    <w:p w14:paraId="52CC03A0" w14:textId="5A268C09" w:rsidR="007B5450" w:rsidRPr="00FF4F12" w:rsidRDefault="006B6376" w:rsidP="007B5450">
      <w:pPr>
        <w:rPr>
          <w:ins w:id="905" w:author="Edu Fisica" w:date="2026-05-16T07:13:00Z"/>
          <w:rFonts w:cs="Times New Roman"/>
        </w:rPr>
      </w:pPr>
      <w:ins w:id="906" w:author="Edu Fisica" w:date="2026-05-16T07:13:00Z">
        <w:r w:rsidRPr="00FF4F12">
          <w:rPr>
            <w:rFonts w:cs="Times New Roman"/>
            <w:noProof/>
            <w:lang w:val="es-CO"/>
          </w:rPr>
          <w:drawing>
            <wp:anchor distT="0" distB="0" distL="114300" distR="114300" simplePos="0" relativeHeight="251683840" behindDoc="0" locked="0" layoutInCell="1" allowOverlap="1" wp14:anchorId="1A65344F" wp14:editId="68D9A3D4">
              <wp:simplePos x="0" y="0"/>
              <wp:positionH relativeFrom="margin">
                <wp:align>right</wp:align>
              </wp:positionH>
              <wp:positionV relativeFrom="paragraph">
                <wp:posOffset>193887</wp:posOffset>
              </wp:positionV>
              <wp:extent cx="5844540" cy="2461260"/>
              <wp:effectExtent l="0" t="0" r="381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l="1154" t="2698" r="513" b="524"/>
                      <a:stretch/>
                    </pic:blipFill>
                    <pic:spPr bwMode="auto">
                      <a:xfrm>
                        <a:off x="0" y="0"/>
                        <a:ext cx="5844540" cy="2461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ins>
    </w:p>
    <w:p w14:paraId="0C04EF02" w14:textId="77777777" w:rsidR="00253E8C" w:rsidRPr="00FF4F12" w:rsidRDefault="00253E8C" w:rsidP="00263098">
      <w:pPr>
        <w:rPr>
          <w:ins w:id="907" w:author="Edu Fisica" w:date="2026-05-16T07:13:00Z"/>
          <w:rFonts w:cs="Times New Roman"/>
          <w:szCs w:val="24"/>
        </w:rPr>
      </w:pPr>
    </w:p>
    <w:p w14:paraId="4187EA6B" w14:textId="77777777" w:rsidR="00253E8C" w:rsidRPr="00FF4F12" w:rsidRDefault="00253E8C" w:rsidP="00263098">
      <w:pPr>
        <w:rPr>
          <w:ins w:id="908" w:author="Edu Fisica" w:date="2026-05-16T07:13:00Z"/>
          <w:rFonts w:cs="Times New Roman"/>
          <w:szCs w:val="24"/>
        </w:rPr>
      </w:pPr>
    </w:p>
    <w:p w14:paraId="1DD660DF" w14:textId="77777777" w:rsidR="00253E8C" w:rsidRPr="00FF4F12" w:rsidRDefault="00253E8C" w:rsidP="00263098">
      <w:pPr>
        <w:rPr>
          <w:ins w:id="909" w:author="Edu Fisica" w:date="2026-05-16T07:13:00Z"/>
          <w:rFonts w:cs="Times New Roman"/>
          <w:szCs w:val="24"/>
        </w:rPr>
      </w:pPr>
    </w:p>
    <w:p w14:paraId="2862D21B" w14:textId="77777777" w:rsidR="00253E8C" w:rsidRPr="00FF4F12" w:rsidRDefault="00253E8C" w:rsidP="00263098">
      <w:pPr>
        <w:rPr>
          <w:ins w:id="910" w:author="Edu Fisica" w:date="2026-05-16T07:13:00Z"/>
          <w:rFonts w:cs="Times New Roman"/>
          <w:szCs w:val="24"/>
        </w:rPr>
      </w:pPr>
    </w:p>
    <w:p w14:paraId="4894BFBF" w14:textId="77777777" w:rsidR="00253E8C" w:rsidRPr="00FF4F12" w:rsidRDefault="00253E8C" w:rsidP="00263098">
      <w:pPr>
        <w:rPr>
          <w:ins w:id="911" w:author="Edu Fisica" w:date="2026-05-16T07:13:00Z"/>
          <w:rFonts w:cs="Times New Roman"/>
          <w:szCs w:val="24"/>
        </w:rPr>
      </w:pPr>
    </w:p>
    <w:p w14:paraId="19FF7579" w14:textId="799DDDFA" w:rsidR="003A5F8D" w:rsidRDefault="003A5F8D" w:rsidP="00263098">
      <w:pPr>
        <w:rPr>
          <w:ins w:id="912" w:author="Edu Fisica" w:date="2026-05-16T07:13:00Z"/>
          <w:rFonts w:cs="Times New Roman"/>
          <w:i/>
          <w:iCs/>
          <w:szCs w:val="24"/>
        </w:rPr>
      </w:pPr>
    </w:p>
    <w:p w14:paraId="3859B4B6" w14:textId="77777777" w:rsidR="006B6376" w:rsidRDefault="006B6376" w:rsidP="00263098">
      <w:pPr>
        <w:rPr>
          <w:ins w:id="913" w:author="Edu Fisica" w:date="2026-05-16T07:13:00Z"/>
          <w:rFonts w:cs="Times New Roman"/>
          <w:i/>
          <w:iCs/>
          <w:szCs w:val="24"/>
        </w:rPr>
      </w:pPr>
    </w:p>
    <w:p w14:paraId="0041F823" w14:textId="1751B7E1" w:rsidR="004A4D37" w:rsidRPr="003A5F8D" w:rsidRDefault="004A4D37" w:rsidP="00263098">
      <w:pPr>
        <w:rPr>
          <w:i/>
          <w:sz w:val="20"/>
          <w:rPrChange w:id="914" w:author="Edu Fisica" w:date="2026-05-16T07:13:00Z">
            <w:rPr>
              <w:i/>
            </w:rPr>
          </w:rPrChange>
        </w:rPr>
      </w:pPr>
      <w:moveToRangeStart w:id="915" w:author="Edu Fisica" w:date="2026-05-16T07:13:00Z" w:name="move229808005"/>
      <w:moveTo w:id="916" w:author="Edu Fisica" w:date="2026-05-16T07:13:00Z">
        <w:r w:rsidRPr="003A5F8D">
          <w:rPr>
            <w:i/>
            <w:sz w:val="20"/>
            <w:rPrChange w:id="917" w:author="Edu Fisica" w:date="2026-05-16T07:13:00Z">
              <w:rPr>
                <w:i/>
                <w:color w:val="FF0000"/>
                <w:lang w:val="es-CO"/>
              </w:rPr>
            </w:rPrChange>
          </w:rPr>
          <w:t>Nota:</w:t>
        </w:r>
        <w:r w:rsidRPr="003A5F8D">
          <w:rPr>
            <w:sz w:val="20"/>
            <w:rPrChange w:id="918" w:author="Edu Fisica" w:date="2026-05-16T07:13:00Z">
              <w:rPr>
                <w:color w:val="000000"/>
                <w:lang w:val="es-CO"/>
              </w:rPr>
            </w:rPrChange>
          </w:rPr>
          <w:t xml:space="preserve"> </w:t>
        </w:r>
        <w:r w:rsidR="00205B24">
          <w:rPr>
            <w:sz w:val="20"/>
            <w:rPrChange w:id="919" w:author="Edu Fisica" w:date="2026-05-16T07:13:00Z">
              <w:rPr>
                <w:color w:val="000000"/>
                <w:lang w:val="es-CO"/>
              </w:rPr>
            </w:rPrChange>
          </w:rPr>
          <w:t>Elaboración propia.</w:t>
        </w:r>
        <w:r w:rsidRPr="003A5F8D">
          <w:rPr>
            <w:sz w:val="20"/>
            <w:rPrChange w:id="920" w:author="Edu Fisica" w:date="2026-05-16T07:13:00Z">
              <w:rPr>
                <w:color w:val="000000"/>
                <w:lang w:val="es-CO"/>
              </w:rPr>
            </w:rPrChange>
          </w:rPr>
          <w:t xml:space="preserve"> </w:t>
        </w:r>
      </w:moveTo>
      <w:moveToRangeEnd w:id="915"/>
      <w:del w:id="921" w:author="Edu Fisica" w:date="2026-05-16T07:13:00Z">
        <w:r w:rsidRPr="00FF4F12">
          <w:rPr>
            <w:rFonts w:cs="Times New Roman"/>
            <w:i/>
            <w:iCs/>
            <w:szCs w:val="24"/>
          </w:rPr>
          <w:delText>:</w:delText>
        </w:r>
        <w:r w:rsidRPr="00FF4F12">
          <w:rPr>
            <w:rFonts w:cs="Times New Roman"/>
            <w:szCs w:val="24"/>
          </w:rPr>
          <w:delText xml:space="preserve"> La tabla muestra la distribución</w:delText>
        </w:r>
      </w:del>
      <w:ins w:id="922" w:author="Edu Fisica" w:date="2026-05-16T07:13:00Z">
        <w:r w:rsidR="00205B24">
          <w:rPr>
            <w:rFonts w:cs="Times New Roman"/>
            <w:sz w:val="20"/>
            <w:szCs w:val="20"/>
          </w:rPr>
          <w:t>D</w:t>
        </w:r>
        <w:r w:rsidRPr="003A5F8D">
          <w:rPr>
            <w:rFonts w:cs="Times New Roman"/>
            <w:sz w:val="20"/>
            <w:szCs w:val="20"/>
          </w:rPr>
          <w:t>istribución</w:t>
        </w:r>
      </w:ins>
      <w:r w:rsidRPr="003A5F8D">
        <w:rPr>
          <w:sz w:val="20"/>
          <w:rPrChange w:id="923" w:author="Edu Fisica" w:date="2026-05-16T07:13:00Z">
            <w:rPr/>
          </w:rPrChange>
        </w:rPr>
        <w:t xml:space="preserve"> de los 22 estudiantes de grado 6-1 según género, repitencia, procedencia y edad</w:t>
      </w:r>
      <w:del w:id="924" w:author="Edu Fisica" w:date="2026-05-16T07:13:00Z">
        <w:r w:rsidRPr="00FF4F12">
          <w:rPr>
            <w:rFonts w:cs="Times New Roman"/>
            <w:szCs w:val="24"/>
          </w:rPr>
          <w:delText>, evidenciando predominio masculino y diversidad etaria entre 10 y 13 años</w:delText>
        </w:r>
      </w:del>
      <w:r w:rsidRPr="003A5F8D">
        <w:rPr>
          <w:sz w:val="20"/>
          <w:rPrChange w:id="925" w:author="Edu Fisica" w:date="2026-05-16T07:13:00Z">
            <w:rPr/>
          </w:rPrChange>
        </w:rPr>
        <w:t>.</w:t>
      </w:r>
      <w:r w:rsidRPr="003A5F8D">
        <w:rPr>
          <w:i/>
          <w:sz w:val="20"/>
          <w:rPrChange w:id="926" w:author="Edu Fisica" w:date="2026-05-16T07:13:00Z">
            <w:rPr>
              <w:i/>
            </w:rPr>
          </w:rPrChange>
        </w:rPr>
        <w:t xml:space="preserve"> </w:t>
      </w:r>
    </w:p>
    <w:p w14:paraId="4C1DE36A" w14:textId="66352289" w:rsidR="00EC7449" w:rsidRPr="00FF4F12" w:rsidRDefault="00EC7449" w:rsidP="00263098">
      <w:pPr>
        <w:rPr>
          <w:rFonts w:cs="Times New Roman"/>
          <w:szCs w:val="24"/>
        </w:rPr>
      </w:pPr>
      <w:r w:rsidRPr="00FF4F12">
        <w:rPr>
          <w:rFonts w:cs="Times New Roman"/>
        </w:rPr>
        <w:t>En el grupo de estudio se observa que los estudiantes, en transición de la niñez a la adolescencia, muestran actitudes positivas hacia la actividad física y gran disposición para participar en juegos y ejercicios; su convivencia, marcada por bromas y juegos bruscos propios de la edad, evidencia la formación de grupos por género como reflejo de patrones culturales y de la búsqueda de identidad. Sin embargo, también se presentan interacciones espontáneas sin restricciones, lo cual resulta valioso porque permite que niños y niñas aprendan a relacionarse en igualdad de condiciones, superando estereotipos y fortaleciendo la inclusión. Esta interacción libre favorece la empatía, la cooperación y el respeto mutuo, aspectos esenciales para la construcción de una convivencia pacífica en el aula. Por ello, aunque los grupos de género son comprensibles en esta etapa evolutiva, es necesario promover espacios pedagógicos que incentiven la interacción sin barreras, de manera que los estudiantes desarrollen habilidades sociales más amplias y se preparen para convivir en una sociedad diversa y equitativa.</w:t>
      </w:r>
    </w:p>
    <w:p w14:paraId="792AB835" w14:textId="77777777" w:rsidR="00EC7449" w:rsidRPr="00FF4F12" w:rsidRDefault="00EC7449" w:rsidP="00EC7449">
      <w:pPr>
        <w:rPr>
          <w:rFonts w:cs="Times New Roman"/>
          <w:szCs w:val="24"/>
        </w:rPr>
      </w:pPr>
      <w:r w:rsidRPr="00FF4F12">
        <w:rPr>
          <w:rFonts w:cs="Times New Roman"/>
          <w:szCs w:val="24"/>
        </w:rPr>
        <w:t>La observación participante constata una serie de dinámicas relacionales que revelan la urgencia de implementar estrategias didácticas orientadas a la educación para la paz y la convivencia. En algunos casos, las interacciones entre los estudiantes carecen de afectividad y se ven atravesadas por cambios físicos, emocionales y sociales propios de su etapa evolutiva, que en ausencia de acompañamiento pedagógico tienden a intensificar los conflictos. Se evidencian actitudes de juicio hacia los pares, indiferencia ante situaciones del aula y una marcada preferencia por trabajar únicamente con grupos habituales, lo que genera exclusión de algunos compañeros que terminan realizando actividades de manera individual. Asimismo, se identifican comportamientos como burlas y comparaciones de trabajos, que afectan la autoestima y el sentido de pertenencia de los estudiantes.</w:t>
      </w:r>
    </w:p>
    <w:p w14:paraId="013BA6C1" w14:textId="77777777" w:rsidR="00EC7449" w:rsidRPr="00FF4F12" w:rsidRDefault="00EC7449" w:rsidP="00EC7449">
      <w:pPr>
        <w:rPr>
          <w:rFonts w:cs="Times New Roman"/>
          <w:szCs w:val="24"/>
        </w:rPr>
      </w:pPr>
      <w:r w:rsidRPr="00FF4F12">
        <w:rPr>
          <w:rFonts w:cs="Times New Roman"/>
          <w:szCs w:val="24"/>
        </w:rPr>
        <w:t>Estas situaciones no solo se constatan en la observación directa, sino que también se reflejan en la carpeta de Gestores de Paz, donde se registran reiteradamente faltas tipo I cometidas en el contexto escolar, tales como irrespeto entre compañeros, uso de expresiones ofensivas, incumplimiento de normas básicas de convivencia y resistencia a la integración en actividades grupales. Dichos registros constituyen un indicio claro de que las acciones de modelamiento positivo por parte de los docentes, aunque respetuosas y afectuosas, no resultan suficientes para transformar las dinámicas relacionales del grupo.</w:t>
      </w:r>
    </w:p>
    <w:p w14:paraId="5C1D11ED" w14:textId="77777777" w:rsidR="00AA6C45" w:rsidRPr="00FF4F12" w:rsidRDefault="00EC7449" w:rsidP="00EC7449">
      <w:pPr>
        <w:rPr>
          <w:rFonts w:cs="Times New Roman"/>
          <w:szCs w:val="24"/>
        </w:rPr>
      </w:pPr>
      <w:r w:rsidRPr="00FF4F12">
        <w:rPr>
          <w:rFonts w:cs="Times New Roman"/>
          <w:szCs w:val="24"/>
        </w:rPr>
        <w:t>En este sentido, se hace necesario diseñar e implementar estrategias pedagógicas que promuevan la empatía, el reconocimiento del otro y la construcción de vínculos solidarios, de manera que se favorezca una formación integral que impacte en la calidad de vida escolar y en la consolidación de una auténtica cultura de paz dentro de la institución.</w:t>
      </w:r>
      <w:r w:rsidR="00AA6C45" w:rsidRPr="00FF4F12">
        <w:rPr>
          <w:rFonts w:cs="Times New Roman"/>
          <w:szCs w:val="24"/>
        </w:rPr>
        <w:t xml:space="preserve"> </w:t>
      </w:r>
    </w:p>
    <w:p w14:paraId="314834F9" w14:textId="2F302264" w:rsidR="00494386" w:rsidRPr="00FF4F12" w:rsidRDefault="00AA6C45" w:rsidP="00AA6C45">
      <w:pPr>
        <w:rPr>
          <w:rFonts w:cs="Times New Roman"/>
          <w:szCs w:val="24"/>
          <w:lang w:val="es-CO"/>
        </w:rPr>
      </w:pPr>
      <w:r w:rsidRPr="00FF4F12">
        <w:rPr>
          <w:rFonts w:cs="Times New Roman"/>
          <w:szCs w:val="24"/>
        </w:rPr>
        <w:t>Gracias a la participación en reuniones, eventos institucionales y proyectos como el de Escuela de Padres, se ha podido evidenciar que algunos problemas de conducta tienen su origen en dinámicas heredadas desde el hogar. Mientras ciertos padres mantienen comunicación constante con los docentes y asisten con puntualidad a los llamados de la institución, otros muestran indiferencia, no se preocupan por preguntar o hacen caso omiso a las situaciones que se presentan. Esta falta de compromiso ha llevado a las directivas a acudir a instancias externas, como la Comisaría de Familia, para solicitar atención en casos particulares. Dicha situación repercute directamente en la convivencia escolar, pues limita el fortalecimiento de valores que deberían ser promovidos desde el aprendizaje previo en casa y reforzados en el contexto educativo. La ausencia de acompañamiento familiar genera vacíos en la formación ética y social de los estudiantes, lo que se refleja en comportamientos registrados en la carpeta de Gestores de Paz y en las faltas tipo I cometidas en el aula. Por ello, se hace evidente la necesidad de articular esfuerzos entre escuela y familia, de manera que la educación para la paz no se conciba únicamente como responsabilidad institucional, sino como un proceso compartido que involucra a todos los actores sociales en la construcción de ambientes más armónicos, respetuosos y solidarios.</w:t>
      </w:r>
    </w:p>
    <w:p w14:paraId="1EE12729" w14:textId="25549B75" w:rsidR="00494386" w:rsidRPr="00FF4F12" w:rsidRDefault="009A3078" w:rsidP="009A3078">
      <w:pPr>
        <w:pStyle w:val="Ttulo2"/>
        <w:rPr>
          <w:rFonts w:cs="Times New Roman"/>
          <w:szCs w:val="24"/>
        </w:rPr>
      </w:pPr>
      <w:bookmarkStart w:id="927" w:name="_Toc229133536"/>
      <w:bookmarkStart w:id="928" w:name="_Toc227692872"/>
      <w:r w:rsidRPr="00FF4F12">
        <w:rPr>
          <w:rFonts w:cs="Times New Roman"/>
          <w:szCs w:val="24"/>
        </w:rPr>
        <w:t xml:space="preserve">Marco </w:t>
      </w:r>
      <w:r w:rsidR="00263098" w:rsidRPr="00FF4F12">
        <w:rPr>
          <w:rFonts w:cs="Times New Roman"/>
          <w:szCs w:val="24"/>
        </w:rPr>
        <w:t>L</w:t>
      </w:r>
      <w:r w:rsidRPr="00FF4F12">
        <w:rPr>
          <w:rFonts w:cs="Times New Roman"/>
          <w:szCs w:val="24"/>
        </w:rPr>
        <w:t>egal</w:t>
      </w:r>
      <w:bookmarkEnd w:id="927"/>
      <w:bookmarkEnd w:id="928"/>
    </w:p>
    <w:p w14:paraId="52A0F6A0" w14:textId="7B663961" w:rsidR="00494386" w:rsidRPr="00FF4F12" w:rsidRDefault="00A74F1B" w:rsidP="00263098">
      <w:pPr>
        <w:rPr>
          <w:rFonts w:cs="Times New Roman"/>
          <w:szCs w:val="24"/>
        </w:rPr>
      </w:pPr>
      <w:r w:rsidRPr="00FF4F12">
        <w:rPr>
          <w:rFonts w:cs="Times New Roman"/>
          <w:szCs w:val="24"/>
        </w:rPr>
        <w:t>El presente proyecto de investigación se fundamenta en la Constitución Política de Colombia, la Ley general de la Educación, La Catedra de la Paz y la ley 1620 de convivencia escolar.</w:t>
      </w:r>
    </w:p>
    <w:p w14:paraId="3673A735" w14:textId="07FC3630" w:rsidR="004E3EB3" w:rsidRPr="00FF4F12" w:rsidRDefault="004E3EB3" w:rsidP="00CF5A8A">
      <w:pPr>
        <w:rPr>
          <w:rFonts w:cs="Times New Roman"/>
          <w:szCs w:val="24"/>
          <w:lang w:val="es-CO"/>
        </w:rPr>
      </w:pPr>
      <w:r w:rsidRPr="00FF4F12">
        <w:rPr>
          <w:rFonts w:cs="Times New Roman"/>
          <w:szCs w:val="24"/>
        </w:rPr>
        <w:t>El Artículo 67 de la Constitución Política de Colombia (1991) establece que “La educación formará al colombiano en el respeto a los derechos humanos, a la paz y a la democracia; y en la práctica del trabajo y la recreación, para el mejoramiento cultural, científico, tecnológico y para la protección del ambiente” (</w:t>
      </w:r>
      <w:r w:rsidR="00A74F1B" w:rsidRPr="00FF4F12">
        <w:rPr>
          <w:rFonts w:cs="Times New Roman"/>
          <w:szCs w:val="24"/>
        </w:rPr>
        <w:t>p.</w:t>
      </w:r>
      <w:r w:rsidRPr="00FF4F12">
        <w:rPr>
          <w:rFonts w:cs="Times New Roman"/>
          <w:szCs w:val="24"/>
        </w:rPr>
        <w:t>11</w:t>
      </w:r>
      <w:r w:rsidR="00A74F1B" w:rsidRPr="00FF4F12">
        <w:rPr>
          <w:rFonts w:cs="Times New Roman"/>
          <w:szCs w:val="24"/>
        </w:rPr>
        <w:t xml:space="preserve">). </w:t>
      </w:r>
      <w:r w:rsidRPr="00FF4F12">
        <w:rPr>
          <w:rFonts w:cs="Times New Roman"/>
          <w:szCs w:val="24"/>
          <w:lang w:val="es-CO"/>
        </w:rPr>
        <w:t xml:space="preserve">Este mandato constitucional otorga a la educación un carácter </w:t>
      </w:r>
      <w:r w:rsidRPr="00FF4F12">
        <w:rPr>
          <w:rFonts w:cs="Times New Roman"/>
          <w:bCs/>
          <w:szCs w:val="24"/>
          <w:lang w:val="es-CO"/>
        </w:rPr>
        <w:t>formativo integral</w:t>
      </w:r>
      <w:r w:rsidRPr="00FF4F12">
        <w:rPr>
          <w:rFonts w:cs="Times New Roman"/>
          <w:szCs w:val="24"/>
          <w:lang w:val="es-CO"/>
        </w:rPr>
        <w:t>, que trasciende la transmisión de conocimientos y se orienta hacia la construcción de ciudadanía. Desde la mirada docente, implica que cada estrategia pedagógica debe convertirse en un espacio para cultivar valores de respeto, solidaridad y convivencia pacífica.</w:t>
      </w:r>
      <w:r w:rsidR="00CF5A8A" w:rsidRPr="00FF4F12">
        <w:rPr>
          <w:rFonts w:cs="Times New Roman"/>
          <w:szCs w:val="24"/>
          <w:lang w:val="es-CO"/>
        </w:rPr>
        <w:t xml:space="preserve"> </w:t>
      </w:r>
      <w:r w:rsidRPr="00FF4F12">
        <w:rPr>
          <w:rFonts w:cs="Times New Roman"/>
          <w:szCs w:val="24"/>
          <w:lang w:val="es-CO"/>
        </w:rPr>
        <w:t xml:space="preserve">En este sentido, el artículo respalda la necesidad de </w:t>
      </w:r>
      <w:r w:rsidRPr="00FF4F12">
        <w:rPr>
          <w:rFonts w:cs="Times New Roman"/>
          <w:bCs/>
          <w:szCs w:val="24"/>
          <w:lang w:val="es-CO"/>
        </w:rPr>
        <w:t>educar para la paz y la convivencia</w:t>
      </w:r>
      <w:r w:rsidRPr="00FF4F12">
        <w:rPr>
          <w:rFonts w:cs="Times New Roman"/>
          <w:szCs w:val="24"/>
          <w:lang w:val="es-CO"/>
        </w:rPr>
        <w:t xml:space="preserve"> mediante prácticas pedagógicas que:</w:t>
      </w:r>
      <w:r w:rsidR="00CF5A8A" w:rsidRPr="00FF4F12">
        <w:rPr>
          <w:rFonts w:cs="Times New Roman"/>
          <w:szCs w:val="24"/>
          <w:lang w:val="es-CO"/>
        </w:rPr>
        <w:t xml:space="preserve"> p</w:t>
      </w:r>
      <w:r w:rsidRPr="00FF4F12">
        <w:rPr>
          <w:rFonts w:cs="Times New Roman"/>
          <w:szCs w:val="24"/>
          <w:lang w:val="es-CO"/>
        </w:rPr>
        <w:t>romuevan el respeto a los derechos humanos y la democracia en la vida escolar</w:t>
      </w:r>
      <w:r w:rsidR="00CF5A8A" w:rsidRPr="00FF4F12">
        <w:rPr>
          <w:rFonts w:cs="Times New Roman"/>
          <w:szCs w:val="24"/>
          <w:lang w:val="es-CO"/>
        </w:rPr>
        <w:t xml:space="preserve"> ,t</w:t>
      </w:r>
      <w:r w:rsidRPr="00FF4F12">
        <w:rPr>
          <w:rFonts w:cs="Times New Roman"/>
          <w:szCs w:val="24"/>
          <w:lang w:val="es-CO"/>
        </w:rPr>
        <w:t>ransformen los conflictos en oportunidades de aprendizaje y reconciliación</w:t>
      </w:r>
      <w:r w:rsidR="00CF5A8A" w:rsidRPr="00FF4F12">
        <w:rPr>
          <w:rFonts w:cs="Times New Roman"/>
          <w:szCs w:val="24"/>
          <w:lang w:val="es-CO"/>
        </w:rPr>
        <w:t>, i</w:t>
      </w:r>
      <w:r w:rsidRPr="00FF4F12">
        <w:rPr>
          <w:rFonts w:cs="Times New Roman"/>
          <w:szCs w:val="24"/>
          <w:lang w:val="es-CO"/>
        </w:rPr>
        <w:t>ntegren el trabajo colaborativo y la recreación como medios para fortalecer la empatía y la cooperación</w:t>
      </w:r>
      <w:r w:rsidR="00CF5A8A" w:rsidRPr="00FF4F12">
        <w:rPr>
          <w:rFonts w:cs="Times New Roman"/>
          <w:szCs w:val="24"/>
          <w:lang w:val="es-CO"/>
        </w:rPr>
        <w:t>, a</w:t>
      </w:r>
      <w:r w:rsidRPr="00FF4F12">
        <w:rPr>
          <w:rFonts w:cs="Times New Roman"/>
          <w:szCs w:val="24"/>
          <w:lang w:val="es-CO"/>
        </w:rPr>
        <w:t>rticulen el conocimiento cultural, científico y tecnológico con la protección del ambiente y el compromiso social.</w:t>
      </w:r>
    </w:p>
    <w:p w14:paraId="0DE27400" w14:textId="4EFAE90B" w:rsidR="004E3EB3" w:rsidRPr="00FF4F12" w:rsidRDefault="004E3EB3" w:rsidP="004E3EB3">
      <w:pPr>
        <w:rPr>
          <w:rFonts w:cs="Times New Roman"/>
          <w:szCs w:val="24"/>
          <w:lang w:val="es-CO"/>
        </w:rPr>
      </w:pPr>
      <w:r w:rsidRPr="00FF4F12">
        <w:rPr>
          <w:rFonts w:cs="Times New Roman"/>
          <w:szCs w:val="24"/>
          <w:lang w:val="es-CO"/>
        </w:rPr>
        <w:t xml:space="preserve">De manera </w:t>
      </w:r>
      <w:r w:rsidR="00CF5A8A" w:rsidRPr="00FF4F12">
        <w:rPr>
          <w:rFonts w:cs="Times New Roman"/>
          <w:szCs w:val="24"/>
          <w:lang w:val="es-CO"/>
        </w:rPr>
        <w:t>relevante</w:t>
      </w:r>
      <w:r w:rsidRPr="00FF4F12">
        <w:rPr>
          <w:rFonts w:cs="Times New Roman"/>
          <w:szCs w:val="24"/>
          <w:lang w:val="es-CO"/>
        </w:rPr>
        <w:t>, este artículo recuerda que la educación en Colombia no puede reducirse a la instrucción académica, sino que debe ser un proceso que forme ciudadanos capaces de vivir en paz, resolver conflictos sin violencia y actuar como agentes de cambio en sus comunidades.</w:t>
      </w:r>
    </w:p>
    <w:p w14:paraId="36DB571A" w14:textId="3B837653" w:rsidR="00A84C8F" w:rsidRPr="00FF4F12" w:rsidRDefault="00A74F1B" w:rsidP="00A84C8F">
      <w:pPr>
        <w:rPr>
          <w:rFonts w:eastAsia="Times New Roman" w:cs="Times New Roman"/>
          <w:szCs w:val="24"/>
        </w:rPr>
      </w:pPr>
      <w:r w:rsidRPr="00FF4F12">
        <w:rPr>
          <w:rFonts w:cs="Times New Roman"/>
          <w:szCs w:val="24"/>
        </w:rPr>
        <w:t xml:space="preserve">Para continuar se resalta </w:t>
      </w:r>
      <w:r w:rsidR="00CF5A8A" w:rsidRPr="00FF4F12">
        <w:rPr>
          <w:rFonts w:cs="Times New Roman"/>
          <w:szCs w:val="24"/>
        </w:rPr>
        <w:t>el</w:t>
      </w:r>
      <w:r w:rsidRPr="00FF4F12">
        <w:rPr>
          <w:rFonts w:cs="Times New Roman"/>
          <w:szCs w:val="24"/>
        </w:rPr>
        <w:t xml:space="preserve"> artículo</w:t>
      </w:r>
      <w:r w:rsidR="00CF5A8A" w:rsidRPr="00FF4F12">
        <w:rPr>
          <w:rFonts w:cs="Times New Roman"/>
          <w:szCs w:val="24"/>
        </w:rPr>
        <w:t xml:space="preserve"> 5</w:t>
      </w:r>
      <w:r w:rsidRPr="00FF4F12">
        <w:rPr>
          <w:rFonts w:cs="Times New Roman"/>
          <w:szCs w:val="24"/>
        </w:rPr>
        <w:t xml:space="preserve"> de la Ley General </w:t>
      </w:r>
      <w:r w:rsidR="00897D36" w:rsidRPr="00FF4F12">
        <w:rPr>
          <w:rFonts w:cs="Times New Roman"/>
          <w:szCs w:val="24"/>
        </w:rPr>
        <w:t>d</w:t>
      </w:r>
      <w:r w:rsidRPr="00FF4F12">
        <w:rPr>
          <w:rFonts w:cs="Times New Roman"/>
          <w:szCs w:val="24"/>
        </w:rPr>
        <w:t>e Educación</w:t>
      </w:r>
      <w:r w:rsidR="00897D36" w:rsidRPr="00FF4F12">
        <w:rPr>
          <w:rFonts w:cs="Times New Roman"/>
          <w:szCs w:val="24"/>
        </w:rPr>
        <w:t>,</w:t>
      </w:r>
      <w:r w:rsidRPr="00FF4F12">
        <w:rPr>
          <w:rFonts w:cs="Times New Roman"/>
          <w:szCs w:val="24"/>
        </w:rPr>
        <w:t xml:space="preserve"> en </w:t>
      </w:r>
      <w:r w:rsidR="00897D36" w:rsidRPr="00FF4F12">
        <w:rPr>
          <w:rFonts w:cs="Times New Roman"/>
          <w:szCs w:val="24"/>
        </w:rPr>
        <w:t>su segundo fin que establece</w:t>
      </w:r>
      <w:r w:rsidR="00A84C8F" w:rsidRPr="00FF4F12">
        <w:rPr>
          <w:rFonts w:cs="Times New Roman"/>
          <w:szCs w:val="24"/>
        </w:rPr>
        <w:t>:</w:t>
      </w:r>
    </w:p>
    <w:p w14:paraId="5E3B3181" w14:textId="3C68D1A8" w:rsidR="001645B5" w:rsidRPr="00FF4F12" w:rsidRDefault="00897D36" w:rsidP="00897D36">
      <w:pPr>
        <w:ind w:left="720" w:hanging="11"/>
        <w:rPr>
          <w:rFonts w:eastAsia="Times New Roman" w:cs="Times New Roman"/>
          <w:szCs w:val="24"/>
        </w:rPr>
      </w:pPr>
      <w:r w:rsidRPr="00FF4F12">
        <w:rPr>
          <w:rFonts w:eastAsia="Times New Roman" w:cs="Times New Roman"/>
          <w:szCs w:val="24"/>
        </w:rPr>
        <w:t xml:space="preserve">La formación en el respeto a la vida y a los demás derechos humanos, a la paz, a los principios democráticos, de convivencia, pluralismo, justicia, solidaridad y equidad, así como en el ejercicio de la tolerancia y de la libertad. </w:t>
      </w:r>
      <w:r w:rsidR="00A74F1B" w:rsidRPr="00FF4F12">
        <w:rPr>
          <w:rFonts w:eastAsia="Times New Roman" w:cs="Times New Roman"/>
          <w:szCs w:val="24"/>
        </w:rPr>
        <w:t>(p.</w:t>
      </w:r>
      <w:r w:rsidR="005A4DFB" w:rsidRPr="00FF4F12">
        <w:rPr>
          <w:rFonts w:eastAsia="Times New Roman" w:cs="Times New Roman"/>
          <w:szCs w:val="24"/>
        </w:rPr>
        <w:t xml:space="preserve"> </w:t>
      </w:r>
      <w:r w:rsidR="00A74F1B" w:rsidRPr="00FF4F12">
        <w:rPr>
          <w:rFonts w:eastAsia="Times New Roman" w:cs="Times New Roman"/>
          <w:szCs w:val="24"/>
        </w:rPr>
        <w:t xml:space="preserve">02). </w:t>
      </w:r>
    </w:p>
    <w:p w14:paraId="17A95438" w14:textId="2AE846A7" w:rsidR="00494386" w:rsidRPr="00FF4F12" w:rsidRDefault="00897D36" w:rsidP="00563158">
      <w:pPr>
        <w:rPr>
          <w:rFonts w:cs="Times New Roman"/>
          <w:szCs w:val="24"/>
        </w:rPr>
      </w:pPr>
      <w:r w:rsidRPr="00FF4F12">
        <w:rPr>
          <w:rFonts w:cs="Times New Roman"/>
        </w:rPr>
        <w:t xml:space="preserve">El texto permite concluir que la paz, la convivencia y el respeto por los derechos humanos son </w:t>
      </w:r>
      <w:r w:rsidRPr="00FF4F12">
        <w:rPr>
          <w:rFonts w:cs="Times New Roman"/>
          <w:bCs/>
        </w:rPr>
        <w:t>fines obligatorios de la educación en Colombia</w:t>
      </w:r>
      <w:r w:rsidRPr="00FF4F12">
        <w:rPr>
          <w:rFonts w:cs="Times New Roman"/>
        </w:rPr>
        <w:t>. Para un docente, esto significa que cada estrategia pedagógica debe ser una herramienta para formar estudiantes íntegros, capaces de convivir en diversidad, resolver conflictos sin violencia y participar activamente en la construcción de una sociedad más justa y democrática.</w:t>
      </w:r>
      <w:r w:rsidRPr="00FF4F12">
        <w:rPr>
          <w:rFonts w:cs="Times New Roman"/>
          <w:szCs w:val="24"/>
        </w:rPr>
        <w:t xml:space="preserve"> </w:t>
      </w:r>
      <w:r w:rsidR="00A74F1B" w:rsidRPr="00FF4F12">
        <w:rPr>
          <w:rFonts w:cs="Times New Roman"/>
          <w:szCs w:val="24"/>
        </w:rPr>
        <w:t xml:space="preserve"> Este artículo orienta el proyecto de investigación en educación para la paz y la convivencia, ya que proporciona un marco normativo que respalda la formación de ciudadanos comprometidos con la justicia social</w:t>
      </w:r>
      <w:r w:rsidRPr="00FF4F12">
        <w:rPr>
          <w:rFonts w:cs="Times New Roman"/>
          <w:szCs w:val="24"/>
        </w:rPr>
        <w:t>, la tolerancia</w:t>
      </w:r>
      <w:r w:rsidR="00A74F1B" w:rsidRPr="00FF4F12">
        <w:rPr>
          <w:rFonts w:cs="Times New Roman"/>
          <w:szCs w:val="24"/>
        </w:rPr>
        <w:t xml:space="preserve"> y el respeto mutuo.</w:t>
      </w:r>
    </w:p>
    <w:p w14:paraId="1B8CB6EF" w14:textId="74E88335" w:rsidR="00662451" w:rsidRPr="00FF4F12" w:rsidRDefault="0072647B" w:rsidP="00662451">
      <w:pPr>
        <w:rPr>
          <w:rFonts w:cs="Times New Roman"/>
          <w:szCs w:val="24"/>
        </w:rPr>
      </w:pPr>
      <w:r w:rsidRPr="00FF4F12">
        <w:rPr>
          <w:rFonts w:cs="Times New Roman"/>
          <w:szCs w:val="24"/>
        </w:rPr>
        <w:t>Por otro lado, l</w:t>
      </w:r>
      <w:r w:rsidR="00662451" w:rsidRPr="00FF4F12">
        <w:rPr>
          <w:rFonts w:cs="Times New Roman"/>
          <w:szCs w:val="24"/>
        </w:rPr>
        <w:t>a Ley 1620 de 2013 constituye un referente esencial para proyectos pedagógicos orientados a la paz y la convivencia, pues crea el Sistema Nacional de Convivencia Escolar y Formación para el Ejercicio de los Derechos Humanos, la Educación para la Sexualidad y la Prevención y Mitigación de la Violencia Escolar. Este sistema articula acciones entre instituciones educativas, familias y entidades estatales, con el propósito de garantizar ambientes escolares seguros, democráticos e inclusivos brinda un marco normativo que legitima la necesidad de diseñar estrategias didácticas transformadoras, capaces de diezmar conductas agresivas, discriminatorias y de resistencia al trabajo colaborativo, impulsa</w:t>
      </w:r>
      <w:r w:rsidR="00767D0B" w:rsidRPr="00FF4F12">
        <w:rPr>
          <w:rFonts w:cs="Times New Roman"/>
          <w:szCs w:val="24"/>
        </w:rPr>
        <w:t>ndo</w:t>
      </w:r>
      <w:r w:rsidR="00662451" w:rsidRPr="00FF4F12">
        <w:rPr>
          <w:rFonts w:cs="Times New Roman"/>
          <w:szCs w:val="24"/>
        </w:rPr>
        <w:t xml:space="preserve"> la creación de espacios pedagógicos donde los estudiantes aprendan a resolver conflictos de manera pacífica, a reconocer la diversidad y a fortalecer la solidaridad como base de la vida escolar.</w:t>
      </w:r>
      <w:r w:rsidR="00767D0B" w:rsidRPr="00FF4F12">
        <w:rPr>
          <w:rFonts w:cs="Times New Roman"/>
          <w:szCs w:val="24"/>
        </w:rPr>
        <w:t xml:space="preserve"> </w:t>
      </w:r>
      <w:r w:rsidR="00662451" w:rsidRPr="00FF4F12">
        <w:rPr>
          <w:rFonts w:cs="Times New Roman"/>
          <w:szCs w:val="24"/>
        </w:rPr>
        <w:t>Asimismo, la Ley reconoce el papel de las organizaciones encargadas de mitigar la violencia escolar, como los comités de convivencia, los gestores de paz y las instancias municipales y departamentales, que deben trabajar de manera articulada con los docentes para prevenir la violencia y promover la formación ciudadana. En este sentido, el proyecto de educar para la paz y la convivencia se alinea con la política pública nacional, convirtiéndose en una estrategia concreta para materializar los fines de la educación establecidos en la Constitución y en la Ley General de Educación.</w:t>
      </w:r>
    </w:p>
    <w:p w14:paraId="10F474CD" w14:textId="6A63E6F8" w:rsidR="001645B5" w:rsidRPr="00FF4F12" w:rsidRDefault="00D326B8" w:rsidP="00563158">
      <w:pPr>
        <w:jc w:val="both"/>
        <w:rPr>
          <w:rFonts w:eastAsia="Times New Roman" w:cs="Times New Roman"/>
          <w:color w:val="FF0000"/>
          <w:szCs w:val="24"/>
        </w:rPr>
      </w:pPr>
      <w:r w:rsidRPr="00FF4F12">
        <w:rPr>
          <w:rFonts w:eastAsia="Times New Roman" w:cs="Times New Roman"/>
          <w:szCs w:val="24"/>
        </w:rPr>
        <w:t>P</w:t>
      </w:r>
      <w:r w:rsidR="005A2EAE" w:rsidRPr="00FF4F12">
        <w:rPr>
          <w:rFonts w:cs="Times New Roman"/>
        </w:rPr>
        <w:t xml:space="preserve">ara finalizar, es importante resaltar, como se plantea en la categoría </w:t>
      </w:r>
      <w:r w:rsidR="005A2EAE" w:rsidRPr="00FF4F12">
        <w:rPr>
          <w:rStyle w:val="nfasis"/>
          <w:rFonts w:cs="Times New Roman"/>
          <w:i w:val="0"/>
        </w:rPr>
        <w:t>Educar para la Paz</w:t>
      </w:r>
      <w:r w:rsidR="005A2EAE" w:rsidRPr="00FF4F12">
        <w:rPr>
          <w:rFonts w:cs="Times New Roman"/>
        </w:rPr>
        <w:t>, la relevancia de la Cátedra de la Paz establecida por la Ley 1732 de 2014. Esta normativa promueve en las instituciones educativas el aprendizaje, la reflexión y la práctica de valores que fortalecen la convivencia pacífica y el respeto por los derechos humanos. Su enfoque se articula directamente con el propósito de este proyecto, orientado a fomentar la educación para la paz en el aula. En este sentido, la Cátedra de la Paz se constituye en un soporte normativo fundamental que legitima y guía la implementación de estrategias didácticas dirigidas a promover la convivencia pacífica dentro del aula y en toda la comunidad escolar.</w:t>
      </w:r>
    </w:p>
    <w:p w14:paraId="17772137" w14:textId="5DE8057C" w:rsidR="00494386" w:rsidRPr="00FF4F12" w:rsidRDefault="009A3078" w:rsidP="009A3078">
      <w:pPr>
        <w:pStyle w:val="Ttulo2"/>
        <w:rPr>
          <w:rFonts w:cs="Times New Roman"/>
          <w:szCs w:val="24"/>
        </w:rPr>
      </w:pPr>
      <w:bookmarkStart w:id="929" w:name="_Toc229133537"/>
      <w:bookmarkStart w:id="930" w:name="_Toc227692873"/>
      <w:r w:rsidRPr="00FF4F12">
        <w:rPr>
          <w:rFonts w:cs="Times New Roman"/>
          <w:szCs w:val="24"/>
        </w:rPr>
        <w:t xml:space="preserve">Marco </w:t>
      </w:r>
      <w:r w:rsidR="00563158" w:rsidRPr="00FF4F12">
        <w:rPr>
          <w:rFonts w:cs="Times New Roman"/>
          <w:szCs w:val="24"/>
        </w:rPr>
        <w:t>T</w:t>
      </w:r>
      <w:r w:rsidRPr="00FF4F12">
        <w:rPr>
          <w:rFonts w:cs="Times New Roman"/>
          <w:szCs w:val="24"/>
        </w:rPr>
        <w:t>eórico</w:t>
      </w:r>
      <w:bookmarkEnd w:id="929"/>
      <w:bookmarkEnd w:id="930"/>
      <w:r w:rsidR="00187382" w:rsidRPr="00FF4F12">
        <w:rPr>
          <w:rFonts w:cs="Times New Roman"/>
          <w:szCs w:val="24"/>
        </w:rPr>
        <w:t xml:space="preserve"> </w:t>
      </w:r>
    </w:p>
    <w:p w14:paraId="5041EFCE" w14:textId="4E90298D" w:rsidR="00494386" w:rsidRPr="00FF4F12" w:rsidRDefault="00A74F1B" w:rsidP="009A3078">
      <w:pPr>
        <w:pStyle w:val="Ttulo3"/>
        <w:rPr>
          <w:rFonts w:cs="Times New Roman"/>
          <w:szCs w:val="24"/>
        </w:rPr>
      </w:pPr>
      <w:bookmarkStart w:id="931" w:name="_Toc229133538"/>
      <w:bookmarkStart w:id="932" w:name="_Toc227692874"/>
      <w:r w:rsidRPr="00FF4F12">
        <w:rPr>
          <w:rFonts w:cs="Times New Roman"/>
          <w:szCs w:val="24"/>
        </w:rPr>
        <w:t xml:space="preserve">La </w:t>
      </w:r>
      <w:r w:rsidR="00563158" w:rsidRPr="00FF4F12">
        <w:rPr>
          <w:rFonts w:cs="Times New Roman"/>
          <w:szCs w:val="24"/>
        </w:rPr>
        <w:t>P</w:t>
      </w:r>
      <w:r w:rsidRPr="00FF4F12">
        <w:rPr>
          <w:rFonts w:cs="Times New Roman"/>
          <w:szCs w:val="24"/>
        </w:rPr>
        <w:t xml:space="preserve">az: </w:t>
      </w:r>
      <w:r w:rsidR="00563158" w:rsidRPr="00FF4F12">
        <w:rPr>
          <w:rFonts w:cs="Times New Roman"/>
          <w:szCs w:val="24"/>
        </w:rPr>
        <w:t>C</w:t>
      </w:r>
      <w:r w:rsidRPr="00FF4F12">
        <w:rPr>
          <w:rFonts w:cs="Times New Roman"/>
          <w:szCs w:val="24"/>
        </w:rPr>
        <w:t xml:space="preserve">oncepto </w:t>
      </w:r>
      <w:r w:rsidR="00563158" w:rsidRPr="00FF4F12">
        <w:rPr>
          <w:rFonts w:cs="Times New Roman"/>
          <w:szCs w:val="24"/>
        </w:rPr>
        <w:t>P</w:t>
      </w:r>
      <w:r w:rsidRPr="00FF4F12">
        <w:rPr>
          <w:rFonts w:cs="Times New Roman"/>
          <w:szCs w:val="24"/>
        </w:rPr>
        <w:t xml:space="preserve">olisémico </w:t>
      </w:r>
      <w:r w:rsidR="00032AB5" w:rsidRPr="00FF4F12">
        <w:rPr>
          <w:rFonts w:cs="Times New Roman"/>
          <w:szCs w:val="24"/>
        </w:rPr>
        <w:t>y</w:t>
      </w:r>
      <w:r w:rsidRPr="00FF4F12">
        <w:rPr>
          <w:rFonts w:cs="Times New Roman"/>
          <w:color w:val="FF0000"/>
          <w:szCs w:val="24"/>
        </w:rPr>
        <w:t xml:space="preserve"> </w:t>
      </w:r>
      <w:r w:rsidR="00563158" w:rsidRPr="00FF4F12">
        <w:rPr>
          <w:rFonts w:cs="Times New Roman"/>
          <w:szCs w:val="24"/>
        </w:rPr>
        <w:t>P</w:t>
      </w:r>
      <w:r w:rsidRPr="00FF4F12">
        <w:rPr>
          <w:rFonts w:cs="Times New Roman"/>
          <w:szCs w:val="24"/>
        </w:rPr>
        <w:t>olivalente</w:t>
      </w:r>
      <w:bookmarkEnd w:id="931"/>
      <w:bookmarkEnd w:id="932"/>
    </w:p>
    <w:p w14:paraId="0C998DDA" w14:textId="4342F5D6" w:rsidR="00494386" w:rsidRPr="00FF4F12" w:rsidRDefault="00A74F1B" w:rsidP="00563158">
      <w:pPr>
        <w:rPr>
          <w:rFonts w:cs="Times New Roman"/>
          <w:szCs w:val="24"/>
        </w:rPr>
      </w:pPr>
      <w:r w:rsidRPr="00FF4F12">
        <w:rPr>
          <w:rFonts w:cs="Times New Roman"/>
          <w:szCs w:val="24"/>
        </w:rPr>
        <w:t>“La paz, se escribe con solo tres letras, pero se construye con muchas más” Seminario Construcción Curricular y Competencias (Mireya Uzcátegui. 21.02.2025). Esta frase infiere que la paz no es un estado pasivo, sino un proceso activo que requiere acción, compromiso y aprendizaje constante, implica una construcción compleja y multidimensional. No es simplemente la ausencia de conflicto, sino la presencia de justicia, equidad y respeto mutuo. La paz se construye a través del diálogo, la cooperación y el compromiso de individuos y comunidades. Es un esfuerzo continuo que requiere valores, acciones y estructuras que la sostengan. Más que una palabra corta, es un proceso profundo que abarca múltiples dimensiones de la convivencia humana.</w:t>
      </w:r>
    </w:p>
    <w:p w14:paraId="14082FC2" w14:textId="035FC731" w:rsidR="009600F3" w:rsidRPr="00FF4F12" w:rsidRDefault="009600F3" w:rsidP="009600F3">
      <w:pPr>
        <w:ind w:left="709" w:firstLine="0"/>
        <w:rPr>
          <w:rFonts w:cs="Times New Roman"/>
          <w:szCs w:val="24"/>
        </w:rPr>
      </w:pPr>
      <w:r w:rsidRPr="00FF4F12">
        <w:rPr>
          <w:rFonts w:cs="Times New Roman"/>
          <w:szCs w:val="24"/>
        </w:rPr>
        <w:t>De acuerdo con Muñoz</w:t>
      </w:r>
      <w:r w:rsidR="000E23F3" w:rsidRPr="00FF4F12">
        <w:rPr>
          <w:rFonts w:cs="Times New Roman"/>
          <w:szCs w:val="24"/>
        </w:rPr>
        <w:t xml:space="preserve"> (2003)</w:t>
      </w:r>
      <w:r w:rsidRPr="00FF4F12">
        <w:rPr>
          <w:rFonts w:cs="Times New Roman"/>
          <w:szCs w:val="24"/>
        </w:rPr>
        <w:t>,</w:t>
      </w:r>
      <w:r w:rsidR="000E23F3" w:rsidRPr="00FF4F12">
        <w:rPr>
          <w:rFonts w:cs="Times New Roman"/>
          <w:szCs w:val="24"/>
        </w:rPr>
        <w:t xml:space="preserve"> </w:t>
      </w:r>
      <w:r w:rsidRPr="00FF4F12">
        <w:rPr>
          <w:rFonts w:cs="Times New Roman"/>
          <w:szCs w:val="24"/>
        </w:rPr>
        <w:t>la Paz es una síntesis polisémica, porque alberga los diversos significados reconocidos por cada cultura. También es polivalente, ya que puede ser utilizada en distintos ámbitos, escalas y circunstancias personales y sociales (p. 32).</w:t>
      </w:r>
    </w:p>
    <w:p w14:paraId="35AEBBE2" w14:textId="5438B2E9" w:rsidR="005D0295" w:rsidRPr="00FF4F12" w:rsidRDefault="00826954" w:rsidP="005D0295">
      <w:pPr>
        <w:rPr>
          <w:rFonts w:cs="Times New Roman"/>
          <w:szCs w:val="24"/>
        </w:rPr>
      </w:pPr>
      <w:r w:rsidRPr="00FF4F12">
        <w:rPr>
          <w:rFonts w:cs="Times New Roman"/>
          <w:szCs w:val="24"/>
        </w:rPr>
        <w:t xml:space="preserve">La paz es </w:t>
      </w:r>
      <w:r w:rsidR="00A74F1B" w:rsidRPr="00FF4F12">
        <w:rPr>
          <w:rFonts w:cs="Times New Roman"/>
          <w:szCs w:val="24"/>
        </w:rPr>
        <w:t>polisémica,</w:t>
      </w:r>
      <w:r w:rsidR="00032AB5" w:rsidRPr="00FF4F12">
        <w:rPr>
          <w:rFonts w:cs="Times New Roman"/>
          <w:szCs w:val="24"/>
        </w:rPr>
        <w:t xml:space="preserve"> es decir, </w:t>
      </w:r>
      <w:r w:rsidR="00A74F1B" w:rsidRPr="00FF4F12">
        <w:rPr>
          <w:rFonts w:cs="Times New Roman"/>
          <w:szCs w:val="24"/>
        </w:rPr>
        <w:t>tiene múltiples significados dependiendo del contexto,  de las personas, de la situación, del punto de vista</w:t>
      </w:r>
      <w:r w:rsidR="00032AB5" w:rsidRPr="00FF4F12">
        <w:rPr>
          <w:rFonts w:cs="Times New Roman"/>
          <w:szCs w:val="24"/>
        </w:rPr>
        <w:t>, es</w:t>
      </w:r>
      <w:r w:rsidR="00A74F1B" w:rsidRPr="00FF4F12">
        <w:rPr>
          <w:rFonts w:cs="Times New Roman"/>
          <w:szCs w:val="24"/>
        </w:rPr>
        <w:t xml:space="preserve"> un estado de tranquilidad y armonía en el que no hay conflictos ni violencia, es un equilibrio en las relaciones humanas, sociales y en el entorno, donde prevalece la calma, el respeto mutuo y la convivencia pacífica, es también la tranquilidad emocional y mental de cada individuo,</w:t>
      </w:r>
      <w:r w:rsidRPr="00FF4F12">
        <w:rPr>
          <w:rFonts w:cs="Times New Roman"/>
          <w:szCs w:val="24"/>
        </w:rPr>
        <w:t xml:space="preserve"> es polivalente, porque no tiene un único sentido o forma, sino que puede entenderse y vivirse desde distintas dimensiones y realidades, </w:t>
      </w:r>
      <w:r w:rsidR="00A74F1B" w:rsidRPr="00FF4F12">
        <w:rPr>
          <w:rFonts w:cs="Times New Roman"/>
          <w:szCs w:val="24"/>
        </w:rPr>
        <w:t>dependiendo del ámbito en el que se analice</w:t>
      </w:r>
      <w:r w:rsidR="005F13BB" w:rsidRPr="00FF4F12">
        <w:rPr>
          <w:rFonts w:cs="Times New Roman"/>
          <w:szCs w:val="24"/>
        </w:rPr>
        <w:t xml:space="preserve">, por ejemplo, la paz es personal; porque representa la tranquilidad interior y el equilibrio emocional, la paz es social; implica la convivencia armónica entre las personas, el respeto por los derechos y la resolución </w:t>
      </w:r>
      <w:r w:rsidR="00C109AE" w:rsidRPr="00FF4F12">
        <w:rPr>
          <w:rFonts w:cs="Times New Roman"/>
          <w:szCs w:val="24"/>
        </w:rPr>
        <w:t>pacífica</w:t>
      </w:r>
      <w:r w:rsidR="005F13BB" w:rsidRPr="00FF4F12">
        <w:rPr>
          <w:rFonts w:cs="Times New Roman"/>
          <w:szCs w:val="24"/>
        </w:rPr>
        <w:t xml:space="preserve"> de los conflictos, la </w:t>
      </w:r>
      <w:r w:rsidR="00A74F1B" w:rsidRPr="00FF4F12">
        <w:rPr>
          <w:rFonts w:cs="Times New Roman"/>
          <w:szCs w:val="24"/>
        </w:rPr>
        <w:t xml:space="preserve">paz </w:t>
      </w:r>
      <w:r w:rsidR="005F13BB" w:rsidRPr="00FF4F12">
        <w:rPr>
          <w:rFonts w:cs="Times New Roman"/>
          <w:szCs w:val="24"/>
        </w:rPr>
        <w:t>es</w:t>
      </w:r>
      <w:r w:rsidR="00A74F1B" w:rsidRPr="00FF4F12">
        <w:rPr>
          <w:rFonts w:cs="Times New Roman"/>
          <w:szCs w:val="24"/>
        </w:rPr>
        <w:t xml:space="preserve"> política; </w:t>
      </w:r>
      <w:r w:rsidR="005F13BB" w:rsidRPr="00FF4F12">
        <w:rPr>
          <w:rFonts w:cs="Times New Roman"/>
          <w:szCs w:val="24"/>
        </w:rPr>
        <w:t>porque refleja la ausencia de guerra o violencia con instituciones justas y de participación ciudadana,</w:t>
      </w:r>
      <w:r w:rsidR="005D0295" w:rsidRPr="00FF4F12">
        <w:rPr>
          <w:rFonts w:cs="Times New Roman"/>
          <w:szCs w:val="24"/>
        </w:rPr>
        <w:t xml:space="preserve"> la paz es jurídica; porque en el ámbito del derecho, se vincula con el orden y la justicia dentro de una sociedad, garantizando la convivencia pacífica a través de leyes y normativas, la paz es económica; debido a que se refiere a la estabilidad financiera y el acceso equitativo a recursos, lo que permite evitar conflictos derivados de desigualdades económicas,</w:t>
      </w:r>
    </w:p>
    <w:p w14:paraId="79E399C4" w14:textId="73D7E35C" w:rsidR="00494386" w:rsidRPr="00FF4F12" w:rsidRDefault="005D0295" w:rsidP="009600F3">
      <w:pPr>
        <w:rPr>
          <w:rFonts w:cs="Times New Roman"/>
          <w:szCs w:val="24"/>
        </w:rPr>
      </w:pPr>
      <w:r w:rsidRPr="00FF4F12">
        <w:rPr>
          <w:rFonts w:cs="Times New Roman"/>
          <w:szCs w:val="24"/>
        </w:rPr>
        <w:t xml:space="preserve"> </w:t>
      </w:r>
      <w:r w:rsidR="005F13BB" w:rsidRPr="00FF4F12">
        <w:rPr>
          <w:rFonts w:cs="Times New Roman"/>
          <w:szCs w:val="24"/>
        </w:rPr>
        <w:t xml:space="preserve"> la paz es cultural; porque refleja el respeto de identidad, creencias y tradiciones y la paz es ambiental; porque implica la relación equilibrada y sostenible con la naturaleza. Por tanto, la paz es polivalente, </w:t>
      </w:r>
      <w:proofErr w:type="spellStart"/>
      <w:r w:rsidR="005F13BB" w:rsidRPr="00FF4F12">
        <w:rPr>
          <w:rFonts w:cs="Times New Roman"/>
          <w:szCs w:val="24"/>
        </w:rPr>
        <w:t>poque</w:t>
      </w:r>
      <w:proofErr w:type="spellEnd"/>
      <w:r w:rsidR="005F13BB" w:rsidRPr="00FF4F12">
        <w:rPr>
          <w:rFonts w:cs="Times New Roman"/>
          <w:szCs w:val="24"/>
        </w:rPr>
        <w:t xml:space="preserve"> se manifiesta de muchas maneras, abarcando lo individual, lo colectivo, lo político, </w:t>
      </w:r>
      <w:r w:rsidRPr="00FF4F12">
        <w:rPr>
          <w:rFonts w:cs="Times New Roman"/>
          <w:szCs w:val="24"/>
        </w:rPr>
        <w:t xml:space="preserve">lo jurídico, lo económico, </w:t>
      </w:r>
      <w:r w:rsidR="005F13BB" w:rsidRPr="00FF4F12">
        <w:rPr>
          <w:rFonts w:cs="Times New Roman"/>
          <w:szCs w:val="24"/>
        </w:rPr>
        <w:t>lo cultural y lo ambiental.</w:t>
      </w:r>
    </w:p>
    <w:p w14:paraId="2B8EEF89" w14:textId="5A5A1A29" w:rsidR="00494386" w:rsidRPr="00FF4F12" w:rsidRDefault="00A74F1B" w:rsidP="001D3547">
      <w:pPr>
        <w:pStyle w:val="Ttulo3"/>
        <w:rPr>
          <w:rFonts w:cs="Times New Roman"/>
          <w:szCs w:val="24"/>
        </w:rPr>
      </w:pPr>
      <w:bookmarkStart w:id="933" w:name="_Toc229133539"/>
      <w:bookmarkStart w:id="934" w:name="_Toc227692875"/>
      <w:r w:rsidRPr="00FF4F12">
        <w:rPr>
          <w:rFonts w:cs="Times New Roman"/>
          <w:szCs w:val="24"/>
        </w:rPr>
        <w:t xml:space="preserve">Historia </w:t>
      </w:r>
      <w:r w:rsidR="001D3547" w:rsidRPr="00FF4F12">
        <w:rPr>
          <w:rFonts w:cs="Times New Roman"/>
          <w:szCs w:val="24"/>
        </w:rPr>
        <w:t>d</w:t>
      </w:r>
      <w:r w:rsidR="00563158" w:rsidRPr="00FF4F12">
        <w:rPr>
          <w:rFonts w:cs="Times New Roman"/>
          <w:szCs w:val="24"/>
        </w:rPr>
        <w:t xml:space="preserve">e </w:t>
      </w:r>
      <w:r w:rsidR="001D3547" w:rsidRPr="00FF4F12">
        <w:rPr>
          <w:rFonts w:cs="Times New Roman"/>
          <w:szCs w:val="24"/>
        </w:rPr>
        <w:t>l</w:t>
      </w:r>
      <w:r w:rsidRPr="00FF4F12">
        <w:rPr>
          <w:rFonts w:cs="Times New Roman"/>
          <w:szCs w:val="24"/>
        </w:rPr>
        <w:t xml:space="preserve">a </w:t>
      </w:r>
      <w:r w:rsidR="00563158" w:rsidRPr="00FF4F12">
        <w:rPr>
          <w:rFonts w:cs="Times New Roman"/>
          <w:szCs w:val="24"/>
        </w:rPr>
        <w:t>P</w:t>
      </w:r>
      <w:r w:rsidRPr="00FF4F12">
        <w:rPr>
          <w:rFonts w:cs="Times New Roman"/>
          <w:szCs w:val="24"/>
        </w:rPr>
        <w:t>az</w:t>
      </w:r>
      <w:r w:rsidR="00563158" w:rsidRPr="00FF4F12">
        <w:rPr>
          <w:rFonts w:cs="Times New Roman"/>
          <w:szCs w:val="24"/>
        </w:rPr>
        <w:t>.</w:t>
      </w:r>
      <w:bookmarkEnd w:id="933"/>
      <w:bookmarkEnd w:id="934"/>
    </w:p>
    <w:p w14:paraId="66DDD7D3" w14:textId="77777777" w:rsidR="000C3B32" w:rsidRPr="00FF4F12" w:rsidRDefault="000C3B32" w:rsidP="00563158">
      <w:pPr>
        <w:rPr>
          <w:rFonts w:cs="Times New Roman"/>
        </w:rPr>
      </w:pPr>
      <w:r w:rsidRPr="00FF4F12">
        <w:rPr>
          <w:rFonts w:cs="Times New Roman"/>
        </w:rPr>
        <w:t>Desde la filosofía política clásica, Kant (1795/2002) concibe la paz como un ideal regulador que debe orientarse a través de la razón, el derecho y la organización jurídica de los Estados, con el fin de prevenir la guerra y promover principios universales de justicia y derechos humanos. En esta línea, se puede parafrasear que la propuesta kantiana de una “paz perpetua” se fundamenta en la justicia y el derecho internacional, donde los Estados actúan conforme a principios racionales y constitucionales para garantizar la convivencia pacífica y la promoción de los derechos humanos</w:t>
      </w:r>
    </w:p>
    <w:p w14:paraId="75401760" w14:textId="46C3F6BF" w:rsidR="00494386" w:rsidRPr="00FF4F12" w:rsidRDefault="00A74F1B" w:rsidP="00563158">
      <w:pPr>
        <w:rPr>
          <w:rFonts w:eastAsia="Times New Roman" w:cs="Times New Roman"/>
          <w:color w:val="000000"/>
          <w:szCs w:val="24"/>
        </w:rPr>
      </w:pPr>
      <w:r w:rsidRPr="00FF4F12">
        <w:rPr>
          <w:rFonts w:eastAsia="Times New Roman" w:cs="Times New Roman"/>
          <w:color w:val="000000"/>
          <w:szCs w:val="24"/>
        </w:rPr>
        <w:t>Según Johan Galtung, sociólogo noruego, teórico contemporáneo de la paz, hizo una distinción entre "paz negativa" (ausencia de violencia o guerra) y "paz positiva" (construcción de relaciones armoniosas y equitativas en el marco de la justicia social). Esta visión resalta que la paz no solo representa la falta de violencia, sino la creación de condiciones para una convivencia justa y estable.</w:t>
      </w:r>
    </w:p>
    <w:p w14:paraId="36CDB83C" w14:textId="77777777" w:rsidR="00494386" w:rsidRPr="00FF4F12" w:rsidRDefault="00A74F1B" w:rsidP="00563158">
      <w:pPr>
        <w:rPr>
          <w:rFonts w:eastAsia="Times New Roman" w:cs="Times New Roman"/>
          <w:color w:val="000000"/>
          <w:szCs w:val="24"/>
        </w:rPr>
      </w:pPr>
      <w:r w:rsidRPr="00FF4F12">
        <w:rPr>
          <w:rFonts w:eastAsia="Times New Roman" w:cs="Times New Roman"/>
          <w:color w:val="000000"/>
          <w:szCs w:val="24"/>
        </w:rPr>
        <w:t>En un mundo marcado por desacuerdos ideológicos, sociales y económicos, la paz se convierte en un objetivo complejo pero esencial. La preocupación por alcanzarla surge de la necesidad de evitar el sufrimiento causado por la violencia y la injusticia, promoviendo en su lugar el diálogo, la cooperación y el entendimiento mutuo. Desde iniciativas globales hasta esfuerzos individuales, la paz se persigue como un valor indispensable para el desarrollo y la sostenibilidad de las sociedades.</w:t>
      </w:r>
    </w:p>
    <w:p w14:paraId="2FAAB469" w14:textId="77777777" w:rsidR="00DB429E" w:rsidRPr="00FF4F12" w:rsidRDefault="00A74F1B" w:rsidP="00563158">
      <w:pPr>
        <w:pBdr>
          <w:top w:val="nil"/>
          <w:left w:val="nil"/>
          <w:bottom w:val="nil"/>
          <w:right w:val="nil"/>
          <w:between w:val="nil"/>
        </w:pBdr>
        <w:ind w:left="720" w:hanging="11"/>
        <w:rPr>
          <w:rFonts w:eastAsia="Times New Roman" w:cs="Times New Roman"/>
          <w:color w:val="000000"/>
          <w:szCs w:val="24"/>
        </w:rPr>
      </w:pPr>
      <w:r w:rsidRPr="00FF4F12">
        <w:rPr>
          <w:rFonts w:eastAsia="Times New Roman" w:cs="Times New Roman"/>
          <w:color w:val="000000"/>
          <w:szCs w:val="24"/>
        </w:rPr>
        <w:t>Muñoz</w:t>
      </w:r>
      <w:r w:rsidR="005A4DFB" w:rsidRPr="00FF4F12">
        <w:rPr>
          <w:rFonts w:eastAsia="Times New Roman" w:cs="Times New Roman"/>
          <w:color w:val="000000"/>
          <w:szCs w:val="24"/>
        </w:rPr>
        <w:t xml:space="preserve"> (</w:t>
      </w:r>
      <w:r w:rsidRPr="00FF4F12">
        <w:rPr>
          <w:rFonts w:eastAsia="Times New Roman" w:cs="Times New Roman"/>
          <w:color w:val="000000"/>
          <w:szCs w:val="24"/>
        </w:rPr>
        <w:t>2001), manifiesta que según podemos deducir de las fuentes escritas parece que la aparición del concepto de paz ha estado ligada al de guerra, pues ambos aparecen casi coetáneamente. Puede que en las primeras etapas de las sociedades humanas no existiera ni el uno ni el otro, sobre todo porque la realidad social que debían de definir no estuviera presente: la guerra porque no había nacido, la paz porque no era necesaria como idea</w:t>
      </w:r>
      <w:r w:rsidR="00552C13" w:rsidRPr="00FF4F12">
        <w:rPr>
          <w:rFonts w:eastAsia="Times New Roman" w:cs="Times New Roman"/>
          <w:color w:val="000000"/>
          <w:szCs w:val="24"/>
        </w:rPr>
        <w:t>.</w:t>
      </w:r>
      <w:r w:rsidRPr="00FF4F12">
        <w:rPr>
          <w:rFonts w:eastAsia="Times New Roman" w:cs="Times New Roman"/>
          <w:color w:val="000000"/>
          <w:szCs w:val="24"/>
        </w:rPr>
        <w:t xml:space="preserve"> </w:t>
      </w:r>
    </w:p>
    <w:p w14:paraId="0D21A11A" w14:textId="1FB9A2E3" w:rsidR="00494386" w:rsidRPr="00FF4F12" w:rsidRDefault="00896661" w:rsidP="00563158">
      <w:pPr>
        <w:pBdr>
          <w:top w:val="nil"/>
          <w:left w:val="nil"/>
          <w:bottom w:val="nil"/>
          <w:right w:val="nil"/>
          <w:between w:val="nil"/>
        </w:pBdr>
        <w:ind w:left="720" w:hanging="11"/>
        <w:rPr>
          <w:rFonts w:eastAsia="Times New Roman" w:cs="Times New Roman"/>
          <w:color w:val="000000"/>
          <w:szCs w:val="24"/>
        </w:rPr>
      </w:pPr>
      <w:r w:rsidRPr="00FF4F12">
        <w:rPr>
          <w:rFonts w:eastAsia="Times New Roman" w:cs="Times New Roman"/>
          <w:color w:val="000000"/>
          <w:szCs w:val="24"/>
        </w:rPr>
        <w:t>(p. 04)</w:t>
      </w:r>
    </w:p>
    <w:p w14:paraId="5E2E2AF9" w14:textId="77777777" w:rsidR="00494386" w:rsidRPr="00FF4F12" w:rsidRDefault="00A74F1B" w:rsidP="00563158">
      <w:pPr>
        <w:rPr>
          <w:rFonts w:cs="Times New Roman"/>
          <w:szCs w:val="24"/>
        </w:rPr>
      </w:pPr>
      <w:r w:rsidRPr="00FF4F12">
        <w:rPr>
          <w:rFonts w:cs="Times New Roman"/>
          <w:szCs w:val="24"/>
        </w:rPr>
        <w:t>El texto sugiere que, en la historia, el concepto de paz surgió paralelamente al de la guerra, aunque en las primeras sociedades puede que no existieran ni uno ni otro. Esto se debe a que, en esas etapas tempranas, las sociedades aún no enfrentaban conflictos ni necesitaban pensar en la paz, ya que sus formas de vida eran distintas y menos complicadas. La paz y la guerra, entonces, se han relacionado desde sus inicios, pero su comprensión y significado han evolucionado con el tiempo de ahí la importancia de reflexionar como el concepto de paz ha evolucionado, se ha dinamizado en los diferentes contextos históricos.</w:t>
      </w:r>
    </w:p>
    <w:p w14:paraId="2C338C11" w14:textId="1D35818E" w:rsidR="00494386" w:rsidRPr="00FF4F12" w:rsidRDefault="00DB429E" w:rsidP="00563158">
      <w:pPr>
        <w:pBdr>
          <w:top w:val="nil"/>
          <w:left w:val="nil"/>
          <w:bottom w:val="nil"/>
          <w:right w:val="nil"/>
          <w:between w:val="nil"/>
        </w:pBdr>
        <w:spacing w:before="280"/>
        <w:ind w:left="720" w:hanging="11"/>
        <w:rPr>
          <w:rFonts w:eastAsia="Times New Roman" w:cs="Times New Roman"/>
          <w:color w:val="221E1F"/>
          <w:szCs w:val="24"/>
        </w:rPr>
      </w:pPr>
      <w:r w:rsidRPr="00FF4F12">
        <w:rPr>
          <w:rFonts w:eastAsia="Times New Roman" w:cs="Times New Roman"/>
          <w:szCs w:val="24"/>
        </w:rPr>
        <w:t>Jiménez (2019</w:t>
      </w:r>
      <w:r w:rsidRPr="00FF4F12">
        <w:rPr>
          <w:rFonts w:eastAsia="Times New Roman" w:cs="Times New Roman"/>
          <w:color w:val="221E1F"/>
          <w:szCs w:val="24"/>
        </w:rPr>
        <w:t xml:space="preserve">) </w:t>
      </w:r>
      <w:r w:rsidR="00A74F1B" w:rsidRPr="00FF4F12">
        <w:rPr>
          <w:rFonts w:eastAsia="Times New Roman" w:cs="Times New Roman"/>
          <w:color w:val="221E1F"/>
          <w:szCs w:val="24"/>
        </w:rPr>
        <w:t xml:space="preserve">La primera generación de las paces, corresponde a los escritos de diversos investigadores para la Paz durante los años 1979-1996, que nombran a la Paz como positiva, negativa y neutra. La segunda generación, corresponde al año 2000, con el avance de los conceptos relacionados al medioambiente y al bienestar de la vida interior de los humanos a través de la Paz social, Paz ecológica/Paz </w:t>
      </w:r>
      <w:proofErr w:type="spellStart"/>
      <w:r w:rsidR="00A74F1B" w:rsidRPr="00FF4F12">
        <w:rPr>
          <w:rFonts w:eastAsia="Times New Roman" w:cs="Times New Roman"/>
          <w:color w:val="221E1F"/>
          <w:szCs w:val="24"/>
        </w:rPr>
        <w:t>gaia</w:t>
      </w:r>
      <w:proofErr w:type="spellEnd"/>
      <w:r w:rsidR="00A74F1B" w:rsidRPr="00FF4F12">
        <w:rPr>
          <w:rFonts w:eastAsia="Times New Roman" w:cs="Times New Roman"/>
          <w:color w:val="221E1F"/>
          <w:szCs w:val="24"/>
        </w:rPr>
        <w:t xml:space="preserve"> y Paz interior. La tercera generación de paces, está marcada en el año 2004 y con el reconocimiento de la culturalización en la sociedad, el cual se evidencia por el avance de los conceptos de la Paz multi, inter y transcultural. La más reciente generación de las paces inicia en el año 2016, con la introducción de los conceptos de Paz vulnerable, sostenible y resiliente, con una directa vinculación al medio ambiente. (p.</w:t>
      </w:r>
      <w:r w:rsidR="00890053" w:rsidRPr="00FF4F12">
        <w:rPr>
          <w:rFonts w:eastAsia="Times New Roman" w:cs="Times New Roman"/>
          <w:color w:val="221E1F"/>
          <w:szCs w:val="24"/>
        </w:rPr>
        <w:t xml:space="preserve"> </w:t>
      </w:r>
      <w:r w:rsidR="00A74F1B" w:rsidRPr="00FF4F12">
        <w:rPr>
          <w:rFonts w:eastAsia="Times New Roman" w:cs="Times New Roman"/>
          <w:color w:val="221E1F"/>
          <w:szCs w:val="24"/>
        </w:rPr>
        <w:t>380).</w:t>
      </w:r>
    </w:p>
    <w:p w14:paraId="50913A72" w14:textId="52D20894" w:rsidR="00494386" w:rsidRPr="00FF4F12" w:rsidRDefault="00A74F1B" w:rsidP="001835AE">
      <w:pPr>
        <w:rPr>
          <w:rFonts w:cs="Times New Roman"/>
          <w:szCs w:val="24"/>
        </w:rPr>
      </w:pPr>
      <w:r w:rsidRPr="00FF4F12">
        <w:rPr>
          <w:rFonts w:cs="Times New Roman"/>
          <w:szCs w:val="24"/>
        </w:rPr>
        <w:t>El autor explica cómo la idea de paz ha ido evolucionando a lo largo del tiempo en diferentes "generaciones". Desde 1979 hasta hoy, las formas de entender la paz han cambiado, incorporando temas como la protección del medioambiente, la cultura, y la resiliencia. Cada generación refleja una visión más completa y compleja de la paz, integrando aspectos sociales, culturales, ecológicos y personales</w:t>
      </w:r>
      <w:r w:rsidR="00065367" w:rsidRPr="00FF4F12">
        <w:rPr>
          <w:rFonts w:cs="Times New Roman"/>
          <w:szCs w:val="24"/>
        </w:rPr>
        <w:t>;</w:t>
      </w:r>
      <w:r w:rsidRPr="00FF4F12">
        <w:rPr>
          <w:rFonts w:cs="Times New Roman"/>
          <w:szCs w:val="24"/>
        </w:rPr>
        <w:t xml:space="preserve"> para los estudiantes, esto significa que la paz no es solo algo que existe o no, sino que tiene distintas dimensiones y formas de entenderse. Como actores sociales que van a promover la paz en su comunidad, deben saber que el concepto ha cambiado con el tiempo y que hoy en día, promover la paz implica cuidar el medio ambiente, respetar las culturas, fortalecer la resiliencia personal y trabajar para que todos puedan vivir en armonía. Es un proceso dinámico y enriquecedor que pueden aportar desde su trabajo en la escuela y en su entorno cercano.</w:t>
      </w:r>
    </w:p>
    <w:p w14:paraId="28D28F0F" w14:textId="771F9B9F" w:rsidR="00494386" w:rsidRPr="00FF4F12" w:rsidRDefault="001D3547" w:rsidP="001D3547">
      <w:pPr>
        <w:pStyle w:val="Ttulo4"/>
        <w:rPr>
          <w:rFonts w:cs="Times New Roman"/>
        </w:rPr>
      </w:pPr>
      <w:bookmarkStart w:id="935" w:name="_Toc229133540"/>
      <w:bookmarkStart w:id="936" w:name="_Toc227692876"/>
      <w:r w:rsidRPr="00FF4F12">
        <w:rPr>
          <w:rFonts w:cs="Times New Roman"/>
        </w:rPr>
        <w:t>C</w:t>
      </w:r>
      <w:r w:rsidR="00A74F1B" w:rsidRPr="00FF4F12">
        <w:rPr>
          <w:rFonts w:cs="Times New Roman"/>
        </w:rPr>
        <w:t xml:space="preserve">oncepto de </w:t>
      </w:r>
      <w:r w:rsidRPr="00FF4F12">
        <w:rPr>
          <w:rFonts w:cs="Times New Roman"/>
        </w:rPr>
        <w:t>P</w:t>
      </w:r>
      <w:r w:rsidR="00A74F1B" w:rsidRPr="00FF4F12">
        <w:rPr>
          <w:rFonts w:cs="Times New Roman"/>
        </w:rPr>
        <w:t xml:space="preserve">az </w:t>
      </w:r>
      <w:r w:rsidRPr="00FF4F12">
        <w:rPr>
          <w:rFonts w:cs="Times New Roman"/>
        </w:rPr>
        <w:t>P</w:t>
      </w:r>
      <w:r w:rsidR="00A74F1B" w:rsidRPr="00FF4F12">
        <w:rPr>
          <w:rFonts w:cs="Times New Roman"/>
        </w:rPr>
        <w:t xml:space="preserve">ositiva y </w:t>
      </w:r>
      <w:r w:rsidRPr="00FF4F12">
        <w:rPr>
          <w:rFonts w:cs="Times New Roman"/>
        </w:rPr>
        <w:t>P</w:t>
      </w:r>
      <w:r w:rsidR="00A74F1B" w:rsidRPr="00FF4F12">
        <w:rPr>
          <w:rFonts w:cs="Times New Roman"/>
        </w:rPr>
        <w:t xml:space="preserve">az </w:t>
      </w:r>
      <w:r w:rsidRPr="00FF4F12">
        <w:rPr>
          <w:rFonts w:cs="Times New Roman"/>
        </w:rPr>
        <w:t>N</w:t>
      </w:r>
      <w:r w:rsidR="00A74F1B" w:rsidRPr="00FF4F12">
        <w:rPr>
          <w:rFonts w:cs="Times New Roman"/>
        </w:rPr>
        <w:t>egativa:</w:t>
      </w:r>
      <w:bookmarkEnd w:id="935"/>
      <w:bookmarkEnd w:id="936"/>
      <w:r w:rsidR="00A74F1B" w:rsidRPr="00FF4F12">
        <w:rPr>
          <w:rFonts w:cs="Times New Roman"/>
        </w:rPr>
        <w:t xml:space="preserve"> </w:t>
      </w:r>
    </w:p>
    <w:p w14:paraId="0ACDFCAF" w14:textId="7C9F74E2" w:rsidR="00BE3244" w:rsidRPr="00FF4F12" w:rsidRDefault="00BE3244" w:rsidP="00BE3244">
      <w:pPr>
        <w:rPr>
          <w:rFonts w:cs="Times New Roman"/>
          <w:szCs w:val="24"/>
        </w:rPr>
      </w:pPr>
      <w:r w:rsidRPr="00FF4F12">
        <w:rPr>
          <w:rFonts w:cs="Times New Roman"/>
          <w:szCs w:val="24"/>
        </w:rPr>
        <w:t>Existe también el concepto de paz positiva y negativa, propuesto por</w:t>
      </w:r>
      <w:r w:rsidR="00315246" w:rsidRPr="00FF4F12">
        <w:rPr>
          <w:rFonts w:cs="Times New Roman"/>
          <w:szCs w:val="24"/>
        </w:rPr>
        <w:t xml:space="preserve"> </w:t>
      </w:r>
      <w:r w:rsidRPr="00FF4F12">
        <w:rPr>
          <w:rFonts w:cs="Times New Roman"/>
          <w:szCs w:val="24"/>
        </w:rPr>
        <w:t>Muñoz (2001), donde:</w:t>
      </w:r>
    </w:p>
    <w:p w14:paraId="30C70133" w14:textId="62E3ACCA" w:rsidR="00494386" w:rsidRPr="00FF4F12" w:rsidRDefault="00A74F1B" w:rsidP="001835AE">
      <w:pPr>
        <w:pBdr>
          <w:top w:val="nil"/>
          <w:left w:val="nil"/>
          <w:bottom w:val="nil"/>
          <w:right w:val="nil"/>
          <w:between w:val="nil"/>
        </w:pBdr>
        <w:spacing w:before="280"/>
        <w:ind w:left="720" w:hanging="11"/>
        <w:rPr>
          <w:rFonts w:eastAsia="Times New Roman" w:cs="Times New Roman"/>
          <w:color w:val="000000"/>
          <w:szCs w:val="24"/>
        </w:rPr>
      </w:pPr>
      <w:r w:rsidRPr="00FF4F12">
        <w:rPr>
          <w:rFonts w:eastAsia="Times New Roman" w:cs="Times New Roman"/>
          <w:color w:val="000000"/>
          <w:szCs w:val="24"/>
        </w:rPr>
        <w:t>Paz positiva era el resultado de una construcción consciente de una paz basada en la justicia, generadora de valores positivos y perdurables, capaz de integrar política y socialmente, de generar expectativas, y de contemplar la satisfacción de las necesidades humanas. (p. 07)</w:t>
      </w:r>
    </w:p>
    <w:p w14:paraId="5D85D7B2" w14:textId="690CBBDC" w:rsidR="00494386" w:rsidRPr="00FF4F12" w:rsidRDefault="00A74F1B" w:rsidP="001835AE">
      <w:pPr>
        <w:rPr>
          <w:rFonts w:cs="Times New Roman"/>
          <w:szCs w:val="24"/>
        </w:rPr>
      </w:pPr>
      <w:r w:rsidRPr="00FF4F12">
        <w:rPr>
          <w:rFonts w:cs="Times New Roman"/>
          <w:b/>
          <w:szCs w:val="24"/>
        </w:rPr>
        <w:t>La paz positiva</w:t>
      </w:r>
      <w:r w:rsidRPr="00FF4F12">
        <w:rPr>
          <w:rFonts w:cs="Times New Roman"/>
          <w:szCs w:val="24"/>
        </w:rPr>
        <w:t xml:space="preserve"> es un concepto que se refiere a una construcción consciente de la paz basada en la justicia, que integra aspectos políticos y sociales, y busca satisfacer las necesidades humanas. Se considera una aspiración hacia una paz "total" o "perfecta", donde no hay violencia ni conflictos manifiestos, y se promueve la satisfacción de las necesidades de los demás. Este enfoque se centra en la creación de valores perdurables y en la regulación pacífica de los conflictos.</w:t>
      </w:r>
    </w:p>
    <w:p w14:paraId="288FD7D7" w14:textId="562F5C5A" w:rsidR="00F5758D" w:rsidRPr="00FF4F12" w:rsidRDefault="009149EA" w:rsidP="00F5758D">
      <w:pPr>
        <w:ind w:left="720" w:hanging="11"/>
        <w:rPr>
          <w:rFonts w:cs="Times New Roman"/>
          <w:szCs w:val="24"/>
        </w:rPr>
      </w:pPr>
      <w:r w:rsidRPr="00FF4F12">
        <w:rPr>
          <w:rFonts w:cs="Times New Roman"/>
          <w:szCs w:val="24"/>
        </w:rPr>
        <w:t>Hernández et al</w:t>
      </w:r>
      <w:r w:rsidR="00924EBD" w:rsidRPr="00FF4F12">
        <w:rPr>
          <w:rFonts w:cs="Times New Roman"/>
          <w:szCs w:val="24"/>
        </w:rPr>
        <w:t>.,</w:t>
      </w:r>
      <w:r w:rsidRPr="00FF4F12">
        <w:rPr>
          <w:rFonts w:cs="Times New Roman"/>
          <w:szCs w:val="24"/>
        </w:rPr>
        <w:t xml:space="preserve"> (2017) </w:t>
      </w:r>
      <w:r w:rsidR="00F5758D" w:rsidRPr="00FF4F12">
        <w:rPr>
          <w:rFonts w:cs="Times New Roman"/>
          <w:szCs w:val="24"/>
        </w:rPr>
        <w:t>La paz negativa, es la concepción de paz predominante en el mundo occidental, la cual pone el énfasis en la ausencia de guerra, la ausencia del conflicto, la violencia directa (agresión física). Según esta concepción la paz seria simplemente la ausencia de guerra; por tanto, consistiría sencillamente en evitar los conflictos armados. Este tipo de paz está latente en la sociedad de fines del siglo XX y principios del siglo XXI, es obscura y peligrosa porque las personas y las comunidades no son capaces de diferenciarla plenamente; cohabita calladamente en las sociedades cuando se admite tácitamente el abuso y la opresión y se es indiferente ante el maltrato que se presenta permanentemente, cuando se deja que la corrupción avance a pasos gigantescos o cuando no se muestra signos de alarma frente a la inequidad, el irrespeto o la injusticia social; más aún cuando no se reacciona para frenar los hechos de violencia y buscar soluciones de transformación.</w:t>
      </w:r>
      <w:r w:rsidRPr="00FF4F12">
        <w:rPr>
          <w:rFonts w:cs="Times New Roman"/>
          <w:szCs w:val="24"/>
        </w:rPr>
        <w:t>(p.155)</w:t>
      </w:r>
    </w:p>
    <w:p w14:paraId="341BCBB9" w14:textId="5DF91532" w:rsidR="009149EA" w:rsidRPr="00FF4F12" w:rsidRDefault="00A331D3" w:rsidP="00A331D3">
      <w:pPr>
        <w:rPr>
          <w:rFonts w:cs="Times New Roman"/>
          <w:szCs w:val="24"/>
          <w:lang w:val="es-CO"/>
        </w:rPr>
      </w:pPr>
      <w:r w:rsidRPr="00FF4F12">
        <w:rPr>
          <w:rFonts w:cs="Times New Roman"/>
          <w:szCs w:val="24"/>
        </w:rPr>
        <w:t>El concepto de “</w:t>
      </w:r>
      <w:r w:rsidRPr="00FF4F12">
        <w:rPr>
          <w:rFonts w:cs="Times New Roman"/>
          <w:b/>
          <w:szCs w:val="24"/>
        </w:rPr>
        <w:t>paz negativa”</w:t>
      </w:r>
      <w:r w:rsidRPr="00FF4F12">
        <w:rPr>
          <w:rFonts w:cs="Times New Roman"/>
          <w:szCs w:val="24"/>
        </w:rPr>
        <w:t>, predominante en el mundo occidental, enfatiza la ausencia de guerra, de conflicto y de violencia directa (agresión física), y se presenta como una visión limitada y peligrosa porque reduce la paz a evitar los conflictos armados y deja de lado las múltiples violencias cotidianas que afectan la convivencia; tal como se señala en el texto citado, desde la perspectiva del proyecto Educar para la Paz y la Convivencia a través de Estrategias Didácticas Aplicadas a los Estudiantes de Grado Sexto, esta concepción alerta sobre el riesgo de que los estudiantes comprendan la paz únicamente como “no pelear”, invisibilizando violencias como el bullying, la intolerancia, la discriminación o la exclusión. Por ello, resulta indispensable diseñar estrategias pedagógicas que les permitan reconocer estas formas de violencia, cuestionar la indiferencia y aprender a transformar los conflictos de manera constructiva, promoviendo una paz que se traduzca en respeto, justicia y participación democrática dentro de la escuela. En este sentido, el concepto de paz negativa adquiere relevancia porque no se trata solo de la ausencia de conflictos armados o violencia visible, sino de erradicar las estructuras y dinámicas culturales que perpetúan la desigualdad y la injusticia; en el aula, esto implica fomentar una educación crítica que permita a los estudiantes identificar y cuestionar formas de violencia directa, estructural y cultural presentes en su entorno, incluyendo la violencia de género y otras formas de discriminación. De esta manera, educar para la paz supone promover la empatía y el respeto por las diferencias como pilares de la convivencia escolar, creando espacios seguros donde los estudiantes participen mediante el diálogo y actividades pedagógicas que incentiven la resolución pacífica de conflictos, reforzando la idea de que la paz es un proceso activo de transformación social que no tiene género, color ni clases, y que se fundamenta en el reconocimiento de la diversidad y el fortalecimiento del pensamiento crítico.</w:t>
      </w:r>
    </w:p>
    <w:p w14:paraId="6A60BF13" w14:textId="09E56313" w:rsidR="00BE3244" w:rsidRPr="00FF4F12" w:rsidRDefault="00A74F1B" w:rsidP="00BE3244">
      <w:pPr>
        <w:pStyle w:val="Ttulo4"/>
        <w:rPr>
          <w:rFonts w:cs="Times New Roman"/>
        </w:rPr>
      </w:pPr>
      <w:bookmarkStart w:id="937" w:name="_Toc229133541"/>
      <w:bookmarkStart w:id="938" w:name="_Toc227692877"/>
      <w:r w:rsidRPr="00FF4F12">
        <w:rPr>
          <w:rFonts w:cs="Times New Roman"/>
        </w:rPr>
        <w:t>La</w:t>
      </w:r>
      <w:r w:rsidR="00BE3244" w:rsidRPr="00FF4F12">
        <w:rPr>
          <w:rFonts w:cs="Times New Roman"/>
        </w:rPr>
        <w:t xml:space="preserve"> P</w:t>
      </w:r>
      <w:r w:rsidRPr="00FF4F12">
        <w:rPr>
          <w:rFonts w:cs="Times New Roman"/>
        </w:rPr>
        <w:t xml:space="preserve">az </w:t>
      </w:r>
      <w:r w:rsidR="00BE3244" w:rsidRPr="00FF4F12">
        <w:rPr>
          <w:rFonts w:cs="Times New Roman"/>
        </w:rPr>
        <w:t>N</w:t>
      </w:r>
      <w:r w:rsidRPr="00FF4F12">
        <w:rPr>
          <w:rFonts w:cs="Times New Roman"/>
        </w:rPr>
        <w:t>eutra</w:t>
      </w:r>
      <w:r w:rsidR="007D6C44" w:rsidRPr="00FF4F12">
        <w:rPr>
          <w:rFonts w:cs="Times New Roman"/>
        </w:rPr>
        <w:t>.</w:t>
      </w:r>
      <w:bookmarkEnd w:id="937"/>
      <w:bookmarkEnd w:id="938"/>
      <w:r w:rsidRPr="00FF4F12">
        <w:rPr>
          <w:rFonts w:cs="Times New Roman"/>
        </w:rPr>
        <w:t xml:space="preserve"> </w:t>
      </w:r>
    </w:p>
    <w:p w14:paraId="0B3B4957" w14:textId="1B857831" w:rsidR="00F625CC" w:rsidRPr="00FF4F12" w:rsidRDefault="00A74F1B" w:rsidP="001835AE">
      <w:pPr>
        <w:rPr>
          <w:rFonts w:cs="Times New Roman"/>
          <w:szCs w:val="24"/>
        </w:rPr>
      </w:pPr>
      <w:r w:rsidRPr="00FF4F12">
        <w:rPr>
          <w:rFonts w:cs="Times New Roman"/>
          <w:szCs w:val="24"/>
        </w:rPr>
        <w:t>Siguiendo el camino de Johan Galtung nos ha llevado a construir el concepto</w:t>
      </w:r>
      <w:r w:rsidR="003A2294" w:rsidRPr="00FF4F12">
        <w:rPr>
          <w:rFonts w:cs="Times New Roman"/>
          <w:szCs w:val="24"/>
        </w:rPr>
        <w:t xml:space="preserve"> </w:t>
      </w:r>
      <w:r w:rsidRPr="00FF4F12">
        <w:rPr>
          <w:rFonts w:cs="Times New Roman"/>
          <w:szCs w:val="24"/>
        </w:rPr>
        <w:t xml:space="preserve">de paz neutra. </w:t>
      </w:r>
    </w:p>
    <w:p w14:paraId="0F64B99A" w14:textId="21C31598" w:rsidR="00494386" w:rsidRPr="00FF4F12" w:rsidRDefault="00A74F1B" w:rsidP="001835AE">
      <w:pPr>
        <w:pBdr>
          <w:top w:val="nil"/>
          <w:left w:val="nil"/>
          <w:bottom w:val="nil"/>
          <w:right w:val="nil"/>
          <w:between w:val="nil"/>
        </w:pBdr>
        <w:ind w:left="720" w:hanging="11"/>
        <w:rPr>
          <w:rFonts w:eastAsia="Times New Roman" w:cs="Times New Roman"/>
          <w:color w:val="000000"/>
          <w:szCs w:val="24"/>
        </w:rPr>
      </w:pPr>
      <w:r w:rsidRPr="00FF4F12">
        <w:rPr>
          <w:rFonts w:eastAsia="Times New Roman" w:cs="Times New Roman"/>
          <w:color w:val="000000"/>
          <w:szCs w:val="24"/>
        </w:rPr>
        <w:t>La paz neutra es una paz híbrida que se caracteriza fundamentalmente por hacer frente a las diferentes violencias (cultural y simbólica) legitimadoras de las violencias directa y estructural (Jiménez, 2014). La paz neutra constituye una implicación activa y personal para reducir la violencia cultural (Galtung, 1990) y violencia simbólica (Bourdieu y Passeron,</w:t>
      </w:r>
      <w:r w:rsidR="008F0150" w:rsidRPr="00FF4F12">
        <w:rPr>
          <w:rFonts w:eastAsia="Times New Roman" w:cs="Times New Roman"/>
          <w:color w:val="000000"/>
          <w:szCs w:val="24"/>
        </w:rPr>
        <w:t xml:space="preserve"> </w:t>
      </w:r>
      <w:r w:rsidRPr="00FF4F12">
        <w:rPr>
          <w:rFonts w:eastAsia="Times New Roman" w:cs="Times New Roman"/>
          <w:szCs w:val="24"/>
        </w:rPr>
        <w:t xml:space="preserve">1977). </w:t>
      </w:r>
      <w:r w:rsidRPr="00FF4F12">
        <w:rPr>
          <w:rFonts w:eastAsia="Times New Roman" w:cs="Times New Roman"/>
          <w:color w:val="000000"/>
          <w:szCs w:val="24"/>
        </w:rPr>
        <w:t>Parte de la premisa, que tanto las violencias culturales y/o simbólicas, son aprendidas y por tanto difíciles de erradicar una vez naturalizadas. La paz neutra asume la existencia de ambas en la sociedad. Por lo cual, la paz neutra intenta educar a los individuos y a los colectivos con el concepto y las prácticas de la neutralización. El conflicto es la externalización de la neutralidad. La paz neutra es un proceso gradual, un acuerdo a comprometer a sus actores bajo un conjunto de normas y reglas fruto del diálogo, nacidas sobre principios como la honestidad, la igualdad, la libertad, la justicia o la responsabilidad. Este tipo de paz es lenta y no solo por sus acciones frente a</w:t>
      </w:r>
      <w:r w:rsidR="008F0150" w:rsidRPr="00FF4F12">
        <w:rPr>
          <w:rFonts w:eastAsia="Times New Roman" w:cs="Times New Roman"/>
          <w:color w:val="000000"/>
          <w:szCs w:val="24"/>
        </w:rPr>
        <w:t xml:space="preserve"> </w:t>
      </w:r>
      <w:r w:rsidRPr="00FF4F12">
        <w:rPr>
          <w:rFonts w:eastAsia="Times New Roman" w:cs="Times New Roman"/>
          <w:color w:val="000000"/>
          <w:szCs w:val="24"/>
        </w:rPr>
        <w:t>la violencia sino por la dificultad de crear una educación basada en la Cultura</w:t>
      </w:r>
      <w:r w:rsidR="00F625CC" w:rsidRPr="00FF4F12">
        <w:rPr>
          <w:rFonts w:eastAsia="Times New Roman" w:cs="Times New Roman"/>
          <w:color w:val="000000"/>
          <w:szCs w:val="24"/>
        </w:rPr>
        <w:t xml:space="preserve"> </w:t>
      </w:r>
      <w:r w:rsidRPr="00FF4F12">
        <w:rPr>
          <w:rFonts w:eastAsia="Times New Roman" w:cs="Times New Roman"/>
          <w:color w:val="000000"/>
          <w:szCs w:val="24"/>
        </w:rPr>
        <w:t>de paz. (</w:t>
      </w:r>
      <w:r w:rsidRPr="00FF4F12">
        <w:rPr>
          <w:rFonts w:eastAsia="Times New Roman" w:cs="Times New Roman"/>
          <w:szCs w:val="24"/>
        </w:rPr>
        <w:t>Jiménez, 2024, p. 299)</w:t>
      </w:r>
    </w:p>
    <w:p w14:paraId="26310198" w14:textId="77777777" w:rsidR="00494386" w:rsidRPr="00FF4F12" w:rsidRDefault="00A74F1B" w:rsidP="001835AE">
      <w:pPr>
        <w:rPr>
          <w:rFonts w:cs="Times New Roman"/>
          <w:szCs w:val="24"/>
          <w:highlight w:val="white"/>
        </w:rPr>
      </w:pPr>
      <w:r w:rsidRPr="00FF4F12">
        <w:rPr>
          <w:rFonts w:cs="Times New Roman"/>
          <w:szCs w:val="24"/>
          <w:highlight w:val="white"/>
        </w:rPr>
        <w:t>A partir del autor, se puede interpretar que la paz neutra se presenta como un marco de referencia importante para transformar el entorno escolar mediante el trabajo en grupo. Este enfoque reconoce que las violencias culturales y simbólicas se encuentran profundamente arraigadas en las dinámicas sociales y que exige un proceso educativo progresivo y comprometido. Es así que, para aplicar a estudiantes de grado sexto, se debe partir que la convivencia pacífica no es un estado lineal, sino una práctica que se construye gradualmente a través de la reflexión y el desarrollo de valores como la honestidad y la justicia. En el aula, el trabajo en grupo se convierte en una estrategia clave, ya que permite a los estudiantes experimentar la cooperación, el respeto mutuo y la resolución de conflictos de manera participativa por medio de actividades que expongan a los estudiantes a la identificación de violencias simbólicas (</w:t>
      </w:r>
      <w:r w:rsidRPr="00FF4F12">
        <w:rPr>
          <w:rFonts w:cs="Times New Roman"/>
          <w:szCs w:val="24"/>
        </w:rPr>
        <w:t>formas de dominación sutiles pero poderosas que se ejercen a través de símbolos, discursos y normas sociales),</w:t>
      </w:r>
      <w:r w:rsidRPr="00FF4F12">
        <w:rPr>
          <w:rFonts w:cs="Times New Roman"/>
          <w:szCs w:val="24"/>
          <w:highlight w:val="white"/>
        </w:rPr>
        <w:t>presentes en su entorno, como estereotipos (creencia de que ciertos estudiantes son menos capaces debido a su origen social o cultural es una forma de violencia simbólica que afecta su autoestima) y oportunidades o discriminaciones implícitas, y guiarlos en la construcción de estrategias para neutralizarlas. Esto no solo promovería una Cultura de paz dentro del aula, sino que también les brindaría herramientas para aplicar estos principios en su comunidad. Dado que la educación para la paz basada en la neutralización de violencias es un proceso gradual y complejo, sería fundamental evaluar continuamente el impacto de las estrategias implementadas y fomentar el compromiso de los estudiantes en su propio desarrollo pacífico. Con el tiempo, este modelo podría ayudar a construir un ambiente escolar más inclusivo y armonioso.</w:t>
      </w:r>
    </w:p>
    <w:p w14:paraId="4116E3FC" w14:textId="77777777" w:rsidR="00494386" w:rsidRPr="00FF4F12" w:rsidRDefault="00A74F1B" w:rsidP="001835AE">
      <w:pPr>
        <w:rPr>
          <w:rFonts w:cs="Times New Roman"/>
          <w:szCs w:val="24"/>
          <w:highlight w:val="white"/>
        </w:rPr>
      </w:pPr>
      <w:r w:rsidRPr="00FF4F12">
        <w:rPr>
          <w:rFonts w:cs="Times New Roman"/>
          <w:szCs w:val="24"/>
          <w:highlight w:val="white"/>
        </w:rPr>
        <w:t>El problema es que nadie que se comprometa a trabajar por la paz y la justicia social podría tener una actitud neutral frente a las violencias y los conflictos.</w:t>
      </w:r>
    </w:p>
    <w:p w14:paraId="456B485E" w14:textId="77777777" w:rsidR="00BE3244" w:rsidRPr="00FF4F12" w:rsidRDefault="009C7121" w:rsidP="00BE3244">
      <w:pPr>
        <w:pStyle w:val="Ttulo4"/>
        <w:rPr>
          <w:rFonts w:cs="Times New Roman"/>
          <w:highlight w:val="white"/>
        </w:rPr>
      </w:pPr>
      <w:bookmarkStart w:id="939" w:name="_Toc229133542"/>
      <w:bookmarkStart w:id="940" w:name="_Toc227692878"/>
      <w:r w:rsidRPr="00FF4F12">
        <w:rPr>
          <w:rFonts w:cs="Times New Roman"/>
          <w:highlight w:val="white"/>
        </w:rPr>
        <w:t>La Paz Imperfecta.</w:t>
      </w:r>
      <w:bookmarkEnd w:id="939"/>
      <w:bookmarkEnd w:id="940"/>
    </w:p>
    <w:p w14:paraId="26350421" w14:textId="3FC40A0D" w:rsidR="00494386" w:rsidRPr="00FF4F12" w:rsidRDefault="00A74F1B" w:rsidP="002330A4">
      <w:pPr>
        <w:pBdr>
          <w:top w:val="nil"/>
          <w:left w:val="nil"/>
          <w:bottom w:val="nil"/>
          <w:right w:val="nil"/>
          <w:between w:val="nil"/>
        </w:pBdr>
        <w:rPr>
          <w:rFonts w:eastAsia="Times New Roman" w:cs="Times New Roman"/>
          <w:strike/>
          <w:szCs w:val="24"/>
          <w:highlight w:val="white"/>
        </w:rPr>
      </w:pPr>
      <w:r w:rsidRPr="00FF4F12">
        <w:rPr>
          <w:rFonts w:eastAsia="Times New Roman" w:cs="Times New Roman"/>
          <w:szCs w:val="24"/>
          <w:highlight w:val="white"/>
        </w:rPr>
        <w:t>En el Instituto de la Paz y los Conflictos de la Universid</w:t>
      </w:r>
      <w:r w:rsidR="009C7121" w:rsidRPr="00FF4F12">
        <w:rPr>
          <w:rFonts w:eastAsia="Times New Roman" w:cs="Times New Roman"/>
          <w:szCs w:val="24"/>
          <w:highlight w:val="white"/>
        </w:rPr>
        <w:t xml:space="preserve">ad de Granada, España, un grupo </w:t>
      </w:r>
      <w:r w:rsidRPr="00FF4F12">
        <w:rPr>
          <w:rFonts w:eastAsia="Times New Roman" w:cs="Times New Roman"/>
          <w:szCs w:val="24"/>
          <w:highlight w:val="white"/>
        </w:rPr>
        <w:t xml:space="preserve">de investigadores liderados por el profesor Francisco Muñoz concibieron la teoría sobre la paz imperfecta en 2001: </w:t>
      </w:r>
    </w:p>
    <w:p w14:paraId="5AEC27B3" w14:textId="1B051E22" w:rsidR="00494386" w:rsidRPr="00FF4F12" w:rsidRDefault="00A74F1B" w:rsidP="001835AE">
      <w:pPr>
        <w:pBdr>
          <w:top w:val="nil"/>
          <w:left w:val="nil"/>
          <w:bottom w:val="nil"/>
          <w:right w:val="nil"/>
          <w:between w:val="nil"/>
        </w:pBdr>
        <w:ind w:left="720" w:hanging="11"/>
        <w:rPr>
          <w:rFonts w:eastAsia="Times New Roman" w:cs="Times New Roman"/>
          <w:color w:val="000000"/>
          <w:szCs w:val="24"/>
          <w:highlight w:val="white"/>
        </w:rPr>
      </w:pPr>
      <w:r w:rsidRPr="00FF4F12">
        <w:rPr>
          <w:rFonts w:eastAsia="Times New Roman" w:cs="Times New Roman"/>
          <w:color w:val="000000"/>
          <w:szCs w:val="24"/>
          <w:highlight w:val="white"/>
        </w:rPr>
        <w:t xml:space="preserve">La idea de paz imperfecta, tal como explicamos en el prólogo del libro, se ha ido fraguando poco a poco, es una respuesta ante debates prácticos, epistemológicos y ontológicos.1 Bien es cierto que podríamos seguir hablando solamente de Paz, ya que lo que aquí hacemos es solamente ponerle algunas condiciones. El adjetivo </w:t>
      </w:r>
      <w:r w:rsidR="00D01520" w:rsidRPr="00FF4F12">
        <w:rPr>
          <w:rFonts w:eastAsia="Times New Roman" w:cs="Times New Roman"/>
          <w:color w:val="000000"/>
          <w:szCs w:val="24"/>
          <w:highlight w:val="white"/>
        </w:rPr>
        <w:t>“</w:t>
      </w:r>
      <w:r w:rsidRPr="00FF4F12">
        <w:rPr>
          <w:rFonts w:eastAsia="Times New Roman" w:cs="Times New Roman"/>
          <w:color w:val="000000"/>
          <w:szCs w:val="24"/>
          <w:highlight w:val="white"/>
        </w:rPr>
        <w:t>imperfecta</w:t>
      </w:r>
      <w:r w:rsidR="00D01520" w:rsidRPr="00FF4F12">
        <w:rPr>
          <w:rFonts w:eastAsia="Times New Roman" w:cs="Times New Roman"/>
          <w:color w:val="000000"/>
          <w:szCs w:val="24"/>
          <w:highlight w:val="white"/>
        </w:rPr>
        <w:t>”</w:t>
      </w:r>
      <w:r w:rsidRPr="00FF4F12">
        <w:rPr>
          <w:rFonts w:eastAsia="Times New Roman" w:cs="Times New Roman"/>
          <w:color w:val="000000"/>
          <w:szCs w:val="24"/>
          <w:highlight w:val="white"/>
        </w:rPr>
        <w:t xml:space="preserve"> me sirve para abrir en algún sentido los significados de la Paz. Aunque es un adjetivo de negación ­que por cierto no me gusta nada aplicarla al pensamiento de la Paz, que intento liberarla de esa orientación, pero también etimológicamente puede ser entendido como «inacabada», «procesual» y este es el significado central. (Muñoz, 2001, p. 01)</w:t>
      </w:r>
    </w:p>
    <w:p w14:paraId="4D32AF13" w14:textId="77777777" w:rsidR="009C7121" w:rsidRPr="00FF4F12" w:rsidRDefault="00A74F1B" w:rsidP="001835AE">
      <w:pPr>
        <w:rPr>
          <w:rFonts w:cs="Times New Roman"/>
          <w:szCs w:val="24"/>
          <w:highlight w:val="white"/>
        </w:rPr>
      </w:pPr>
      <w:r w:rsidRPr="00FF4F12">
        <w:rPr>
          <w:rFonts w:cs="Times New Roman"/>
          <w:szCs w:val="24"/>
          <w:highlight w:val="white"/>
        </w:rPr>
        <w:t>La paz ha sido objeto de múltiples discusiones en torno a su aplicación, construcción, aceptación, reconocimiento y reflexión. Debido a su naturaleza procesual y dinámica, depende de una diversidad de factores sociales, económicos, políticos y culturales que varían según el contexto. Por ello, su implementación en las aulas escolares resulta fundamental, ya que en estos espacios convergen distintos actores sociales que, a través del diálogo y la educación, buscan soluciones pacíficas. Así, se fomenta la construcción de entornos democráticos y participativos que promueven la convivencia armoniosa y el desarrollo libre de las competencias ciudadanas.</w:t>
      </w:r>
    </w:p>
    <w:p w14:paraId="330CFD89" w14:textId="2C735986" w:rsidR="00494386" w:rsidRPr="00FF4F12" w:rsidRDefault="00A74F1B" w:rsidP="001835AE">
      <w:pPr>
        <w:rPr>
          <w:rFonts w:cs="Times New Roman"/>
          <w:szCs w:val="24"/>
          <w:highlight w:val="white"/>
        </w:rPr>
      </w:pPr>
      <w:r w:rsidRPr="00FF4F12">
        <w:rPr>
          <w:rFonts w:cs="Times New Roman"/>
          <w:szCs w:val="24"/>
          <w:highlight w:val="white"/>
        </w:rPr>
        <w:t>En la misma cita plantea:</w:t>
      </w:r>
    </w:p>
    <w:p w14:paraId="14673974" w14:textId="152612C2" w:rsidR="00494386" w:rsidRPr="00FF4F12" w:rsidRDefault="00A74F1B" w:rsidP="001835AE">
      <w:pPr>
        <w:pBdr>
          <w:top w:val="nil"/>
          <w:left w:val="nil"/>
          <w:bottom w:val="nil"/>
          <w:right w:val="nil"/>
          <w:between w:val="nil"/>
        </w:pBdr>
        <w:ind w:left="720" w:hanging="11"/>
        <w:rPr>
          <w:rFonts w:eastAsia="Times New Roman" w:cs="Times New Roman"/>
          <w:color w:val="000000"/>
          <w:szCs w:val="24"/>
          <w:highlight w:val="white"/>
        </w:rPr>
      </w:pPr>
      <w:r w:rsidRPr="00FF4F12">
        <w:rPr>
          <w:rFonts w:eastAsia="Times New Roman" w:cs="Times New Roman"/>
          <w:color w:val="000000"/>
          <w:szCs w:val="24"/>
          <w:highlight w:val="white"/>
        </w:rPr>
        <w:t>Efectivamente frente a lo perfecto, lo acabado, al objetivo alcanzado, todo ello lejos de nuestra condición de humanos, comprendemos como procesos inacabados, inmersos en la incertidumbre de la complejidad del cosmos, la paz imperfecta nos «humaniza», nos permite identificarnos con nuestras propias condiciones de existencia y nos abre las posibilidades reales ­basadas en la realidad que vivimos– de pensamiento y acción. A través del presente trabajo abordamos el reconocimiento de la paz, las causas de la conflictividad, realizamos la propuesta de la paz imperfecta y explicitamos sus consecuencias, tratamos el poder desde la perspectiva del conflicto, y, por último, intentamos relacionar toda esta problemática con los marcos de la globalización, la complejidad y el futuro. (Muñoz, 2001, p. 01)</w:t>
      </w:r>
    </w:p>
    <w:p w14:paraId="5713D1F5" w14:textId="77777777" w:rsidR="00494386" w:rsidRPr="00FF4F12" w:rsidRDefault="00A74F1B" w:rsidP="001835AE">
      <w:pPr>
        <w:rPr>
          <w:rFonts w:cs="Times New Roman"/>
          <w:szCs w:val="24"/>
          <w:highlight w:val="white"/>
        </w:rPr>
      </w:pPr>
      <w:r w:rsidRPr="00FF4F12">
        <w:rPr>
          <w:rFonts w:cs="Times New Roman"/>
          <w:szCs w:val="24"/>
          <w:highlight w:val="white"/>
        </w:rPr>
        <w:t xml:space="preserve">Así el concepto de </w:t>
      </w:r>
      <w:r w:rsidRPr="00FF4F12">
        <w:rPr>
          <w:rFonts w:cs="Times New Roman"/>
          <w:b/>
          <w:szCs w:val="24"/>
          <w:highlight w:val="white"/>
        </w:rPr>
        <w:t>paz imperfecta</w:t>
      </w:r>
      <w:r w:rsidRPr="00FF4F12">
        <w:rPr>
          <w:rFonts w:cs="Times New Roman"/>
          <w:szCs w:val="24"/>
          <w:highlight w:val="white"/>
        </w:rPr>
        <w:t>, desarrollado por Francisco Muñoz, se convierte en una herramienta clave para la formación ciudadana. Enfoque que reconoce que la paz no es un estado fijo ni absoluto, sino un proceso dinámico y en constante construcción. Entender que los conflictos son parte inherente de la vida permite a los estudiantes no solo afrontarlos de manera pacífica, sino también verlos como oportunidades de aprendizaje y crecimiento.</w:t>
      </w:r>
    </w:p>
    <w:p w14:paraId="2E6A9466" w14:textId="77777777" w:rsidR="00494386" w:rsidRPr="00FF4F12" w:rsidRDefault="00A74F1B" w:rsidP="001835AE">
      <w:pPr>
        <w:rPr>
          <w:rFonts w:cs="Times New Roman"/>
          <w:szCs w:val="24"/>
          <w:highlight w:val="white"/>
        </w:rPr>
      </w:pPr>
      <w:r w:rsidRPr="00FF4F12">
        <w:rPr>
          <w:rFonts w:cs="Times New Roman"/>
          <w:szCs w:val="24"/>
          <w:highlight w:val="white"/>
        </w:rPr>
        <w:t>En el aula, el trabajo en grupo fomenta la cooperación, el diálogo y la empatía, lo que ayuda a los estudiantes a comprender que la paz no significa la ausencia de problemas, sino la habilidad de gestionarlos adecuadamente. A través de actividades colaborativas, los estudiantes aprenden a aceptar las diferencias, a convivir con los desafíos y a fortalecer sus habilidades sociales dentro de diversos contextos, como la escuela, la familia y la comunidad.</w:t>
      </w:r>
    </w:p>
    <w:p w14:paraId="49CBD237" w14:textId="77777777" w:rsidR="00494386" w:rsidRPr="00FF4F12" w:rsidRDefault="00A74F1B" w:rsidP="001835AE">
      <w:pPr>
        <w:rPr>
          <w:rFonts w:cs="Times New Roman"/>
          <w:szCs w:val="24"/>
          <w:highlight w:val="white"/>
        </w:rPr>
      </w:pPr>
      <w:r w:rsidRPr="00FF4F12">
        <w:rPr>
          <w:rFonts w:cs="Times New Roman"/>
          <w:szCs w:val="24"/>
          <w:highlight w:val="white"/>
        </w:rPr>
        <w:t>Además, el concepto de paz imperfecta nos invita a reconocer los pequeños gestos cotidianos de paz, aquellos que suelen pasar desapercibidos pero que contribuyen significativamente a la armonía social. Como docentes, es fundamental impulsar la confianza en la capacidad de cada estudiante para generar cambios positivos desde acciones pequeñas, reafirmando la idea de que la paz se construye día a día y que todos pueden ser agentes de transformación.</w:t>
      </w:r>
    </w:p>
    <w:p w14:paraId="2B4C548F" w14:textId="77777777" w:rsidR="00494386" w:rsidRPr="00FF4F12" w:rsidRDefault="00A74F1B" w:rsidP="001835AE">
      <w:pPr>
        <w:rPr>
          <w:rFonts w:cs="Times New Roman"/>
          <w:szCs w:val="24"/>
          <w:highlight w:val="white"/>
        </w:rPr>
      </w:pPr>
      <w:r w:rsidRPr="00FF4F12">
        <w:rPr>
          <w:rFonts w:cs="Times New Roman"/>
          <w:szCs w:val="24"/>
          <w:highlight w:val="white"/>
        </w:rPr>
        <w:t>En definitiva, el trabajo en grupo permite materializar la paz imperfecta dentro del proceso educativo, brindando a los estudiantes herramientas para una convivencia pacífica, promoviendo la resolución de conflictos desde el respeto y el entendimiento, y fortaleciendo su papel como ciudadanos comprometidos con una sociedad más justa y equitativa.</w:t>
      </w:r>
    </w:p>
    <w:p w14:paraId="2A54BDDA" w14:textId="5A0218CE" w:rsidR="00494386" w:rsidRPr="00FF4F12" w:rsidRDefault="00A74F1B" w:rsidP="00BE3244">
      <w:pPr>
        <w:pStyle w:val="Ttulo3"/>
        <w:rPr>
          <w:rFonts w:cs="Times New Roman"/>
          <w:szCs w:val="24"/>
          <w:highlight w:val="white"/>
        </w:rPr>
      </w:pPr>
      <w:bookmarkStart w:id="941" w:name="_Toc229133543"/>
      <w:bookmarkStart w:id="942" w:name="_Toc227692879"/>
      <w:r w:rsidRPr="00FF4F12">
        <w:rPr>
          <w:rFonts w:cs="Times New Roman"/>
          <w:szCs w:val="24"/>
          <w:highlight w:val="white"/>
        </w:rPr>
        <w:t>Conflictos</w:t>
      </w:r>
      <w:r w:rsidR="009A3078" w:rsidRPr="00FF4F12">
        <w:rPr>
          <w:rFonts w:cs="Times New Roman"/>
          <w:szCs w:val="24"/>
          <w:highlight w:val="white"/>
        </w:rPr>
        <w:t>.</w:t>
      </w:r>
      <w:bookmarkEnd w:id="941"/>
      <w:bookmarkEnd w:id="942"/>
    </w:p>
    <w:p w14:paraId="10042E1D" w14:textId="77777777" w:rsidR="00494386" w:rsidRPr="00FF4F12" w:rsidRDefault="00A74F1B" w:rsidP="001835AE">
      <w:pPr>
        <w:rPr>
          <w:rFonts w:eastAsia="Times New Roman" w:cs="Times New Roman"/>
          <w:color w:val="000000"/>
          <w:szCs w:val="24"/>
          <w:highlight w:val="white"/>
        </w:rPr>
      </w:pPr>
      <w:r w:rsidRPr="00FF4F12">
        <w:rPr>
          <w:rFonts w:eastAsia="Times New Roman" w:cs="Times New Roman"/>
          <w:color w:val="000000"/>
          <w:szCs w:val="24"/>
          <w:highlight w:val="white"/>
        </w:rPr>
        <w:t>La convivencia en la infancia es un proceso dinámico que involucra la interacción entre diferentes actores sociales, el hogar, la escuela, la comunidad. En ese contexto los conflictos emergen de forma natural manifestando las diferencias, intereses y emociones, que surgen en las relaciones cotidianas; sin embargo, no siempre debe verse como una situación negativa, también es una oportunidad para el desarrollo de habilidades sociales. Para clasificar los conflictos Calderón concha, los aborda desde Johan Galtung así:</w:t>
      </w:r>
    </w:p>
    <w:p w14:paraId="0B69C0D1" w14:textId="45B2AFE8" w:rsidR="00494386" w:rsidRPr="00FF4F12" w:rsidRDefault="00A74F1B" w:rsidP="001835AE">
      <w:pPr>
        <w:pBdr>
          <w:top w:val="nil"/>
          <w:left w:val="nil"/>
          <w:bottom w:val="nil"/>
          <w:right w:val="nil"/>
          <w:between w:val="nil"/>
        </w:pBdr>
        <w:spacing w:before="240"/>
        <w:ind w:left="720" w:hanging="11"/>
        <w:rPr>
          <w:rFonts w:eastAsia="Times New Roman" w:cs="Times New Roman"/>
          <w:szCs w:val="24"/>
        </w:rPr>
      </w:pPr>
      <w:r w:rsidRPr="00FF4F12">
        <w:rPr>
          <w:rFonts w:eastAsia="Times New Roman" w:cs="Times New Roman"/>
          <w:szCs w:val="24"/>
        </w:rPr>
        <w:t>En esa línea consideramos oportuno mencionar los que a nuestro juicio definen en Galtung el perfil l o la identidad del conflicto: - El conflicto es crisis y oportunidad. - El conflicto es un hecho natural, estructural y permanente en el ser humano. - El conflicto es una situación de objetivos incompatibles. - Los conflictos no se solucionan, se transforman. - El conflicto implica una experiencia vital holística. - El conflicto como dimensión estructural de la relación. - El conflicto como una forma de relación de poderes. (Calderón, 2009</w:t>
      </w:r>
      <w:r w:rsidR="00890053" w:rsidRPr="00FF4F12">
        <w:rPr>
          <w:rFonts w:eastAsia="Times New Roman" w:cs="Times New Roman"/>
          <w:szCs w:val="24"/>
        </w:rPr>
        <w:t>,</w:t>
      </w:r>
      <w:r w:rsidRPr="00FF4F12">
        <w:rPr>
          <w:rFonts w:eastAsia="Times New Roman" w:cs="Times New Roman"/>
          <w:szCs w:val="24"/>
        </w:rPr>
        <w:t xml:space="preserve"> </w:t>
      </w:r>
      <w:r w:rsidR="001835AE" w:rsidRPr="00FF4F12">
        <w:rPr>
          <w:rFonts w:eastAsia="Times New Roman" w:cs="Times New Roman"/>
          <w:szCs w:val="24"/>
        </w:rPr>
        <w:t>p</w:t>
      </w:r>
      <w:r w:rsidRPr="00FF4F12">
        <w:rPr>
          <w:rFonts w:eastAsia="Times New Roman" w:cs="Times New Roman"/>
          <w:szCs w:val="24"/>
        </w:rPr>
        <w:t>. 9).</w:t>
      </w:r>
    </w:p>
    <w:p w14:paraId="7316C0D4" w14:textId="4F356C0D" w:rsidR="00494386" w:rsidRPr="00FF4F12" w:rsidRDefault="00A74F1B" w:rsidP="001835AE">
      <w:pPr>
        <w:rPr>
          <w:rFonts w:cs="Times New Roman"/>
          <w:szCs w:val="24"/>
          <w:highlight w:val="white"/>
        </w:rPr>
      </w:pPr>
      <w:r w:rsidRPr="00FF4F12">
        <w:rPr>
          <w:rFonts w:cs="Times New Roman"/>
          <w:szCs w:val="24"/>
          <w:highlight w:val="white"/>
        </w:rPr>
        <w:t>El enfoque de Galtung sobre el conflicto ofrece una oportunidad valiosa para fomentar el aprendizaje significativo en los estudiantes de sexto grado. Su visión del conflicto como una crisis y una oportunidad permit</w:t>
      </w:r>
      <w:r w:rsidR="00847C62" w:rsidRPr="00FF4F12">
        <w:rPr>
          <w:rFonts w:cs="Times New Roman"/>
          <w:szCs w:val="24"/>
          <w:highlight w:val="white"/>
        </w:rPr>
        <w:t>irá r</w:t>
      </w:r>
      <w:r w:rsidRPr="00FF4F12">
        <w:rPr>
          <w:rFonts w:cs="Times New Roman"/>
          <w:szCs w:val="24"/>
          <w:highlight w:val="white"/>
        </w:rPr>
        <w:t>esignificar las diferencias no como obstáculos, sino como espacios de crecimiento colectivo.</w:t>
      </w:r>
    </w:p>
    <w:p w14:paraId="4AF079FA" w14:textId="77777777" w:rsidR="00494386" w:rsidRPr="00FF4F12" w:rsidRDefault="00A74F1B" w:rsidP="002330A4">
      <w:pPr>
        <w:pBdr>
          <w:top w:val="nil"/>
          <w:left w:val="nil"/>
          <w:bottom w:val="nil"/>
          <w:right w:val="nil"/>
          <w:between w:val="nil"/>
        </w:pBdr>
        <w:spacing w:before="240"/>
        <w:rPr>
          <w:rFonts w:eastAsia="Times New Roman" w:cs="Times New Roman"/>
          <w:color w:val="000000"/>
          <w:szCs w:val="24"/>
          <w:highlight w:val="white"/>
        </w:rPr>
      </w:pPr>
      <w:r w:rsidRPr="00FF4F12">
        <w:rPr>
          <w:rFonts w:eastAsia="Times New Roman" w:cs="Times New Roman"/>
          <w:color w:val="000000"/>
          <w:szCs w:val="24"/>
          <w:highlight w:val="white"/>
        </w:rPr>
        <w:t>En el aula de clases, el conflicto se presenta de múltiples formas: diferencias de opinión, competencia por valoraciones o incluso tensiones derivadas de estructuras sociales. Sin embargo, al reconocer que el conflicto es natural, estructural y permanente en el ser humano, se puede transformar la manera en que los estudiantes lo perciben. En lugar de evitarlo o temerlo, es posible educarlos para entenderlo y gestionarlo de manera positiva.</w:t>
      </w:r>
    </w:p>
    <w:p w14:paraId="06845A7E" w14:textId="77777777" w:rsidR="00494386" w:rsidRPr="00FF4F12" w:rsidRDefault="00A74F1B" w:rsidP="002330A4">
      <w:pPr>
        <w:pBdr>
          <w:top w:val="nil"/>
          <w:left w:val="nil"/>
          <w:bottom w:val="nil"/>
          <w:right w:val="nil"/>
          <w:between w:val="nil"/>
        </w:pBdr>
        <w:spacing w:before="240"/>
        <w:rPr>
          <w:rFonts w:eastAsia="Times New Roman" w:cs="Times New Roman"/>
          <w:color w:val="000000"/>
          <w:szCs w:val="24"/>
          <w:highlight w:val="white"/>
        </w:rPr>
      </w:pPr>
      <w:r w:rsidRPr="00FF4F12">
        <w:rPr>
          <w:rFonts w:eastAsia="Times New Roman" w:cs="Times New Roman"/>
          <w:color w:val="000000"/>
          <w:szCs w:val="24"/>
          <w:highlight w:val="white"/>
        </w:rPr>
        <w:t>El trabajo en grupo en este contexto cobra especial relevancia, pues permite a los estudiantes enfrentar situaciones de objetivos incompatibles a través de la cooperación, la empatía y el diálogo. Cuando se asume que los conflictos no se solucionan, sino que se transforman, el aula se convierte en un espacio dinámico de aprendizaje donde las diferencias pueden canalizarse hacia la creación de soluciones innovadoras y justas.</w:t>
      </w:r>
    </w:p>
    <w:p w14:paraId="1E90521E" w14:textId="77777777" w:rsidR="00494386" w:rsidRPr="00FF4F12" w:rsidRDefault="00A74F1B" w:rsidP="002330A4">
      <w:pPr>
        <w:pBdr>
          <w:top w:val="nil"/>
          <w:left w:val="nil"/>
          <w:bottom w:val="nil"/>
          <w:right w:val="nil"/>
          <w:between w:val="nil"/>
        </w:pBdr>
        <w:spacing w:before="240"/>
        <w:rPr>
          <w:rFonts w:eastAsia="Times New Roman" w:cs="Times New Roman"/>
          <w:color w:val="000000"/>
          <w:szCs w:val="24"/>
          <w:highlight w:val="white"/>
        </w:rPr>
      </w:pPr>
      <w:r w:rsidRPr="00FF4F12">
        <w:rPr>
          <w:rFonts w:eastAsia="Times New Roman" w:cs="Times New Roman"/>
          <w:color w:val="000000"/>
          <w:szCs w:val="24"/>
          <w:highlight w:val="white"/>
        </w:rPr>
        <w:t>La experiencia vital holística del conflicto, según Galtung, sugiere que no solo es un evento aislado, sino una oportunidad para desarrollar habilidades fundamentales como el pensamiento crítico, la comunicación asertiva y la resolución pacífica de problemas. A través de proyectos colaborativos y debates, los estudiantes pueden reflexionar sobre cómo las tensiones dentro de su grupo pueden generar cambios constructivos cuando se abordan desde una perspectiva de respeto y escucha activa.</w:t>
      </w:r>
    </w:p>
    <w:p w14:paraId="21AB012C" w14:textId="77777777" w:rsidR="00494386" w:rsidRPr="00FF4F12" w:rsidRDefault="00A74F1B" w:rsidP="002330A4">
      <w:pPr>
        <w:pBdr>
          <w:top w:val="nil"/>
          <w:left w:val="nil"/>
          <w:bottom w:val="nil"/>
          <w:right w:val="nil"/>
          <w:between w:val="nil"/>
        </w:pBdr>
        <w:spacing w:before="240"/>
        <w:rPr>
          <w:rFonts w:eastAsia="Times New Roman" w:cs="Times New Roman"/>
          <w:color w:val="000000"/>
          <w:szCs w:val="24"/>
          <w:highlight w:val="white"/>
        </w:rPr>
      </w:pPr>
      <w:r w:rsidRPr="00FF4F12">
        <w:rPr>
          <w:rFonts w:eastAsia="Times New Roman" w:cs="Times New Roman"/>
          <w:color w:val="000000"/>
          <w:szCs w:val="24"/>
          <w:highlight w:val="white"/>
        </w:rPr>
        <w:t>Además, la idea del conflicto como dimensión estructural de la relación y como una forma de relación de poderes permite cuestionar las dinámicas de autoridad y participación en el aula. Integrar herramientas para la toma de decisiones colectivas y promover el respeto mutuo dentro de los grupos fortalece la construcción de comunidades escolares más democráticas y equitativas.</w:t>
      </w:r>
    </w:p>
    <w:p w14:paraId="3858B845" w14:textId="77777777" w:rsidR="00494386" w:rsidRPr="00FF4F12" w:rsidRDefault="00A74F1B" w:rsidP="002330A4">
      <w:pPr>
        <w:pBdr>
          <w:top w:val="nil"/>
          <w:left w:val="nil"/>
          <w:bottom w:val="nil"/>
          <w:right w:val="nil"/>
          <w:between w:val="nil"/>
        </w:pBdr>
        <w:spacing w:before="240"/>
        <w:rPr>
          <w:rFonts w:eastAsia="Times New Roman" w:cs="Times New Roman"/>
          <w:color w:val="000000"/>
          <w:szCs w:val="24"/>
          <w:highlight w:val="white"/>
        </w:rPr>
      </w:pPr>
      <w:r w:rsidRPr="00FF4F12">
        <w:rPr>
          <w:rFonts w:eastAsia="Times New Roman" w:cs="Times New Roman"/>
          <w:color w:val="000000"/>
          <w:szCs w:val="24"/>
          <w:highlight w:val="white"/>
        </w:rPr>
        <w:t>En este sentido, el rol del docente no es simplemente transmitir conocimientos, sino acompañar a los estudiantes en el proceso de desarrollar una mirada crítica sobre sus propios conflictos, enseñándoles a analizarlos y transformarlos. Esto no solo impacta su convivencia escolar, sino que los prepara para construir relaciones pacíficas y colaborativas en otros ámbitos de su vida.</w:t>
      </w:r>
    </w:p>
    <w:p w14:paraId="24F0F3F2" w14:textId="0A9B9E04" w:rsidR="00494386" w:rsidRPr="00FF4F12" w:rsidRDefault="00A74F1B" w:rsidP="00BE3244">
      <w:pPr>
        <w:pStyle w:val="Ttulo3"/>
        <w:rPr>
          <w:rFonts w:cs="Times New Roman"/>
          <w:color w:val="FF0000"/>
          <w:szCs w:val="24"/>
          <w:highlight w:val="white"/>
        </w:rPr>
      </w:pPr>
      <w:bookmarkStart w:id="943" w:name="_Toc229133544"/>
      <w:bookmarkStart w:id="944" w:name="_Toc227692880"/>
      <w:r w:rsidRPr="00FF4F12">
        <w:rPr>
          <w:rFonts w:cs="Times New Roman"/>
          <w:szCs w:val="24"/>
          <w:highlight w:val="white"/>
        </w:rPr>
        <w:t xml:space="preserve">Cultura de </w:t>
      </w:r>
      <w:r w:rsidR="00BE3244" w:rsidRPr="00FF4F12">
        <w:rPr>
          <w:rFonts w:cs="Times New Roman"/>
          <w:szCs w:val="24"/>
          <w:highlight w:val="white"/>
        </w:rPr>
        <w:t>P</w:t>
      </w:r>
      <w:r w:rsidRPr="00FF4F12">
        <w:rPr>
          <w:rFonts w:cs="Times New Roman"/>
          <w:szCs w:val="24"/>
          <w:highlight w:val="white"/>
        </w:rPr>
        <w:t>az</w:t>
      </w:r>
      <w:r w:rsidR="009A3078" w:rsidRPr="00FF4F12">
        <w:rPr>
          <w:rFonts w:cs="Times New Roman"/>
          <w:szCs w:val="24"/>
          <w:highlight w:val="white"/>
        </w:rPr>
        <w:t>.</w:t>
      </w:r>
      <w:bookmarkEnd w:id="943"/>
      <w:bookmarkEnd w:id="944"/>
    </w:p>
    <w:p w14:paraId="4ACB5432" w14:textId="77777777" w:rsidR="00494386" w:rsidRPr="00FF4F12" w:rsidRDefault="00A74F1B" w:rsidP="002330A4">
      <w:pPr>
        <w:pBdr>
          <w:top w:val="nil"/>
          <w:left w:val="nil"/>
          <w:bottom w:val="nil"/>
          <w:right w:val="nil"/>
          <w:between w:val="nil"/>
        </w:pBdr>
        <w:spacing w:before="240"/>
        <w:rPr>
          <w:rFonts w:eastAsia="Times New Roman" w:cs="Times New Roman"/>
          <w:szCs w:val="24"/>
          <w:highlight w:val="white"/>
        </w:rPr>
      </w:pPr>
      <w:r w:rsidRPr="00FF4F12">
        <w:rPr>
          <w:rFonts w:eastAsia="Times New Roman" w:cs="Times New Roman"/>
          <w:szCs w:val="24"/>
          <w:highlight w:val="white"/>
        </w:rPr>
        <w:t>Partiendo de la definición de la Unesco (Organización de las Naciones Unidas, para la Educación, la Ciencia y la Cultura 1999):</w:t>
      </w:r>
    </w:p>
    <w:p w14:paraId="7569CE5D" w14:textId="77777777" w:rsidR="00494386" w:rsidRPr="00FF4F12" w:rsidRDefault="00A74F1B" w:rsidP="00363BF0">
      <w:pPr>
        <w:ind w:left="720" w:hanging="11"/>
        <w:rPr>
          <w:rFonts w:eastAsia="Times New Roman" w:cs="Times New Roman"/>
          <w:szCs w:val="24"/>
        </w:rPr>
      </w:pPr>
      <w:r w:rsidRPr="00FF4F12">
        <w:rPr>
          <w:rFonts w:eastAsia="Times New Roman" w:cs="Times New Roman"/>
          <w:szCs w:val="24"/>
        </w:rPr>
        <w:t>Según la definición de las Naciones Unidas (1998, Resolución A/52/13), la cultura de paz consiste en una serie de valores, actitudes y comportamientos que rechazan la violencia y previenen los conflictos tratando de atacar sus causas para solucionar los problemas mediante el diálogo y la negociación entre las personas, los grupos y las naciones. La Declaración y el Programa de Acción sobre una Cultura de Paz (1999, Resolución A/53/243) identifican ocho ámbitos de acción para los actores al nivel local, nacional e internacional:</w:t>
      </w:r>
    </w:p>
    <w:p w14:paraId="771EBB92" w14:textId="77777777" w:rsidR="00494386" w:rsidRPr="00FF4F12" w:rsidRDefault="00A74F1B" w:rsidP="00140C82">
      <w:pPr>
        <w:ind w:left="720" w:hanging="11"/>
        <w:rPr>
          <w:rFonts w:eastAsia="Times New Roman" w:cs="Times New Roman"/>
          <w:szCs w:val="24"/>
        </w:rPr>
      </w:pPr>
      <w:r w:rsidRPr="00FF4F12">
        <w:rPr>
          <w:rFonts w:eastAsia="Times New Roman" w:cs="Times New Roman"/>
          <w:szCs w:val="24"/>
        </w:rPr>
        <w:t>1.  Promover una cultura de paz por medio de la educación</w:t>
      </w:r>
    </w:p>
    <w:p w14:paraId="710EBE8E" w14:textId="77777777" w:rsidR="00494386" w:rsidRPr="00FF4F12" w:rsidRDefault="00A74F1B" w:rsidP="00140C82">
      <w:pPr>
        <w:ind w:left="720" w:hanging="11"/>
        <w:rPr>
          <w:rFonts w:eastAsia="Times New Roman" w:cs="Times New Roman"/>
          <w:szCs w:val="24"/>
        </w:rPr>
      </w:pPr>
      <w:r w:rsidRPr="00FF4F12">
        <w:rPr>
          <w:rFonts w:eastAsia="Times New Roman" w:cs="Times New Roman"/>
          <w:szCs w:val="24"/>
        </w:rPr>
        <w:t>2. Promover el desarrollo económico y social sostenible</w:t>
      </w:r>
    </w:p>
    <w:p w14:paraId="5DB14ACA" w14:textId="77777777" w:rsidR="00494386" w:rsidRPr="00FF4F12" w:rsidRDefault="00A74F1B" w:rsidP="00140C82">
      <w:pPr>
        <w:ind w:left="720" w:hanging="11"/>
        <w:rPr>
          <w:rFonts w:eastAsia="Times New Roman" w:cs="Times New Roman"/>
          <w:szCs w:val="24"/>
        </w:rPr>
      </w:pPr>
      <w:r w:rsidRPr="00FF4F12">
        <w:rPr>
          <w:rFonts w:eastAsia="Times New Roman" w:cs="Times New Roman"/>
          <w:szCs w:val="24"/>
        </w:rPr>
        <w:t>3. Promover el respeto de todos los derechos humanos</w:t>
      </w:r>
    </w:p>
    <w:p w14:paraId="758F154D" w14:textId="77777777" w:rsidR="00494386" w:rsidRPr="00FF4F12" w:rsidRDefault="00A74F1B" w:rsidP="00140C82">
      <w:pPr>
        <w:ind w:left="720" w:hanging="11"/>
        <w:rPr>
          <w:rFonts w:eastAsia="Times New Roman" w:cs="Times New Roman"/>
          <w:szCs w:val="24"/>
        </w:rPr>
      </w:pPr>
      <w:r w:rsidRPr="00FF4F12">
        <w:rPr>
          <w:rFonts w:eastAsia="Times New Roman" w:cs="Times New Roman"/>
          <w:szCs w:val="24"/>
        </w:rPr>
        <w:t>4. Garantizar la igualdad entre mujeres y hombres</w:t>
      </w:r>
    </w:p>
    <w:p w14:paraId="0D3116B9" w14:textId="77777777" w:rsidR="00494386" w:rsidRPr="00FF4F12" w:rsidRDefault="00A74F1B" w:rsidP="00140C82">
      <w:pPr>
        <w:ind w:left="720" w:hanging="11"/>
        <w:rPr>
          <w:rFonts w:eastAsia="Times New Roman" w:cs="Times New Roman"/>
          <w:szCs w:val="24"/>
        </w:rPr>
      </w:pPr>
      <w:r w:rsidRPr="00FF4F12">
        <w:rPr>
          <w:rFonts w:eastAsia="Times New Roman" w:cs="Times New Roman"/>
          <w:szCs w:val="24"/>
        </w:rPr>
        <w:t>5. Promover la participación democrática</w:t>
      </w:r>
    </w:p>
    <w:p w14:paraId="2F41727A" w14:textId="77777777" w:rsidR="00494386" w:rsidRPr="00FF4F12" w:rsidRDefault="00A74F1B" w:rsidP="00140C82">
      <w:pPr>
        <w:ind w:left="720" w:hanging="11"/>
        <w:rPr>
          <w:rFonts w:eastAsia="Times New Roman" w:cs="Times New Roman"/>
          <w:szCs w:val="24"/>
        </w:rPr>
      </w:pPr>
      <w:r w:rsidRPr="00FF4F12">
        <w:rPr>
          <w:rFonts w:eastAsia="Times New Roman" w:cs="Times New Roman"/>
          <w:szCs w:val="24"/>
        </w:rPr>
        <w:t>6. Promover la comprensión, la tolerancia y la solidaridad</w:t>
      </w:r>
    </w:p>
    <w:p w14:paraId="7CD17FCB" w14:textId="77777777" w:rsidR="00494386" w:rsidRPr="00FF4F12" w:rsidRDefault="00A74F1B" w:rsidP="00140C82">
      <w:pPr>
        <w:ind w:left="720" w:hanging="11"/>
        <w:rPr>
          <w:rFonts w:eastAsia="Times New Roman" w:cs="Times New Roman"/>
          <w:szCs w:val="24"/>
        </w:rPr>
      </w:pPr>
      <w:r w:rsidRPr="00FF4F12">
        <w:rPr>
          <w:rFonts w:eastAsia="Times New Roman" w:cs="Times New Roman"/>
          <w:szCs w:val="24"/>
        </w:rPr>
        <w:t>7. Apoyar la comunicación participativa y la libre circulación de información y</w:t>
      </w:r>
    </w:p>
    <w:p w14:paraId="0C2087E9" w14:textId="77777777" w:rsidR="00494386" w:rsidRPr="00FF4F12" w:rsidRDefault="00A74F1B" w:rsidP="00140C82">
      <w:pPr>
        <w:ind w:left="720" w:hanging="11"/>
        <w:rPr>
          <w:rFonts w:eastAsia="Times New Roman" w:cs="Times New Roman"/>
          <w:szCs w:val="24"/>
        </w:rPr>
      </w:pPr>
      <w:r w:rsidRPr="00FF4F12">
        <w:rPr>
          <w:rFonts w:eastAsia="Times New Roman" w:cs="Times New Roman"/>
          <w:szCs w:val="24"/>
        </w:rPr>
        <w:t>Conocimientos</w:t>
      </w:r>
    </w:p>
    <w:p w14:paraId="570A9E2E" w14:textId="77777777" w:rsidR="00494386" w:rsidRPr="00FF4F12" w:rsidRDefault="00A74F1B" w:rsidP="00140C82">
      <w:pPr>
        <w:ind w:left="720" w:hanging="11"/>
        <w:rPr>
          <w:rFonts w:eastAsia="Times New Roman" w:cs="Times New Roman"/>
          <w:szCs w:val="24"/>
        </w:rPr>
      </w:pPr>
      <w:r w:rsidRPr="00FF4F12">
        <w:rPr>
          <w:rFonts w:eastAsia="Times New Roman" w:cs="Times New Roman"/>
          <w:szCs w:val="24"/>
        </w:rPr>
        <w:t>8. Promover la paz y la seguridad internacionales.</w:t>
      </w:r>
    </w:p>
    <w:p w14:paraId="4D632ED1" w14:textId="77777777" w:rsidR="00494386" w:rsidRPr="00FF4F12" w:rsidRDefault="00A74F1B" w:rsidP="002330A4">
      <w:pPr>
        <w:pBdr>
          <w:top w:val="nil"/>
          <w:left w:val="nil"/>
          <w:bottom w:val="nil"/>
          <w:right w:val="nil"/>
          <w:between w:val="nil"/>
        </w:pBdr>
        <w:spacing w:before="240"/>
        <w:rPr>
          <w:rFonts w:eastAsia="Times New Roman" w:cs="Times New Roman"/>
          <w:color w:val="000000"/>
          <w:szCs w:val="24"/>
          <w:highlight w:val="white"/>
        </w:rPr>
      </w:pPr>
      <w:r w:rsidRPr="00FF4F12">
        <w:rPr>
          <w:rFonts w:eastAsia="Times New Roman" w:cs="Times New Roman"/>
          <w:color w:val="000000"/>
          <w:szCs w:val="24"/>
          <w:highlight w:val="white"/>
        </w:rPr>
        <w:t xml:space="preserve">El texto resalta la importancia de inculcar valores, actitudes y prácticas que rechacen la violencia y fomenten el diálogo. La educación es la base de la cultura de paz, permite que estudiantes desarrollen habilidades para la resolución de conflictos y la construcción de espacios democráticos. En el presente proyecto se pretende que el trabajo en grupo se convierta en una herramienta clave para promover la tolerancia, la solidaridad y la participación activa, permitiendo que los alumnos aprendan a negociar, respetar derechos y fortalecer la convivencia pacífica. Así, el aula escolar se transforma en un micro espacio donde se consolidan los principios de una sociedad justa, equitativa y armoniosa. Respetando las diferencias (económicas, políticas, sociales, de género) y buscando soluciones pacíficas a desafíos colectivos. </w:t>
      </w:r>
    </w:p>
    <w:p w14:paraId="7107D52D" w14:textId="77777777" w:rsidR="00494386" w:rsidRPr="00FF4F12" w:rsidRDefault="00A74F1B" w:rsidP="00890053">
      <w:pPr>
        <w:rPr>
          <w:rFonts w:cs="Times New Roman"/>
          <w:szCs w:val="24"/>
          <w:highlight w:val="white"/>
        </w:rPr>
      </w:pPr>
      <w:r w:rsidRPr="00FF4F12">
        <w:rPr>
          <w:rFonts w:cs="Times New Roman"/>
          <w:color w:val="000000"/>
          <w:szCs w:val="24"/>
          <w:highlight w:val="white"/>
        </w:rPr>
        <w:t xml:space="preserve">A lo largo de la historia latinoamericana, la violencia ha marcado múltiples procesos sociales y políticos, como lo señala, </w:t>
      </w:r>
      <w:r w:rsidRPr="00FF4F12">
        <w:rPr>
          <w:rFonts w:cs="Times New Roman"/>
          <w:szCs w:val="24"/>
          <w:highlight w:val="white"/>
        </w:rPr>
        <w:t xml:space="preserve">“Gómez Arévalo (2015), En América Latina, la violencia ha estado presente como una constante a lo largo de nuestra historia.”, (p. 2). De ahí la importancia de que la educación para la paz es fundamental para la transformación social, en todos y cada uno de los países, departamentos, municipios, veredas y caseríos; donde la violencia estructural se ha normalizado y se hace necesario promover la educación para la paz para que se multiplique en los hogares, colegios y escuelas en pro de la sana convivencia </w:t>
      </w:r>
    </w:p>
    <w:p w14:paraId="548A039A" w14:textId="77777777" w:rsidR="00494386" w:rsidRPr="00FF4F12" w:rsidRDefault="00A74F1B" w:rsidP="00890053">
      <w:pPr>
        <w:rPr>
          <w:rFonts w:cs="Times New Roman"/>
          <w:color w:val="000000"/>
          <w:szCs w:val="24"/>
          <w:highlight w:val="white"/>
        </w:rPr>
      </w:pPr>
      <w:r w:rsidRPr="00FF4F12">
        <w:rPr>
          <w:rFonts w:cs="Times New Roman"/>
          <w:color w:val="000000"/>
          <w:szCs w:val="24"/>
          <w:highlight w:val="white"/>
        </w:rPr>
        <w:t xml:space="preserve"> En América Latina, la cultura de la paz implica un compromiso con la justicia social, la igualdad, el respeto a la diversidad cultural y la promoción de los derechos humanos como base para la convivencia pacífica.</w:t>
      </w:r>
    </w:p>
    <w:p w14:paraId="1DEEFB41" w14:textId="1072230D" w:rsidR="009A3078" w:rsidRPr="00FF4F12" w:rsidRDefault="00A74F1B" w:rsidP="00BE3244">
      <w:pPr>
        <w:pStyle w:val="Ttulo3"/>
        <w:rPr>
          <w:rFonts w:cs="Times New Roman"/>
          <w:szCs w:val="24"/>
        </w:rPr>
      </w:pPr>
      <w:bookmarkStart w:id="945" w:name="_Toc229133545"/>
      <w:bookmarkStart w:id="946" w:name="_Toc227692881"/>
      <w:r w:rsidRPr="00FF4F12">
        <w:rPr>
          <w:rFonts w:cs="Times New Roman"/>
          <w:szCs w:val="24"/>
        </w:rPr>
        <w:t xml:space="preserve">Educar </w:t>
      </w:r>
      <w:r w:rsidR="00BE3244" w:rsidRPr="00FF4F12">
        <w:rPr>
          <w:rFonts w:cs="Times New Roman"/>
          <w:szCs w:val="24"/>
        </w:rPr>
        <w:t>p</w:t>
      </w:r>
      <w:r w:rsidRPr="00FF4F12">
        <w:rPr>
          <w:rFonts w:cs="Times New Roman"/>
          <w:szCs w:val="24"/>
        </w:rPr>
        <w:t xml:space="preserve">ara </w:t>
      </w:r>
      <w:r w:rsidR="00BE3244" w:rsidRPr="00FF4F12">
        <w:rPr>
          <w:rFonts w:cs="Times New Roman"/>
          <w:szCs w:val="24"/>
        </w:rPr>
        <w:t>l</w:t>
      </w:r>
      <w:r w:rsidRPr="00FF4F12">
        <w:rPr>
          <w:rFonts w:cs="Times New Roman"/>
          <w:szCs w:val="24"/>
        </w:rPr>
        <w:t xml:space="preserve">a </w:t>
      </w:r>
      <w:r w:rsidR="00363BF0" w:rsidRPr="00FF4F12">
        <w:rPr>
          <w:rFonts w:cs="Times New Roman"/>
          <w:szCs w:val="24"/>
        </w:rPr>
        <w:t>P</w:t>
      </w:r>
      <w:r w:rsidRPr="00FF4F12">
        <w:rPr>
          <w:rFonts w:cs="Times New Roman"/>
          <w:szCs w:val="24"/>
        </w:rPr>
        <w:t>a</w:t>
      </w:r>
      <w:r w:rsidR="009A3078" w:rsidRPr="00FF4F12">
        <w:rPr>
          <w:rFonts w:cs="Times New Roman"/>
          <w:szCs w:val="24"/>
        </w:rPr>
        <w:t>z</w:t>
      </w:r>
      <w:r w:rsidR="002A5ADC" w:rsidRPr="00FF4F12">
        <w:rPr>
          <w:rFonts w:cs="Times New Roman"/>
          <w:szCs w:val="24"/>
        </w:rPr>
        <w:t>.</w:t>
      </w:r>
      <w:bookmarkEnd w:id="945"/>
      <w:bookmarkEnd w:id="946"/>
    </w:p>
    <w:p w14:paraId="4DB90648" w14:textId="2937249A" w:rsidR="00494386" w:rsidRPr="00FF4F12" w:rsidRDefault="00AD28AC" w:rsidP="002330A4">
      <w:pPr>
        <w:rPr>
          <w:rFonts w:eastAsia="Times New Roman" w:cs="Times New Roman"/>
          <w:b/>
          <w:color w:val="000000"/>
          <w:szCs w:val="24"/>
        </w:rPr>
      </w:pPr>
      <w:r w:rsidRPr="00FF4F12">
        <w:rPr>
          <w:rFonts w:eastAsia="Times New Roman" w:cs="Times New Roman"/>
          <w:szCs w:val="24"/>
        </w:rPr>
        <w:t>La educación ayuda a la formación de las competencias ciudadanas aporta</w:t>
      </w:r>
      <w:r w:rsidR="00395572" w:rsidRPr="00FF4F12">
        <w:rPr>
          <w:rFonts w:eastAsia="Times New Roman" w:cs="Times New Roman"/>
          <w:szCs w:val="24"/>
        </w:rPr>
        <w:t>ndo</w:t>
      </w:r>
      <w:r w:rsidRPr="00FF4F12">
        <w:rPr>
          <w:rFonts w:eastAsia="Times New Roman" w:cs="Times New Roman"/>
          <w:szCs w:val="24"/>
        </w:rPr>
        <w:t xml:space="preserve"> al </w:t>
      </w:r>
      <w:r w:rsidR="00395572" w:rsidRPr="00FF4F12">
        <w:rPr>
          <w:rFonts w:eastAsia="Times New Roman" w:cs="Times New Roman"/>
          <w:szCs w:val="24"/>
        </w:rPr>
        <w:t>desarrollo</w:t>
      </w:r>
      <w:r w:rsidRPr="00FF4F12">
        <w:rPr>
          <w:rFonts w:eastAsia="Times New Roman" w:cs="Times New Roman"/>
          <w:szCs w:val="24"/>
        </w:rPr>
        <w:t xml:space="preserve"> de hábitos democráticos, participativos y representativos. </w:t>
      </w:r>
      <w:r w:rsidR="009A3078" w:rsidRPr="00FF4F12">
        <w:rPr>
          <w:rFonts w:eastAsia="Times New Roman" w:cs="Times New Roman"/>
          <w:szCs w:val="24"/>
        </w:rPr>
        <w:t xml:space="preserve">No </w:t>
      </w:r>
      <w:r w:rsidR="0011527A" w:rsidRPr="00FF4F12">
        <w:rPr>
          <w:rFonts w:eastAsia="Times New Roman" w:cs="Times New Roman"/>
          <w:szCs w:val="24"/>
        </w:rPr>
        <w:t>pued</w:t>
      </w:r>
      <w:r w:rsidR="00A74F1B" w:rsidRPr="00FF4F12">
        <w:rPr>
          <w:rFonts w:eastAsia="Times New Roman" w:cs="Times New Roman"/>
          <w:szCs w:val="24"/>
        </w:rPr>
        <w:t>e centrarse únicamente en normas escolares o actividades dentro del aula; debe abrirse al diálogo con las familias, generar espacios de orientación y formación en valores, y fortalecer el vínculo entre escuela y hogar. Solo así se podrá intervenir de manera efectiva en los factores que inciden en la conducta de los estudiantes y propiciar ambientes donde se fomenten el respeto, la cooperación y la empatía, tanto en el entorno familiar como escolar. Educar para la paz implica romper ese círculo vicioso, ofreciendo herramientas para transformar las relaciones desde la raíz: el afecto, la comunicación y la corresponsabilidad.</w:t>
      </w:r>
    </w:p>
    <w:p w14:paraId="4E32E21B" w14:textId="77777777" w:rsidR="00494386" w:rsidRPr="00FF4F12" w:rsidRDefault="00A74F1B" w:rsidP="002330A4">
      <w:pPr>
        <w:rPr>
          <w:rFonts w:eastAsia="Times New Roman" w:cs="Times New Roman"/>
          <w:szCs w:val="24"/>
        </w:rPr>
      </w:pPr>
      <w:r w:rsidRPr="00FF4F12">
        <w:rPr>
          <w:rFonts w:eastAsia="Times New Roman" w:cs="Times New Roman"/>
          <w:szCs w:val="24"/>
        </w:rPr>
        <w:t>Al planificar, el docente debe entender que educar para la paz no es solo transmitir conceptos, sino crear espacios donde el diálogo y la argumentación sean prácticas cotidianas. Esto implica propiciar actividades que permitan a los estudiantes expresar sus ideas, escuchar diferentes perspectivas y construir acuerdos. A través del trabajo en equipo, se fomenta el aprendizaje colaborativo y el respeto por la diversidad, elementos esenciales para fortalecer los vínculos sociales.</w:t>
      </w:r>
    </w:p>
    <w:p w14:paraId="1118F982" w14:textId="419390AE" w:rsidR="00494386" w:rsidRPr="00FF4F12" w:rsidRDefault="00A74F1B" w:rsidP="002330A4">
      <w:pPr>
        <w:rPr>
          <w:rFonts w:eastAsia="Times New Roman" w:cs="Times New Roman"/>
          <w:szCs w:val="24"/>
        </w:rPr>
      </w:pPr>
      <w:r w:rsidRPr="00FF4F12">
        <w:rPr>
          <w:rFonts w:eastAsia="Times New Roman" w:cs="Times New Roman"/>
          <w:szCs w:val="24"/>
        </w:rPr>
        <w:t>Además, incorporar el pensamiento crítico en los contenidos es clave para que los estudiantes analicen las causas de los conflictos, cuestionen las desigualdades y propongan soluciones creativas y sostenibles. Esto requiere que el docente sea un guía que motive a los estudiantes a ser activos en su proceso de aprendizaje y reflexivos sobre su rol en la sociedad.</w:t>
      </w:r>
    </w:p>
    <w:p w14:paraId="3A0E72B1" w14:textId="353ED8C3" w:rsidR="00430E73" w:rsidRPr="00FF4F12" w:rsidRDefault="00C23A43" w:rsidP="00C23A43">
      <w:pPr>
        <w:rPr>
          <w:rFonts w:eastAsia="Times New Roman" w:cs="Times New Roman"/>
          <w:szCs w:val="24"/>
        </w:rPr>
      </w:pPr>
      <w:r w:rsidRPr="00FF4F12">
        <w:rPr>
          <w:rFonts w:eastAsia="Times New Roman" w:cs="Times New Roman"/>
          <w:szCs w:val="24"/>
        </w:rPr>
        <w:t xml:space="preserve">Para adentrarnos en la esencia de la educación para la paz, es fundamental explorar el capítulo 3 del texto "¿Qué es educar y formar para la paz y cómo hacerlo?". Este capítulo, titulado "¿Cuáles son los contenidos que desarrolla una educación y pedagogía para la paz?", nos invita a ir más allá de la mera teoría, concentrándonos en el 'qué' de este proceso formativo, </w:t>
      </w:r>
      <w:r w:rsidR="00CE2BE7" w:rsidRPr="00FF4F12">
        <w:rPr>
          <w:rFonts w:eastAsia="Times New Roman" w:cs="Times New Roman"/>
          <w:szCs w:val="24"/>
        </w:rPr>
        <w:t>en esta investigación, el contexto escolar juega un papel preponderante, donde los actores sociales aprenderán a buscar herramientas para mitigar las diferencias  y enfocarse en buscar la solución a los conflictos transformando la cultura de la violencia hacia una cultura de paz a partir de los valores, actitudes y comportamientos basados en la promoción y la práctica del dialogo y la cooperación</w:t>
      </w:r>
      <w:r w:rsidR="00AE3B2C" w:rsidRPr="00FF4F12">
        <w:rPr>
          <w:rFonts w:eastAsia="Times New Roman" w:cs="Times New Roman"/>
          <w:szCs w:val="24"/>
        </w:rPr>
        <w:t xml:space="preserve"> ya sea de manera individual o colectiva como lo expresa </w:t>
      </w:r>
      <w:proofErr w:type="spellStart"/>
      <w:r w:rsidR="00AE3B2C" w:rsidRPr="00FF4F12">
        <w:rPr>
          <w:rFonts w:eastAsia="Times New Roman" w:cs="Times New Roman"/>
          <w:szCs w:val="24"/>
        </w:rPr>
        <w:t>Swee</w:t>
      </w:r>
      <w:proofErr w:type="spellEnd"/>
      <w:r w:rsidR="00AE3B2C" w:rsidRPr="00FF4F12">
        <w:rPr>
          <w:rFonts w:eastAsia="Times New Roman" w:cs="Times New Roman"/>
          <w:szCs w:val="24"/>
        </w:rPr>
        <w:t xml:space="preserve"> -</w:t>
      </w:r>
      <w:proofErr w:type="spellStart"/>
      <w:r w:rsidR="00AE3B2C" w:rsidRPr="00FF4F12">
        <w:rPr>
          <w:rFonts w:eastAsia="Times New Roman" w:cs="Times New Roman"/>
          <w:szCs w:val="24"/>
        </w:rPr>
        <w:t>Hin</w:t>
      </w:r>
      <w:proofErr w:type="spellEnd"/>
      <w:r w:rsidR="00AE3B2C" w:rsidRPr="00FF4F12">
        <w:rPr>
          <w:rFonts w:eastAsia="Times New Roman" w:cs="Times New Roman"/>
          <w:szCs w:val="24"/>
        </w:rPr>
        <w:t xml:space="preserve"> </w:t>
      </w:r>
      <w:proofErr w:type="spellStart"/>
      <w:r w:rsidR="00AE3B2C" w:rsidRPr="00FF4F12">
        <w:rPr>
          <w:rFonts w:eastAsia="Times New Roman" w:cs="Times New Roman"/>
          <w:szCs w:val="24"/>
        </w:rPr>
        <w:t>Toh</w:t>
      </w:r>
      <w:proofErr w:type="spellEnd"/>
      <w:r w:rsidR="00AE3B2C" w:rsidRPr="00FF4F12">
        <w:rPr>
          <w:rFonts w:eastAsia="Times New Roman" w:cs="Times New Roman"/>
          <w:szCs w:val="24"/>
        </w:rPr>
        <w:t xml:space="preserve"> en la </w:t>
      </w:r>
      <w:ins w:id="947" w:author="Edu Fisica" w:date="2026-05-16T07:13:00Z">
        <w:r w:rsidR="006B6376" w:rsidRPr="00FF4F12">
          <w:rPr>
            <w:rFonts w:cs="Times New Roman"/>
            <w:noProof/>
            <w:lang w:val="es-CO"/>
          </w:rPr>
          <mc:AlternateContent>
            <mc:Choice Requires="wps">
              <w:drawing>
                <wp:anchor distT="0" distB="0" distL="114300" distR="114300" simplePos="0" relativeHeight="251708416" behindDoc="0" locked="0" layoutInCell="1" allowOverlap="1" wp14:anchorId="27E01F4B" wp14:editId="585817BE">
                  <wp:simplePos x="0" y="0"/>
                  <wp:positionH relativeFrom="column">
                    <wp:posOffset>472440</wp:posOffset>
                  </wp:positionH>
                  <wp:positionV relativeFrom="paragraph">
                    <wp:posOffset>1492462</wp:posOffset>
                  </wp:positionV>
                  <wp:extent cx="3291205" cy="457200"/>
                  <wp:effectExtent l="0" t="0" r="4445" b="0"/>
                  <wp:wrapNone/>
                  <wp:docPr id="44" name="Cuadro de texto 44"/>
                  <wp:cNvGraphicFramePr/>
                  <a:graphic xmlns:a="http://schemas.openxmlformats.org/drawingml/2006/main">
                    <a:graphicData uri="http://schemas.microsoft.com/office/word/2010/wordprocessingShape">
                      <wps:wsp>
                        <wps:cNvSpPr txBox="1"/>
                        <wps:spPr>
                          <a:xfrm>
                            <a:off x="0" y="0"/>
                            <a:ext cx="3291205" cy="457200"/>
                          </a:xfrm>
                          <a:prstGeom prst="rect">
                            <a:avLst/>
                          </a:prstGeom>
                          <a:solidFill>
                            <a:prstClr val="white"/>
                          </a:solidFill>
                          <a:ln>
                            <a:noFill/>
                          </a:ln>
                        </wps:spPr>
                        <wps:txbx>
                          <w:txbxContent>
                            <w:p w14:paraId="0FA6B808" w14:textId="77777777" w:rsidR="00DC5717" w:rsidRDefault="00DC5717" w:rsidP="00760F2E">
                              <w:pPr>
                                <w:pStyle w:val="Descripcin"/>
                                <w:ind w:firstLine="0"/>
                                <w:jc w:val="both"/>
                                <w:rPr>
                                  <w:ins w:id="948" w:author="Edu Fisica" w:date="2026-05-16T07:13:00Z"/>
                                  <w:noProof/>
                                  <w:sz w:val="20"/>
                                  <w:szCs w:val="20"/>
                                </w:rPr>
                              </w:pPr>
                              <w:bookmarkStart w:id="949" w:name="_Toc227606241"/>
                              <w:bookmarkStart w:id="950" w:name="_Toc227682412"/>
                              <w:bookmarkStart w:id="951" w:name="_Toc229133574"/>
                              <w:ins w:id="952" w:author="Edu Fisica" w:date="2026-05-16T07:13:00Z">
                                <w:r w:rsidRPr="00760F2E">
                                  <w:rPr>
                                    <w:sz w:val="20"/>
                                    <w:szCs w:val="20"/>
                                  </w:rPr>
                                  <w:t xml:space="preserve">Figura  </w:t>
                                </w:r>
                                <w:r w:rsidRPr="00760F2E">
                                  <w:rPr>
                                    <w:sz w:val="20"/>
                                    <w:szCs w:val="20"/>
                                  </w:rPr>
                                  <w:fldChar w:fldCharType="begin"/>
                                </w:r>
                                <w:r w:rsidRPr="00760F2E">
                                  <w:rPr>
                                    <w:sz w:val="20"/>
                                    <w:szCs w:val="20"/>
                                  </w:rPr>
                                  <w:instrText xml:space="preserve"> SEQ Figura_ \* ARABIC </w:instrText>
                                </w:r>
                                <w:r w:rsidRPr="00760F2E">
                                  <w:rPr>
                                    <w:sz w:val="20"/>
                                    <w:szCs w:val="20"/>
                                  </w:rPr>
                                  <w:fldChar w:fldCharType="separate"/>
                                </w:r>
                                <w:r w:rsidRPr="00760F2E">
                                  <w:rPr>
                                    <w:noProof/>
                                    <w:sz w:val="20"/>
                                    <w:szCs w:val="20"/>
                                  </w:rPr>
                                  <w:t>2</w:t>
                                </w:r>
                                <w:r w:rsidRPr="00760F2E">
                                  <w:rPr>
                                    <w:noProof/>
                                    <w:sz w:val="20"/>
                                    <w:szCs w:val="20"/>
                                  </w:rPr>
                                  <w:fldChar w:fldCharType="end"/>
                                </w:r>
                              </w:ins>
                            </w:p>
                            <w:p w14:paraId="722791A0" w14:textId="470E6E35" w:rsidR="00DC5717" w:rsidRPr="00760F2E" w:rsidRDefault="00DC5717" w:rsidP="00760F2E">
                              <w:pPr>
                                <w:pStyle w:val="Descripcin"/>
                                <w:ind w:firstLine="0"/>
                                <w:jc w:val="both"/>
                                <w:rPr>
                                  <w:ins w:id="953" w:author="Edu Fisica" w:date="2026-05-16T07:13:00Z"/>
                                  <w:rFonts w:eastAsia="Times New Roman" w:cs="Times New Roman"/>
                                  <w:noProof/>
                                  <w:sz w:val="20"/>
                                  <w:szCs w:val="20"/>
                                </w:rPr>
                              </w:pPr>
                              <w:ins w:id="954" w:author="Edu Fisica" w:date="2026-05-16T07:13:00Z">
                                <w:r w:rsidRPr="00760F2E">
                                  <w:rPr>
                                    <w:sz w:val="20"/>
                                    <w:szCs w:val="20"/>
                                  </w:rPr>
                                  <w:t xml:space="preserve"> Los seis pétalos de la educación para la paz</w:t>
                                </w:r>
                                <w:bookmarkEnd w:id="949"/>
                                <w:bookmarkEnd w:id="950"/>
                                <w:bookmarkEnd w:id="951"/>
                              </w:ins>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7E01F4B" id="Cuadro de texto 44" o:spid="_x0000_s1030" type="#_x0000_t202" style="position:absolute;left:0;text-align:left;margin-left:37.2pt;margin-top:117.5pt;width:259.15pt;height:36pt;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" stroked="f">
                  <v:textbox inset="0,0,0,0">
                    <w:txbxContent>
                      <w:p w14:paraId="0FA6B808" w14:textId="77777777" w:rsidR="00DC5717" w:rsidRDefault="00DC5717" w:rsidP="00760F2E">
                        <w:pPr>
                          <w:pStyle w:val="Descripcin"/>
                          <w:ind w:firstLine="0"/>
                          <w:jc w:val="both"/>
                          <w:rPr>
                            <w:ins w:id="955" w:author="Edu Fisica" w:date="2026-05-16T07:13:00Z"/>
                            <w:noProof/>
                            <w:sz w:val="20"/>
                            <w:szCs w:val="20"/>
                          </w:rPr>
                        </w:pPr>
                        <w:bookmarkStart w:id="956" w:name="_Toc227606241"/>
                        <w:bookmarkStart w:id="957" w:name="_Toc227682412"/>
                        <w:bookmarkStart w:id="958" w:name="_Toc229133574"/>
                        <w:ins w:id="959" w:author="Edu Fisica" w:date="2026-05-16T07:13:00Z">
                          <w:r w:rsidRPr="00760F2E">
                            <w:rPr>
                              <w:sz w:val="20"/>
                              <w:szCs w:val="20"/>
                            </w:rPr>
                            <w:t xml:space="preserve">Figura  </w:t>
                          </w:r>
                          <w:r w:rsidRPr="00760F2E">
                            <w:rPr>
                              <w:sz w:val="20"/>
                              <w:szCs w:val="20"/>
                            </w:rPr>
                            <w:fldChar w:fldCharType="begin"/>
                          </w:r>
                          <w:r w:rsidRPr="00760F2E">
                            <w:rPr>
                              <w:sz w:val="20"/>
                              <w:szCs w:val="20"/>
                            </w:rPr>
                            <w:instrText xml:space="preserve"> SEQ Figura_ \* ARABIC </w:instrText>
                          </w:r>
                          <w:r w:rsidRPr="00760F2E">
                            <w:rPr>
                              <w:sz w:val="20"/>
                              <w:szCs w:val="20"/>
                            </w:rPr>
                            <w:fldChar w:fldCharType="separate"/>
                          </w:r>
                          <w:r w:rsidRPr="00760F2E">
                            <w:rPr>
                              <w:noProof/>
                              <w:sz w:val="20"/>
                              <w:szCs w:val="20"/>
                            </w:rPr>
                            <w:t>2</w:t>
                          </w:r>
                          <w:r w:rsidRPr="00760F2E">
                            <w:rPr>
                              <w:noProof/>
                              <w:sz w:val="20"/>
                              <w:szCs w:val="20"/>
                            </w:rPr>
                            <w:fldChar w:fldCharType="end"/>
                          </w:r>
                        </w:ins>
                      </w:p>
                      <w:p w14:paraId="722791A0" w14:textId="470E6E35" w:rsidR="00DC5717" w:rsidRPr="00760F2E" w:rsidRDefault="00DC5717" w:rsidP="00760F2E">
                        <w:pPr>
                          <w:pStyle w:val="Descripcin"/>
                          <w:ind w:firstLine="0"/>
                          <w:jc w:val="both"/>
                          <w:rPr>
                            <w:ins w:id="960" w:author="Edu Fisica" w:date="2026-05-16T07:13:00Z"/>
                            <w:rFonts w:eastAsia="Times New Roman" w:cs="Times New Roman"/>
                            <w:noProof/>
                            <w:sz w:val="20"/>
                            <w:szCs w:val="20"/>
                          </w:rPr>
                        </w:pPr>
                        <w:ins w:id="961" w:author="Edu Fisica" w:date="2026-05-16T07:13:00Z">
                          <w:r w:rsidRPr="00760F2E">
                            <w:rPr>
                              <w:sz w:val="20"/>
                              <w:szCs w:val="20"/>
                            </w:rPr>
                            <w:t xml:space="preserve"> Los seis pétalos de la educación para la paz</w:t>
                          </w:r>
                          <w:bookmarkEnd w:id="956"/>
                          <w:bookmarkEnd w:id="957"/>
                          <w:bookmarkEnd w:id="958"/>
                        </w:ins>
                      </w:p>
                    </w:txbxContent>
                  </v:textbox>
                </v:shape>
              </w:pict>
            </mc:Fallback>
          </mc:AlternateContent>
        </w:r>
      </w:ins>
      <w:r w:rsidR="00AE3B2C" w:rsidRPr="00FF4F12">
        <w:rPr>
          <w:rFonts w:eastAsia="Times New Roman" w:cs="Times New Roman"/>
          <w:szCs w:val="24"/>
        </w:rPr>
        <w:t>propuesta de Los Seis Pétalos de la Educación para la Paz</w:t>
      </w:r>
      <w:r w:rsidR="00CE2BE7" w:rsidRPr="00FF4F12">
        <w:rPr>
          <w:rFonts w:eastAsia="Times New Roman" w:cs="Times New Roman"/>
          <w:szCs w:val="24"/>
        </w:rPr>
        <w:t>.</w:t>
      </w:r>
    </w:p>
    <w:p w14:paraId="49A0338E" w14:textId="77777777" w:rsidR="003E46D2" w:rsidRPr="00FF4F12" w:rsidRDefault="003E46D2" w:rsidP="00C23A43">
      <w:pPr>
        <w:rPr>
          <w:del w:id="962" w:author="Edu Fisica" w:date="2026-05-16T07:13:00Z"/>
          <w:rFonts w:eastAsia="Times New Roman" w:cs="Times New Roman"/>
          <w:szCs w:val="24"/>
        </w:rPr>
      </w:pPr>
    </w:p>
    <w:p w14:paraId="21E69F36" w14:textId="77777777" w:rsidR="003E46D2" w:rsidRPr="00FF4F12" w:rsidRDefault="003E46D2" w:rsidP="00C23A43">
      <w:pPr>
        <w:rPr>
          <w:del w:id="963" w:author="Edu Fisica" w:date="2026-05-16T07:13:00Z"/>
          <w:rFonts w:eastAsia="Times New Roman" w:cs="Times New Roman"/>
          <w:szCs w:val="24"/>
        </w:rPr>
      </w:pPr>
    </w:p>
    <w:p w14:paraId="423ED5C7" w14:textId="27769F2E" w:rsidR="003E46D2" w:rsidRPr="00FF4F12" w:rsidRDefault="006B7242" w:rsidP="00C23A43">
      <w:pPr>
        <w:rPr>
          <w:rFonts w:eastAsia="Times New Roman" w:cs="Times New Roman"/>
          <w:szCs w:val="24"/>
        </w:rPr>
      </w:pPr>
      <w:del w:id="964" w:author="Edu Fisica" w:date="2026-05-16T07:13:00Z">
        <w:r w:rsidRPr="00FF4F12">
          <w:rPr>
            <w:rFonts w:cs="Times New Roman"/>
            <w:noProof/>
            <w:lang w:val="es-CO"/>
          </w:rPr>
          <mc:AlternateContent>
            <mc:Choice Requires="wps">
              <w:drawing>
                <wp:anchor distT="0" distB="0" distL="114300" distR="114300" simplePos="0" relativeHeight="251738112" behindDoc="0" locked="0" layoutInCell="1" allowOverlap="1" wp14:anchorId="0CC562E8" wp14:editId="0B7024CB">
                  <wp:simplePos x="0" y="0"/>
                  <wp:positionH relativeFrom="column">
                    <wp:posOffset>472440</wp:posOffset>
                  </wp:positionH>
                  <wp:positionV relativeFrom="paragraph">
                    <wp:posOffset>251460</wp:posOffset>
                  </wp:positionV>
                  <wp:extent cx="3291205" cy="457200"/>
                  <wp:effectExtent l="0" t="0" r="4445" b="0"/>
                  <wp:wrapNone/>
                  <wp:docPr id="31" name="Cuadro de texto 31"/>
                  <wp:cNvGraphicFramePr/>
                  <a:graphic xmlns:a="http://schemas.openxmlformats.org/drawingml/2006/main">
                    <a:graphicData uri="http://schemas.microsoft.com/office/word/2010/wordprocessingShape">
                      <wps:wsp>
                        <wps:cNvSpPr txBox="1"/>
                        <wps:spPr>
                          <a:xfrm>
                            <a:off x="0" y="0"/>
                            <a:ext cx="3291205" cy="457200"/>
                          </a:xfrm>
                          <a:prstGeom prst="rect">
                            <a:avLst/>
                          </a:prstGeom>
                          <a:solidFill>
                            <a:prstClr val="white"/>
                          </a:solidFill>
                          <a:ln>
                            <a:noFill/>
                          </a:ln>
                        </wps:spPr>
                        <wps:txbx>
                          <w:txbxContent>
                            <w:p w14:paraId="3507DF06" w14:textId="77777777" w:rsidR="00DC5717" w:rsidRPr="008B1D83" w:rsidRDefault="00DC5717" w:rsidP="006B7242">
                              <w:pPr>
                                <w:pStyle w:val="Descripcin"/>
                                <w:jc w:val="both"/>
                                <w:rPr>
                                  <w:del w:id="965" w:author="Edu Fisica" w:date="2026-05-16T07:13:00Z"/>
                                  <w:rFonts w:eastAsia="Times New Roman" w:cs="Times New Roman"/>
                                  <w:noProof/>
                                  <w:sz w:val="24"/>
                                  <w:szCs w:val="24"/>
                                </w:rPr>
                              </w:pPr>
                              <w:bookmarkStart w:id="966" w:name="_Toc227692921"/>
                              <w:del w:id="967" w:author="Edu Fisica" w:date="2026-05-16T07:13:00Z">
                                <w:r>
                                  <w:delText xml:space="preserve">Figura  </w:delText>
                                </w:r>
                                <w:r>
                                  <w:fldChar w:fldCharType="begin"/>
                                </w:r>
                                <w:r>
                                  <w:delInstrText xml:space="preserve"> SEQ Figura_ \* ARABIC </w:delInstrText>
                                </w:r>
                                <w:r>
                                  <w:fldChar w:fldCharType="separate"/>
                                </w:r>
                                <w:r>
                                  <w:rPr>
                                    <w:noProof/>
                                  </w:rPr>
                                  <w:delText>2</w:delText>
                                </w:r>
                                <w:r>
                                  <w:rPr>
                                    <w:noProof/>
                                  </w:rPr>
                                  <w:fldChar w:fldCharType="end"/>
                                </w:r>
                                <w:r>
                                  <w:delText xml:space="preserve"> </w:delText>
                                </w:r>
                                <w:r w:rsidRPr="00452E32">
                                  <w:delText xml:space="preserve">Los </w:delText>
                                </w:r>
                                <w:r>
                                  <w:delText>s</w:delText>
                                </w:r>
                                <w:r w:rsidRPr="00452E32">
                                  <w:delText xml:space="preserve">eis </w:delText>
                                </w:r>
                                <w:r>
                                  <w:delText>p</w:delText>
                                </w:r>
                                <w:r w:rsidRPr="00452E32">
                                  <w:delText xml:space="preserve">étalos de la </w:delText>
                                </w:r>
                                <w:r>
                                  <w:delText>e</w:delText>
                                </w:r>
                                <w:r w:rsidRPr="00452E32">
                                  <w:delText xml:space="preserve">ducación para la </w:delText>
                                </w:r>
                                <w:r>
                                  <w:delText>p</w:delText>
                                </w:r>
                                <w:r w:rsidRPr="00452E32">
                                  <w:delText>az</w:delText>
                                </w:r>
                                <w:bookmarkEnd w:id="966"/>
                              </w:del>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C562E8" id="Cuadro de texto 31" o:spid="_x0000_s1031" type="#_x0000_t202" style="position:absolute;left:0;text-align:left;margin-left:37.2pt;margin-top:19.8pt;width:259.15pt;height:36pt;z-index:251738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" stroked="f">
                  <v:textbox inset="0,0,0,0">
                    <w:txbxContent>
                      <w:p w14:paraId="3507DF06" w14:textId="77777777" w:rsidR="00DC5717" w:rsidRPr="008B1D83" w:rsidRDefault="00DC5717" w:rsidP="006B7242">
                        <w:pPr>
                          <w:pStyle w:val="Descripcin"/>
                          <w:jc w:val="both"/>
                          <w:rPr>
                            <w:del w:id="968" w:author="Edu Fisica" w:date="2026-05-16T07:13:00Z"/>
                            <w:rFonts w:eastAsia="Times New Roman" w:cs="Times New Roman"/>
                            <w:noProof/>
                            <w:sz w:val="24"/>
                            <w:szCs w:val="24"/>
                          </w:rPr>
                        </w:pPr>
                        <w:bookmarkStart w:id="969" w:name="_Toc227692921"/>
                        <w:del w:id="970" w:author="Edu Fisica" w:date="2026-05-16T07:13:00Z">
                          <w:r>
                            <w:delText xml:space="preserve">Figura  </w:delText>
                          </w:r>
                          <w:r>
                            <w:fldChar w:fldCharType="begin"/>
                          </w:r>
                          <w:r>
                            <w:delInstrText xml:space="preserve"> SEQ Figura_ \* ARABIC </w:delInstrText>
                          </w:r>
                          <w:r>
                            <w:fldChar w:fldCharType="separate"/>
                          </w:r>
                          <w:r>
                            <w:rPr>
                              <w:noProof/>
                            </w:rPr>
                            <w:delText>2</w:delText>
                          </w:r>
                          <w:r>
                            <w:rPr>
                              <w:noProof/>
                            </w:rPr>
                            <w:fldChar w:fldCharType="end"/>
                          </w:r>
                          <w:r>
                            <w:delText xml:space="preserve"> </w:delText>
                          </w:r>
                          <w:r w:rsidRPr="00452E32">
                            <w:delText xml:space="preserve">Los </w:delText>
                          </w:r>
                          <w:r>
                            <w:delText>s</w:delText>
                          </w:r>
                          <w:r w:rsidRPr="00452E32">
                            <w:delText xml:space="preserve">eis </w:delText>
                          </w:r>
                          <w:r>
                            <w:delText>p</w:delText>
                          </w:r>
                          <w:r w:rsidRPr="00452E32">
                            <w:delText xml:space="preserve">étalos de la </w:delText>
                          </w:r>
                          <w:r>
                            <w:delText>e</w:delText>
                          </w:r>
                          <w:r w:rsidRPr="00452E32">
                            <w:delText xml:space="preserve">ducación para la </w:delText>
                          </w:r>
                          <w:r>
                            <w:delText>p</w:delText>
                          </w:r>
                          <w:r w:rsidRPr="00452E32">
                            <w:delText>az</w:delText>
                          </w:r>
                          <w:bookmarkEnd w:id="969"/>
                        </w:del>
                      </w:p>
                    </w:txbxContent>
                  </v:textbox>
                </v:shape>
              </w:pict>
            </mc:Fallback>
          </mc:AlternateContent>
        </w:r>
        <w:r w:rsidR="003E46D2" w:rsidRPr="00FF4F12">
          <w:rPr>
            <w:rFonts w:eastAsia="Times New Roman" w:cs="Times New Roman"/>
            <w:noProof/>
            <w:szCs w:val="24"/>
            <w:lang w:val="es-CO"/>
          </w:rPr>
          <w:drawing>
            <wp:anchor distT="0" distB="0" distL="114300" distR="114300" simplePos="0" relativeHeight="251737088" behindDoc="0" locked="0" layoutInCell="1" allowOverlap="1" wp14:anchorId="6840304C" wp14:editId="0189C86D">
              <wp:simplePos x="0" y="0"/>
              <wp:positionH relativeFrom="column">
                <wp:posOffset>1468755</wp:posOffset>
              </wp:positionH>
              <wp:positionV relativeFrom="paragraph">
                <wp:posOffset>708660</wp:posOffset>
              </wp:positionV>
              <wp:extent cx="2292985" cy="3490595"/>
              <wp:effectExtent l="0" t="0" r="0"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292985" cy="3490595"/>
                      </a:xfrm>
                      <a:prstGeom prst="rect">
                        <a:avLst/>
                      </a:prstGeom>
                    </pic:spPr>
                  </pic:pic>
                </a:graphicData>
              </a:graphic>
            </wp:anchor>
          </w:drawing>
        </w:r>
      </w:del>
      <w:ins w:id="971" w:author="Edu Fisica" w:date="2026-05-16T07:13:00Z">
        <w:r w:rsidR="00760F2E" w:rsidRPr="00FF4F12">
          <w:rPr>
            <w:rFonts w:eastAsia="Times New Roman" w:cs="Times New Roman"/>
            <w:noProof/>
            <w:szCs w:val="24"/>
            <w:lang w:val="es-CO"/>
          </w:rPr>
          <w:drawing>
            <wp:anchor distT="0" distB="0" distL="114300" distR="114300" simplePos="0" relativeHeight="251680768" behindDoc="0" locked="0" layoutInCell="1" allowOverlap="1" wp14:anchorId="20AD8867" wp14:editId="295E1853">
              <wp:simplePos x="0" y="0"/>
              <wp:positionH relativeFrom="column">
                <wp:posOffset>1468755</wp:posOffset>
              </wp:positionH>
              <wp:positionV relativeFrom="paragraph">
                <wp:posOffset>640080</wp:posOffset>
              </wp:positionV>
              <wp:extent cx="2292985" cy="349059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292985" cy="3490595"/>
                      </a:xfrm>
                      <a:prstGeom prst="rect">
                        <a:avLst/>
                      </a:prstGeom>
                    </pic:spPr>
                  </pic:pic>
                </a:graphicData>
              </a:graphic>
            </wp:anchor>
          </w:drawing>
        </w:r>
      </w:ins>
      <w:r w:rsidR="003E46D2" w:rsidRPr="00FF4F12">
        <w:rPr>
          <w:rFonts w:cs="Times New Roman"/>
          <w:noProof/>
          <w:szCs w:val="24"/>
          <w:lang w:val="es-CO"/>
        </w:rPr>
        <mc:AlternateContent>
          <mc:Choice Requires="wps">
            <w:drawing>
              <wp:anchor distT="0" distB="0" distL="114300" distR="114300" simplePos="0" relativeHeight="251682816" behindDoc="0" locked="0" layoutInCell="1" allowOverlap="1" wp14:anchorId="6627D526" wp14:editId="5EDB698F">
                <wp:simplePos x="0" y="0"/>
                <wp:positionH relativeFrom="column">
                  <wp:posOffset>413385</wp:posOffset>
                </wp:positionH>
                <wp:positionV relativeFrom="paragraph">
                  <wp:posOffset>121920</wp:posOffset>
                </wp:positionV>
                <wp:extent cx="4133215" cy="512445"/>
                <wp:effectExtent l="0" t="0" r="635" b="1905"/>
                <wp:wrapTopAndBottom/>
                <wp:docPr id="28" name="Cuadro de texto 28"/>
                <wp:cNvGraphicFramePr/>
                <a:graphic xmlns:a="http://schemas.openxmlformats.org/drawingml/2006/main">
                  <a:graphicData uri="http://schemas.microsoft.com/office/word/2010/wordprocessingShape">
                    <wps:wsp>
                      <wps:cNvSpPr txBox="1"/>
                      <wps:spPr>
                        <a:xfrm>
                          <a:off x="0" y="0"/>
                          <a:ext cx="4133215" cy="512445"/>
                        </a:xfrm>
                        <a:prstGeom prst="rect">
                          <a:avLst/>
                        </a:prstGeom>
                        <a:solidFill>
                          <a:prstClr val="white"/>
                        </a:solidFill>
                        <a:ln>
                          <a:noFill/>
                        </a:ln>
                      </wps:spPr>
                      <wps:txbx>
                        <w:txbxContent>
                          <w:p w14:paraId="00EC37E6" w14:textId="571900F5" w:rsidR="00DC5717" w:rsidRDefault="00DC5717" w:rsidP="006B7242">
                            <w:pPr>
                              <w:pStyle w:val="Descripcin"/>
                              <w:ind w:firstLine="0"/>
                              <w:jc w:val="both"/>
                              <w:rPr>
                                <w:color w:val="auto"/>
                                <w:sz w:val="24"/>
                                <w:szCs w:val="24"/>
                              </w:rPr>
                            </w:pPr>
                            <w:bookmarkStart w:id="972" w:name="_Toc207737591"/>
                            <w:bookmarkEnd w:id="97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27D526" id="Cuadro de texto 28" o:spid="_x0000_s1032" type="#_x0000_t202" style="position:absolute;left:0;text-align:left;margin-left:32.55pt;margin-top:9.6pt;width:325.45pt;height:40.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" stroked="f">
                <v:textbox inset="0,0,0,0">
                  <w:txbxContent>
                    <w:p w14:paraId="00EC37E6" w14:textId="571900F5" w:rsidR="00DC5717" w:rsidRDefault="00DC5717" w:rsidP="006B7242">
                      <w:pPr>
                        <w:pStyle w:val="Descripcin"/>
                        <w:ind w:firstLine="0"/>
                        <w:jc w:val="both"/>
                        <w:rPr>
                          <w:color w:val="auto"/>
                          <w:sz w:val="24"/>
                          <w:szCs w:val="24"/>
                        </w:rPr>
                      </w:pPr>
                      <w:bookmarkStart w:id="973" w:name="_Toc207737591"/>
                      <w:bookmarkEnd w:id="973"/>
                    </w:p>
                  </w:txbxContent>
                </v:textbox>
                <w10:wrap type="topAndBottom"/>
              </v:shape>
            </w:pict>
          </mc:Fallback>
        </mc:AlternateContent>
      </w:r>
    </w:p>
    <w:p w14:paraId="13BA25E4" w14:textId="3ADF20C4" w:rsidR="00C87685" w:rsidRPr="00FF4F12" w:rsidRDefault="00C87685" w:rsidP="00C23A43">
      <w:pPr>
        <w:rPr>
          <w:rFonts w:eastAsia="Times New Roman" w:cs="Times New Roman"/>
          <w:szCs w:val="24"/>
        </w:rPr>
      </w:pPr>
    </w:p>
    <w:p w14:paraId="76C766C7" w14:textId="294C1764" w:rsidR="00C87685" w:rsidRPr="00FF4F12" w:rsidRDefault="00C87685" w:rsidP="00C23A43">
      <w:pPr>
        <w:rPr>
          <w:rFonts w:eastAsia="Times New Roman" w:cs="Times New Roman"/>
          <w:szCs w:val="24"/>
        </w:rPr>
      </w:pPr>
    </w:p>
    <w:p w14:paraId="68B42E80" w14:textId="6368D9D6" w:rsidR="00C87685" w:rsidRPr="00FF4F12" w:rsidRDefault="00C87685" w:rsidP="00C23A43">
      <w:pPr>
        <w:rPr>
          <w:rFonts w:eastAsia="Times New Roman" w:cs="Times New Roman"/>
          <w:szCs w:val="24"/>
        </w:rPr>
      </w:pPr>
    </w:p>
    <w:p w14:paraId="4879D1D1" w14:textId="0473080F" w:rsidR="00C87685" w:rsidRPr="00FF4F12" w:rsidRDefault="00C87685" w:rsidP="00C23A43">
      <w:pPr>
        <w:rPr>
          <w:rFonts w:eastAsia="Times New Roman" w:cs="Times New Roman"/>
          <w:szCs w:val="24"/>
        </w:rPr>
      </w:pPr>
    </w:p>
    <w:p w14:paraId="4C08E5B7" w14:textId="0C617526" w:rsidR="00C87685" w:rsidRPr="00FF4F12" w:rsidRDefault="00C87685" w:rsidP="00C23A43">
      <w:pPr>
        <w:rPr>
          <w:rFonts w:eastAsia="Times New Roman" w:cs="Times New Roman"/>
          <w:szCs w:val="24"/>
        </w:rPr>
      </w:pPr>
    </w:p>
    <w:p w14:paraId="11D7FA37" w14:textId="25A6C76E" w:rsidR="00C87685" w:rsidRPr="00FF4F12" w:rsidRDefault="00C87685" w:rsidP="00C23A43">
      <w:pPr>
        <w:rPr>
          <w:rFonts w:eastAsia="Times New Roman" w:cs="Times New Roman"/>
          <w:szCs w:val="24"/>
        </w:rPr>
      </w:pPr>
    </w:p>
    <w:p w14:paraId="0A3D8A53" w14:textId="75F050F0" w:rsidR="00C87685" w:rsidRPr="00FF4F12" w:rsidRDefault="00C87685" w:rsidP="00C23A43">
      <w:pPr>
        <w:rPr>
          <w:rFonts w:eastAsia="Times New Roman" w:cs="Times New Roman"/>
          <w:szCs w:val="24"/>
        </w:rPr>
      </w:pPr>
    </w:p>
    <w:p w14:paraId="1F5E0FA2" w14:textId="768A8AD9" w:rsidR="00C87685" w:rsidRPr="00FF4F12" w:rsidRDefault="00C87685" w:rsidP="00C23A43">
      <w:pPr>
        <w:rPr>
          <w:rFonts w:eastAsia="Times New Roman" w:cs="Times New Roman"/>
          <w:szCs w:val="24"/>
        </w:rPr>
      </w:pPr>
    </w:p>
    <w:p w14:paraId="3BFD8E3C" w14:textId="77777777" w:rsidR="00C87685" w:rsidRPr="00FF4F12" w:rsidRDefault="00C87685" w:rsidP="00C23A43">
      <w:pPr>
        <w:rPr>
          <w:rFonts w:eastAsia="Times New Roman" w:cs="Times New Roman"/>
          <w:szCs w:val="24"/>
        </w:rPr>
      </w:pPr>
    </w:p>
    <w:p w14:paraId="344E26FC" w14:textId="1DDAB7E5" w:rsidR="00C23A43" w:rsidRPr="00760F2E" w:rsidRDefault="00C05304" w:rsidP="00C05304">
      <w:pPr>
        <w:ind w:left="709" w:firstLine="0"/>
        <w:jc w:val="both"/>
        <w:rPr>
          <w:sz w:val="20"/>
          <w:rPrChange w:id="974" w:author="Edu Fisica" w:date="2026-05-16T07:13:00Z">
            <w:rPr/>
          </w:rPrChange>
        </w:rPr>
      </w:pPr>
      <w:r w:rsidRPr="00760F2E">
        <w:rPr>
          <w:i/>
          <w:sz w:val="20"/>
          <w:rPrChange w:id="975" w:author="Edu Fisica" w:date="2026-05-16T07:13:00Z">
            <w:rPr>
              <w:i/>
            </w:rPr>
          </w:rPrChange>
        </w:rPr>
        <w:t>Nota</w:t>
      </w:r>
      <w:del w:id="976" w:author="Edu Fisica" w:date="2026-05-16T07:13:00Z">
        <w:r w:rsidRPr="00FF4F12">
          <w:rPr>
            <w:rFonts w:eastAsia="Times New Roman" w:cs="Times New Roman"/>
            <w:i/>
            <w:iCs/>
            <w:szCs w:val="24"/>
          </w:rPr>
          <w:delText>:</w:delText>
        </w:r>
      </w:del>
      <w:ins w:id="977" w:author="Edu Fisica" w:date="2026-05-16T07:13:00Z">
        <w:r w:rsidR="006B6376">
          <w:rPr>
            <w:rFonts w:eastAsia="Times New Roman" w:cs="Times New Roman"/>
            <w:i/>
            <w:iCs/>
            <w:sz w:val="20"/>
            <w:szCs w:val="20"/>
          </w:rPr>
          <w:t>.</w:t>
        </w:r>
      </w:ins>
      <w:r w:rsidRPr="00760F2E">
        <w:rPr>
          <w:sz w:val="20"/>
          <w:rPrChange w:id="978" w:author="Edu Fisica" w:date="2026-05-16T07:13:00Z">
            <w:rPr/>
          </w:rPrChange>
        </w:rPr>
        <w:t xml:space="preserve"> La metáfora de los seis pétalos busca comprender la interconexión y el enfoque sistémico de la Educación para la Paz. De acuerdo con su autor, para alcanzar una cultura de paz es clave educar para la compasión; lo cual no es posible sin educar para alcanzar la paz interna, la solidaridad, la responsabilidad, o la justicia; como tampoco se puede alcanzar la justicia, sin educar antes en los Derechos Humanos, las responsabilidades y el respeto Fuente: A </w:t>
      </w:r>
      <w:proofErr w:type="spellStart"/>
      <w:r w:rsidRPr="00760F2E">
        <w:rPr>
          <w:sz w:val="20"/>
          <w:rPrChange w:id="979" w:author="Edu Fisica" w:date="2026-05-16T07:13:00Z">
            <w:rPr/>
          </w:rPrChange>
        </w:rPr>
        <w:t>Holistic</w:t>
      </w:r>
      <w:proofErr w:type="spellEnd"/>
      <w:r w:rsidRPr="00760F2E">
        <w:rPr>
          <w:sz w:val="20"/>
          <w:rPrChange w:id="980" w:author="Edu Fisica" w:date="2026-05-16T07:13:00Z">
            <w:rPr/>
          </w:rPrChange>
        </w:rPr>
        <w:t xml:space="preserve"> Framework </w:t>
      </w:r>
      <w:proofErr w:type="spellStart"/>
      <w:r w:rsidRPr="00760F2E">
        <w:rPr>
          <w:sz w:val="20"/>
          <w:rPrChange w:id="981" w:author="Edu Fisica" w:date="2026-05-16T07:13:00Z">
            <w:rPr/>
          </w:rPrChange>
        </w:rPr>
        <w:t>for</w:t>
      </w:r>
      <w:proofErr w:type="spellEnd"/>
      <w:r w:rsidRPr="00760F2E">
        <w:rPr>
          <w:sz w:val="20"/>
          <w:rPrChange w:id="982" w:author="Edu Fisica" w:date="2026-05-16T07:13:00Z">
            <w:rPr/>
          </w:rPrChange>
        </w:rPr>
        <w:t xml:space="preserve"> </w:t>
      </w:r>
      <w:proofErr w:type="spellStart"/>
      <w:r w:rsidRPr="00760F2E">
        <w:rPr>
          <w:sz w:val="20"/>
          <w:rPrChange w:id="983" w:author="Edu Fisica" w:date="2026-05-16T07:13:00Z">
            <w:rPr/>
          </w:rPrChange>
        </w:rPr>
        <w:t>Peace</w:t>
      </w:r>
      <w:proofErr w:type="spellEnd"/>
      <w:r w:rsidRPr="00760F2E">
        <w:rPr>
          <w:sz w:val="20"/>
          <w:rPrChange w:id="984" w:author="Edu Fisica" w:date="2026-05-16T07:13:00Z">
            <w:rPr/>
          </w:rPrChange>
        </w:rPr>
        <w:t xml:space="preserve"> </w:t>
      </w:r>
      <w:proofErr w:type="spellStart"/>
      <w:r w:rsidRPr="00760F2E">
        <w:rPr>
          <w:sz w:val="20"/>
          <w:rPrChange w:id="985" w:author="Edu Fisica" w:date="2026-05-16T07:13:00Z">
            <w:rPr/>
          </w:rPrChange>
        </w:rPr>
        <w:t>Education</w:t>
      </w:r>
      <w:proofErr w:type="spellEnd"/>
      <w:r w:rsidRPr="00760F2E">
        <w:rPr>
          <w:sz w:val="20"/>
          <w:rPrChange w:id="986" w:author="Edu Fisica" w:date="2026-05-16T07:13:00Z">
            <w:rPr/>
          </w:rPrChange>
        </w:rPr>
        <w:t xml:space="preserve"> (</w:t>
      </w:r>
      <w:proofErr w:type="spellStart"/>
      <w:r w:rsidRPr="00760F2E">
        <w:rPr>
          <w:sz w:val="20"/>
          <w:rPrChange w:id="987" w:author="Edu Fisica" w:date="2026-05-16T07:13:00Z">
            <w:rPr/>
          </w:rPrChange>
        </w:rPr>
        <w:t>Toh</w:t>
      </w:r>
      <w:proofErr w:type="spellEnd"/>
      <w:r w:rsidRPr="00760F2E">
        <w:rPr>
          <w:sz w:val="20"/>
          <w:rPrChange w:id="988" w:author="Edu Fisica" w:date="2026-05-16T07:13:00Z">
            <w:rPr/>
          </w:rPrChange>
        </w:rPr>
        <w:t xml:space="preserve"> 2007) citado por (Arboleda et </w:t>
      </w:r>
      <w:proofErr w:type="gramStart"/>
      <w:r w:rsidRPr="00760F2E">
        <w:rPr>
          <w:sz w:val="20"/>
          <w:rPrChange w:id="989" w:author="Edu Fisica" w:date="2026-05-16T07:13:00Z">
            <w:rPr/>
          </w:rPrChange>
        </w:rPr>
        <w:t>al,.</w:t>
      </w:r>
      <w:proofErr w:type="gramEnd"/>
      <w:r w:rsidRPr="00760F2E">
        <w:rPr>
          <w:sz w:val="20"/>
          <w:rPrChange w:id="990" w:author="Edu Fisica" w:date="2026-05-16T07:13:00Z">
            <w:rPr/>
          </w:rPrChange>
        </w:rPr>
        <w:t xml:space="preserve"> 2017 p. 20)</w:t>
      </w:r>
    </w:p>
    <w:p w14:paraId="31BBE6F7" w14:textId="7846FE4D" w:rsidR="004F383C" w:rsidRPr="00FF4F12" w:rsidRDefault="00DE1FEB" w:rsidP="004F383C">
      <w:pPr>
        <w:rPr>
          <w:rFonts w:cs="Times New Roman"/>
          <w:szCs w:val="24"/>
        </w:rPr>
      </w:pPr>
      <w:r w:rsidRPr="00FF4F12">
        <w:rPr>
          <w:rFonts w:cs="Times New Roman"/>
          <w:szCs w:val="24"/>
        </w:rPr>
        <w:t xml:space="preserve">De acuerdo con la Figura 1, propuesta por </w:t>
      </w:r>
      <w:proofErr w:type="spellStart"/>
      <w:r w:rsidRPr="00FF4F12">
        <w:rPr>
          <w:rFonts w:cs="Times New Roman"/>
          <w:szCs w:val="24"/>
        </w:rPr>
        <w:t>Toh</w:t>
      </w:r>
      <w:proofErr w:type="spellEnd"/>
      <w:r w:rsidRPr="00FF4F12">
        <w:rPr>
          <w:rFonts w:cs="Times New Roman"/>
          <w:szCs w:val="24"/>
        </w:rPr>
        <w:t xml:space="preserve">, </w:t>
      </w:r>
      <w:r w:rsidR="004F383C" w:rsidRPr="00FF4F12">
        <w:rPr>
          <w:rFonts w:cs="Times New Roman"/>
          <w:szCs w:val="24"/>
        </w:rPr>
        <w:t>desde los principios de Los Seis Pétalos de la Educación para la Paz, es mucho más que un tema académico; es un proceso que busca la relevancia y conexión entre lo que se enseña y cómo se vivencia. En este sentido, las emociones, los valores y los derechos humanos juegan un papel crucial. Comprender y gestionar sus propios sentimientos, así como ser capaces de reconocer los de los demás, es el primer paso para una convivencia pacífica. No se puede construir la paz si no se es consciente de cómo las emociones influyen en las interacciones sociales construyendo relaciones basadas en la confianza mutua.</w:t>
      </w:r>
    </w:p>
    <w:p w14:paraId="7F434A49" w14:textId="5696CA7B" w:rsidR="00DE1FEB" w:rsidRPr="00FF4F12" w:rsidRDefault="004F383C" w:rsidP="004F383C">
      <w:pPr>
        <w:rPr>
          <w:rFonts w:cs="Times New Roman"/>
          <w:szCs w:val="24"/>
        </w:rPr>
      </w:pPr>
      <w:r w:rsidRPr="00FF4F12">
        <w:rPr>
          <w:rFonts w:cs="Times New Roman"/>
          <w:szCs w:val="24"/>
        </w:rPr>
        <w:t>Finalmente, la educación para la paz no puede desvincularse de la promoción y defensa de los derechos humanos. Al enseñar a los estudiantes a reconocer y proteger sus propios derechos y los de los demás, les estamos dando las herramientas para luchar contra la injusticia y la desigualdad, que son las principales causas de la violencia y el conflicto. Así, la educación para la paz se convierte en un medio para formar ciudadanos activos y comprometidos con la construcción de un mundo más equitativo y pacífico.</w:t>
      </w:r>
      <w:r w:rsidR="00DE1FEB" w:rsidRPr="00FF4F12">
        <w:rPr>
          <w:rFonts w:cs="Times New Roman"/>
          <w:szCs w:val="24"/>
        </w:rPr>
        <w:t xml:space="preserve"> </w:t>
      </w:r>
    </w:p>
    <w:p w14:paraId="1C78CF2D" w14:textId="1F2A250A" w:rsidR="00C23A43" w:rsidRPr="00FF4F12" w:rsidRDefault="00C05304" w:rsidP="00011C1A">
      <w:pPr>
        <w:pStyle w:val="Ttulo4"/>
        <w:rPr>
          <w:rFonts w:cs="Times New Roman"/>
        </w:rPr>
      </w:pPr>
      <w:bookmarkStart w:id="991" w:name="_Toc229133546"/>
      <w:bookmarkStart w:id="992" w:name="_Toc227692882"/>
      <w:r w:rsidRPr="00FF4F12">
        <w:rPr>
          <w:rFonts w:cs="Times New Roman"/>
        </w:rPr>
        <w:t>Educar para Vivir con Justicia y Compasión</w:t>
      </w:r>
      <w:bookmarkEnd w:id="991"/>
      <w:bookmarkEnd w:id="992"/>
    </w:p>
    <w:p w14:paraId="2EDBC59A" w14:textId="3535483C" w:rsidR="00011C1A" w:rsidRPr="00FF4F12" w:rsidRDefault="001A2B86" w:rsidP="001A2B86">
      <w:pPr>
        <w:rPr>
          <w:rFonts w:cs="Times New Roman"/>
          <w:szCs w:val="24"/>
        </w:rPr>
      </w:pPr>
      <w:r w:rsidRPr="00FF4F12">
        <w:rPr>
          <w:rFonts w:cs="Times New Roman"/>
          <w:szCs w:val="24"/>
        </w:rPr>
        <w:t>Educar para vivir con</w:t>
      </w:r>
      <w:r w:rsidR="00011C1A" w:rsidRPr="00FF4F12">
        <w:rPr>
          <w:rFonts w:cs="Times New Roman"/>
          <w:szCs w:val="24"/>
        </w:rPr>
        <w:t xml:space="preserve"> justicia y compasión</w:t>
      </w:r>
      <w:r w:rsidRPr="00FF4F12">
        <w:rPr>
          <w:rFonts w:cs="Times New Roman"/>
          <w:szCs w:val="24"/>
        </w:rPr>
        <w:t xml:space="preserve"> va más allá que transmitir contenidos curriculares, implica formar seres humanos capaces de reconocer al otro, transformar el conflicto y construir convivencia desde el respeto y la empatía, “La compasión significa ser capaz de expresar sentimientos auténticos por el sufrimiento de los y las demás, y realizar un proceso de conciencia y reflexión para luego transformar las condiciones que conducen a tales sufrimientos e injusticias” (Arboleda 2017 p. 21). En las aulas escolares</w:t>
      </w:r>
      <w:r w:rsidR="00C807A4" w:rsidRPr="00FF4F12">
        <w:rPr>
          <w:rFonts w:cs="Times New Roman"/>
          <w:szCs w:val="24"/>
        </w:rPr>
        <w:t xml:space="preserve"> la compasión invita a los niños, niñas y demás actores escolares a la reflexión y a la acción, a través de estrategias didácticas que se convierten en una oportunidad para </w:t>
      </w:r>
      <w:r w:rsidR="00516E9C" w:rsidRPr="00FF4F12">
        <w:rPr>
          <w:rFonts w:cs="Times New Roman"/>
          <w:szCs w:val="24"/>
        </w:rPr>
        <w:t xml:space="preserve">sembrar </w:t>
      </w:r>
      <w:r w:rsidR="00C807A4" w:rsidRPr="00FF4F12">
        <w:rPr>
          <w:rFonts w:cs="Times New Roman"/>
          <w:szCs w:val="24"/>
        </w:rPr>
        <w:t>paz</w:t>
      </w:r>
      <w:r w:rsidR="00D24205" w:rsidRPr="00FF4F12">
        <w:rPr>
          <w:rFonts w:cs="Times New Roman"/>
          <w:szCs w:val="24"/>
        </w:rPr>
        <w:t xml:space="preserve"> y</w:t>
      </w:r>
      <w:r w:rsidR="00C807A4" w:rsidRPr="00FF4F12">
        <w:rPr>
          <w:rFonts w:cs="Times New Roman"/>
          <w:szCs w:val="24"/>
        </w:rPr>
        <w:t xml:space="preserve"> </w:t>
      </w:r>
      <w:r w:rsidR="00516E9C" w:rsidRPr="00FF4F12">
        <w:rPr>
          <w:rFonts w:cs="Times New Roman"/>
          <w:szCs w:val="24"/>
        </w:rPr>
        <w:t>cultivar empatía</w:t>
      </w:r>
      <w:r w:rsidR="00D24205" w:rsidRPr="00FF4F12">
        <w:rPr>
          <w:rFonts w:cs="Times New Roman"/>
          <w:szCs w:val="24"/>
        </w:rPr>
        <w:t>;</w:t>
      </w:r>
      <w:r w:rsidR="00516E9C" w:rsidRPr="00FF4F12">
        <w:rPr>
          <w:rFonts w:cs="Times New Roman"/>
          <w:szCs w:val="24"/>
        </w:rPr>
        <w:t xml:space="preserve"> convirtiéndolos en </w:t>
      </w:r>
      <w:r w:rsidR="00C807A4" w:rsidRPr="00FF4F12">
        <w:rPr>
          <w:rFonts w:cs="Times New Roman"/>
          <w:szCs w:val="24"/>
        </w:rPr>
        <w:t>agentes de cambio activos</w:t>
      </w:r>
      <w:r w:rsidR="00D24205" w:rsidRPr="00FF4F12">
        <w:rPr>
          <w:rFonts w:cs="Times New Roman"/>
          <w:szCs w:val="24"/>
        </w:rPr>
        <w:t>,</w:t>
      </w:r>
      <w:r w:rsidR="00516E9C" w:rsidRPr="00FF4F12">
        <w:rPr>
          <w:rFonts w:cs="Times New Roman"/>
          <w:szCs w:val="24"/>
        </w:rPr>
        <w:t xml:space="preserve"> como en el caso de los pequeños lideres gestores de paz que, pese a las adversidades, discriminación y responsabilidad, apuestan a la mediación entre sus pares, promoviendo la justicia </w:t>
      </w:r>
      <w:r w:rsidR="00011C1A" w:rsidRPr="00FF4F12">
        <w:rPr>
          <w:rFonts w:cs="Times New Roman"/>
          <w:szCs w:val="24"/>
        </w:rPr>
        <w:t>busca</w:t>
      </w:r>
      <w:r w:rsidR="00516E9C" w:rsidRPr="00FF4F12">
        <w:rPr>
          <w:rFonts w:cs="Times New Roman"/>
          <w:szCs w:val="24"/>
        </w:rPr>
        <w:t>ndo</w:t>
      </w:r>
      <w:r w:rsidR="00011C1A" w:rsidRPr="00FF4F12">
        <w:rPr>
          <w:rFonts w:cs="Times New Roman"/>
          <w:szCs w:val="24"/>
        </w:rPr>
        <w:t xml:space="preserve"> la equidad para que todos tengan las mismas oportunidades y sean tratados con respeto. Juntas, la justicia y la compasión </w:t>
      </w:r>
      <w:r w:rsidR="00516E9C" w:rsidRPr="00FF4F12">
        <w:rPr>
          <w:rFonts w:cs="Times New Roman"/>
          <w:szCs w:val="24"/>
        </w:rPr>
        <w:t>les</w:t>
      </w:r>
      <w:r w:rsidR="00011C1A" w:rsidRPr="00FF4F12">
        <w:rPr>
          <w:rFonts w:cs="Times New Roman"/>
          <w:szCs w:val="24"/>
        </w:rPr>
        <w:t xml:space="preserve"> enseñan a construir relaciones fuertes y a crear un ambiente donde todos </w:t>
      </w:r>
      <w:r w:rsidR="00516E9C" w:rsidRPr="00FF4F12">
        <w:rPr>
          <w:rFonts w:cs="Times New Roman"/>
          <w:szCs w:val="24"/>
        </w:rPr>
        <w:t>se</w:t>
      </w:r>
      <w:r w:rsidR="00011C1A" w:rsidRPr="00FF4F12">
        <w:rPr>
          <w:rFonts w:cs="Times New Roman"/>
          <w:szCs w:val="24"/>
        </w:rPr>
        <w:t xml:space="preserve"> si</w:t>
      </w:r>
      <w:r w:rsidR="00516E9C" w:rsidRPr="00FF4F12">
        <w:rPr>
          <w:rFonts w:cs="Times New Roman"/>
          <w:szCs w:val="24"/>
        </w:rPr>
        <w:t>entan</w:t>
      </w:r>
      <w:r w:rsidR="00011C1A" w:rsidRPr="00FF4F12">
        <w:rPr>
          <w:rFonts w:cs="Times New Roman"/>
          <w:szCs w:val="24"/>
        </w:rPr>
        <w:t xml:space="preserve"> </w:t>
      </w:r>
      <w:r w:rsidR="00516E9C" w:rsidRPr="00FF4F12">
        <w:rPr>
          <w:rFonts w:cs="Times New Roman"/>
          <w:szCs w:val="24"/>
        </w:rPr>
        <w:t xml:space="preserve">tratados en igualdad de condiciones, abanderando los derechos </w:t>
      </w:r>
      <w:r w:rsidR="00F257F4" w:rsidRPr="00FF4F12">
        <w:rPr>
          <w:rFonts w:cs="Times New Roman"/>
          <w:szCs w:val="24"/>
        </w:rPr>
        <w:t xml:space="preserve">que los protegen </w:t>
      </w:r>
      <w:r w:rsidR="00D24205" w:rsidRPr="00FF4F12">
        <w:rPr>
          <w:rFonts w:cs="Times New Roman"/>
          <w:szCs w:val="24"/>
        </w:rPr>
        <w:t>como estudiantes de la Institución Educativa José Antonio Galán</w:t>
      </w:r>
      <w:r w:rsidR="00516E9C" w:rsidRPr="00FF4F12">
        <w:rPr>
          <w:rFonts w:cs="Times New Roman"/>
          <w:szCs w:val="24"/>
        </w:rPr>
        <w:t xml:space="preserve">. </w:t>
      </w:r>
    </w:p>
    <w:p w14:paraId="710EB668" w14:textId="357BC4D4" w:rsidR="00B04F69" w:rsidRPr="00FF4F12" w:rsidRDefault="00B04F69" w:rsidP="00B04F69">
      <w:pPr>
        <w:pStyle w:val="Ttulo4"/>
        <w:rPr>
          <w:rFonts w:cs="Times New Roman"/>
        </w:rPr>
      </w:pPr>
      <w:bookmarkStart w:id="993" w:name="_Toc229133547"/>
      <w:bookmarkStart w:id="994" w:name="_Toc227692883"/>
      <w:r w:rsidRPr="00FF4F12">
        <w:rPr>
          <w:rFonts w:cs="Times New Roman"/>
        </w:rPr>
        <w:t>Educar para Promover los Derechos Humanos y la Responsabilidad</w:t>
      </w:r>
      <w:bookmarkEnd w:id="993"/>
      <w:bookmarkEnd w:id="994"/>
    </w:p>
    <w:p w14:paraId="362A5B23" w14:textId="3C170EAA" w:rsidR="00816282" w:rsidRPr="00FF4F12" w:rsidRDefault="0020434F" w:rsidP="0020434F">
      <w:pPr>
        <w:rPr>
          <w:rFonts w:cs="Times New Roman"/>
          <w:szCs w:val="24"/>
        </w:rPr>
      </w:pPr>
      <w:r w:rsidRPr="00FF4F12">
        <w:rPr>
          <w:rFonts w:cs="Times New Roman"/>
          <w:szCs w:val="24"/>
        </w:rPr>
        <w:t xml:space="preserve">“Una cultura de paz requiere ciudadanos conocedores de sus derechos y deberes” (Arboleda et </w:t>
      </w:r>
      <w:proofErr w:type="gramStart"/>
      <w:r w:rsidRPr="00FF4F12">
        <w:rPr>
          <w:rFonts w:cs="Times New Roman"/>
          <w:szCs w:val="24"/>
        </w:rPr>
        <w:t>al,.</w:t>
      </w:r>
      <w:proofErr w:type="gramEnd"/>
      <w:r w:rsidRPr="00FF4F12">
        <w:rPr>
          <w:rFonts w:cs="Times New Roman"/>
          <w:szCs w:val="24"/>
        </w:rPr>
        <w:t xml:space="preserve"> 2017 p. 21). </w:t>
      </w:r>
      <w:r w:rsidR="00816282" w:rsidRPr="00FF4F12">
        <w:rPr>
          <w:rFonts w:cs="Times New Roman"/>
          <w:szCs w:val="24"/>
        </w:rPr>
        <w:t xml:space="preserve">En el contexto actual, marcado por desafíos sociales, culturales y ambientales, la escuela se convierte en un espacio vital para formar ciudadanos conscientes, empáticos y comprometidos con la transformación de su entorno. Educar para la paz en el contexto escolar del grado sexto se presenta como un escenario privilegiado para sembrar valores de respeto, solidaridad y convivencia, mediante estrategias didácticas creativas, participativas y significativas. A través del juego, el arte, el diálogo y el trabajo colaborativo, se busca que los estudiantes no solo </w:t>
      </w:r>
      <w:r w:rsidRPr="00FF4F12">
        <w:rPr>
          <w:rFonts w:cs="Times New Roman"/>
          <w:szCs w:val="24"/>
        </w:rPr>
        <w:t xml:space="preserve">reconozcan y </w:t>
      </w:r>
      <w:r w:rsidR="00816282" w:rsidRPr="00FF4F12">
        <w:rPr>
          <w:rFonts w:cs="Times New Roman"/>
          <w:szCs w:val="24"/>
        </w:rPr>
        <w:t>comprendan los principios fundamentales de los Derechos Humanos, sino que los vivencien y los integren en su cotidianidad.</w:t>
      </w:r>
    </w:p>
    <w:p w14:paraId="683ADC5E" w14:textId="5B9A5A3C" w:rsidR="00B04F69" w:rsidRPr="00FF4F12" w:rsidRDefault="00816282" w:rsidP="00816282">
      <w:pPr>
        <w:rPr>
          <w:rFonts w:cs="Times New Roman"/>
          <w:szCs w:val="24"/>
        </w:rPr>
      </w:pPr>
      <w:r w:rsidRPr="00FF4F12">
        <w:rPr>
          <w:rFonts w:cs="Times New Roman"/>
          <w:szCs w:val="24"/>
        </w:rPr>
        <w:t>Esta propuesta pedagógica reconoce la diversidad, la singularidad de cada estudiante y la importancia de generar ambientes seguros y afectivos donde se promueva el pensamiento crítico, la resolución pacífica de conflictos y el ejercicio activo de la ciudadanía. Educar para la paz y la convivencia, entonces, implica formar seres humanos capaces de cuidar de sí mismos, de los otros y del mundo que habitan.</w:t>
      </w:r>
    </w:p>
    <w:p w14:paraId="4B849EC4" w14:textId="6D6C02F0" w:rsidR="0020434F" w:rsidRPr="00FF4F12" w:rsidRDefault="00432F17" w:rsidP="00432F17">
      <w:pPr>
        <w:pStyle w:val="Ttulo4"/>
        <w:rPr>
          <w:rFonts w:cs="Times New Roman"/>
        </w:rPr>
      </w:pPr>
      <w:bookmarkStart w:id="995" w:name="_Toc229133548"/>
      <w:bookmarkStart w:id="996" w:name="_Toc227692884"/>
      <w:r w:rsidRPr="00FF4F12">
        <w:rPr>
          <w:rFonts w:cs="Times New Roman"/>
        </w:rPr>
        <w:t>Educar para Construir el Respeto Cultural, la Reconciliación y la Solidaridad</w:t>
      </w:r>
      <w:bookmarkEnd w:id="995"/>
      <w:bookmarkEnd w:id="996"/>
    </w:p>
    <w:p w14:paraId="139290B5" w14:textId="5F95FD11" w:rsidR="001828F7" w:rsidRPr="00FF4F12" w:rsidRDefault="001828F7" w:rsidP="001828F7">
      <w:pPr>
        <w:rPr>
          <w:rFonts w:cs="Times New Roman"/>
          <w:szCs w:val="24"/>
        </w:rPr>
      </w:pPr>
      <w:r w:rsidRPr="00FF4F12">
        <w:rPr>
          <w:rFonts w:cs="Times New Roman"/>
          <w:szCs w:val="24"/>
        </w:rPr>
        <w:t>Colombia es un país profundamente diverso en lo cultural, geográfico, político y social. Esta riqueza, sin embargo, ha coexistido con conflictos históricos y desigualdades persistentes que han marcado sus territorios y comunidades. En este escenario, la educación no solo transmite saberes: asume una responsabilidad ética y social de transformar, sembrar y valorar las múltiples expresiones de vida que habitan</w:t>
      </w:r>
      <w:r w:rsidR="00F56058" w:rsidRPr="00FF4F12">
        <w:rPr>
          <w:rFonts w:cs="Times New Roman"/>
          <w:szCs w:val="24"/>
        </w:rPr>
        <w:t xml:space="preserve"> en</w:t>
      </w:r>
      <w:r w:rsidRPr="00FF4F12">
        <w:rPr>
          <w:rFonts w:cs="Times New Roman"/>
          <w:szCs w:val="24"/>
        </w:rPr>
        <w:t xml:space="preserve"> cada contexto.</w:t>
      </w:r>
    </w:p>
    <w:p w14:paraId="1D4EA49E" w14:textId="6472C8CC" w:rsidR="001828F7" w:rsidRPr="00FF4F12" w:rsidRDefault="00F56058" w:rsidP="00F56058">
      <w:pPr>
        <w:rPr>
          <w:rFonts w:cs="Times New Roman"/>
          <w:szCs w:val="24"/>
        </w:rPr>
      </w:pPr>
      <w:r w:rsidRPr="00FF4F12">
        <w:rPr>
          <w:rFonts w:cs="Times New Roman"/>
          <w:szCs w:val="24"/>
        </w:rPr>
        <w:t xml:space="preserve">“Educar para la convivencia y el respeto de las distintas culturas se centra entonces en desmantelar todo tipo de prejuicio sobre la etnia, raza o nacionalidad” (Arboleda, p. 23). </w:t>
      </w:r>
      <w:r w:rsidR="001828F7" w:rsidRPr="00FF4F12">
        <w:rPr>
          <w:rFonts w:cs="Times New Roman"/>
          <w:szCs w:val="24"/>
        </w:rPr>
        <w:t xml:space="preserve">Educar en Colombia implica aprender a convivir en la diferencia, reconociéndola no como fuente de conflicto, sino como una oportunidad para el encuentro, el respeto y la construcción colectiva. Desde el aula, se puede formar una ciudadanía capaz de reconciliar, solidarizarse y valorar la diversidad como una fuerza vital para la paz. </w:t>
      </w:r>
      <w:r w:rsidRPr="00FF4F12">
        <w:rPr>
          <w:rFonts w:cs="Times New Roman"/>
          <w:szCs w:val="24"/>
        </w:rPr>
        <w:t>En este sentido,</w:t>
      </w:r>
      <w:r w:rsidR="001828F7" w:rsidRPr="00FF4F12">
        <w:rPr>
          <w:rFonts w:cs="Times New Roman"/>
          <w:szCs w:val="24"/>
        </w:rPr>
        <w:t xml:space="preserve"> la diversidad no se teme, se celebra; y la reconciliación no se impone, se construye desde el diálogo y la empatía.</w:t>
      </w:r>
    </w:p>
    <w:p w14:paraId="1143DF2F" w14:textId="79148C19" w:rsidR="00BE3244" w:rsidRPr="00FF4F12" w:rsidRDefault="00F56058" w:rsidP="00F56058">
      <w:pPr>
        <w:pStyle w:val="Ttulo4"/>
        <w:rPr>
          <w:rFonts w:cs="Times New Roman"/>
        </w:rPr>
      </w:pPr>
      <w:bookmarkStart w:id="997" w:name="_Toc229133549"/>
      <w:bookmarkStart w:id="998" w:name="_Toc227692885"/>
      <w:r w:rsidRPr="00FF4F12">
        <w:rPr>
          <w:rFonts w:cs="Times New Roman"/>
        </w:rPr>
        <w:t>Educar para Vivir en Armonía con la Tierra</w:t>
      </w:r>
      <w:bookmarkEnd w:id="997"/>
      <w:bookmarkEnd w:id="998"/>
    </w:p>
    <w:p w14:paraId="285EFA13" w14:textId="77777777" w:rsidR="00B13B48" w:rsidRPr="00FF4F12" w:rsidRDefault="00B13B48" w:rsidP="00B13B48">
      <w:pPr>
        <w:rPr>
          <w:rFonts w:cs="Times New Roman"/>
          <w:szCs w:val="24"/>
        </w:rPr>
      </w:pPr>
      <w:r w:rsidRPr="00FF4F12">
        <w:rPr>
          <w:rFonts w:cs="Times New Roman"/>
          <w:szCs w:val="24"/>
        </w:rPr>
        <w:t>La historia de la humanidad ha estado marcada por una relación desequilibrada con la naturaleza, donde el afán de explotación y la ambición por el poder han convertido la Tierra en un recurso económico, ignorando su carácter sagrado y vital. Esta lógica extractivista ha provocado daños profundos en la Pachamama, afectando no solo los ecosistemas, sino también las comunidades étnicas que habitan y protegen estos territorios, violentando sus cosmovisiones y formas de vida.</w:t>
      </w:r>
    </w:p>
    <w:p w14:paraId="168DB6D3" w14:textId="29360566" w:rsidR="00B13B48" w:rsidRPr="00FF4F12" w:rsidRDefault="00B13B48" w:rsidP="00794A6C">
      <w:pPr>
        <w:rPr>
          <w:rFonts w:cs="Times New Roman"/>
          <w:szCs w:val="24"/>
        </w:rPr>
      </w:pPr>
      <w:r w:rsidRPr="00FF4F12">
        <w:rPr>
          <w:rFonts w:cs="Times New Roman"/>
          <w:szCs w:val="24"/>
        </w:rPr>
        <w:t xml:space="preserve">Ante este panorama, la educación tiene el deber urgente de formar nuevas generaciones que reconozcan la interdependencia entre los seres humanos y la naturaleza. Educar para vivir en armonía con la </w:t>
      </w:r>
      <w:r w:rsidR="00794A6C" w:rsidRPr="00FF4F12">
        <w:rPr>
          <w:rFonts w:cs="Times New Roman"/>
          <w:szCs w:val="24"/>
        </w:rPr>
        <w:t>t</w:t>
      </w:r>
      <w:r w:rsidRPr="00FF4F12">
        <w:rPr>
          <w:rFonts w:cs="Times New Roman"/>
          <w:szCs w:val="24"/>
        </w:rPr>
        <w:t xml:space="preserve">ierra implica promover en los estudiantes el respeto, el cuidado y la defensa de los recursos naturales, comprendiendo que muchos de ellos podrían convertirse en no renovables si no se transforman </w:t>
      </w:r>
      <w:r w:rsidR="000E6779" w:rsidRPr="00FF4F12">
        <w:rPr>
          <w:rFonts w:cs="Times New Roman"/>
          <w:szCs w:val="24"/>
        </w:rPr>
        <w:t>algunas</w:t>
      </w:r>
      <w:r w:rsidRPr="00FF4F12">
        <w:rPr>
          <w:rFonts w:cs="Times New Roman"/>
          <w:szCs w:val="24"/>
        </w:rPr>
        <w:t xml:space="preserve"> prácticas</w:t>
      </w:r>
      <w:r w:rsidR="000E6779" w:rsidRPr="00FF4F12">
        <w:rPr>
          <w:rFonts w:cs="Times New Roman"/>
          <w:szCs w:val="24"/>
        </w:rPr>
        <w:t xml:space="preserve">, a nivel de la Institución Educativa José Antonio Galán, el proyecto PRAE “Luz y vida por el medio ambiente”, promueve practicas </w:t>
      </w:r>
      <w:r w:rsidR="00283C76" w:rsidRPr="00FF4F12">
        <w:rPr>
          <w:rFonts w:cs="Times New Roman"/>
          <w:szCs w:val="24"/>
        </w:rPr>
        <w:t xml:space="preserve">amigables con el medio ambiente como son las jornadas de reciclaje acompañada de videos y campañas de </w:t>
      </w:r>
      <w:r w:rsidR="00794A6C" w:rsidRPr="00FF4F12">
        <w:rPr>
          <w:rFonts w:cs="Times New Roman"/>
          <w:szCs w:val="24"/>
        </w:rPr>
        <w:t>c</w:t>
      </w:r>
      <w:r w:rsidR="00283C76" w:rsidRPr="00FF4F12">
        <w:rPr>
          <w:rFonts w:cs="Times New Roman"/>
          <w:szCs w:val="24"/>
        </w:rPr>
        <w:t>oncienciación dirigidas a la</w:t>
      </w:r>
      <w:r w:rsidR="00794A6C" w:rsidRPr="00FF4F12">
        <w:rPr>
          <w:rFonts w:cs="Times New Roman"/>
          <w:szCs w:val="24"/>
        </w:rPr>
        <w:t xml:space="preserve"> comunidad </w:t>
      </w:r>
      <w:proofErr w:type="spellStart"/>
      <w:r w:rsidR="00794A6C" w:rsidRPr="00FF4F12">
        <w:rPr>
          <w:rFonts w:cs="Times New Roman"/>
          <w:szCs w:val="24"/>
        </w:rPr>
        <w:t>Ileña</w:t>
      </w:r>
      <w:proofErr w:type="spellEnd"/>
      <w:r w:rsidR="00794A6C" w:rsidRPr="00FF4F12">
        <w:rPr>
          <w:rFonts w:cs="Times New Roman"/>
          <w:szCs w:val="24"/>
        </w:rPr>
        <w:t xml:space="preserve"> para que desde sus hogares aporten con un granito de arena al cuidado del medio ambiente</w:t>
      </w:r>
      <w:r w:rsidRPr="00FF4F12">
        <w:rPr>
          <w:rFonts w:cs="Times New Roman"/>
          <w:szCs w:val="24"/>
        </w:rPr>
        <w:t>.</w:t>
      </w:r>
      <w:r w:rsidR="00794A6C" w:rsidRPr="00FF4F12">
        <w:rPr>
          <w:rFonts w:cs="Times New Roman"/>
          <w:szCs w:val="24"/>
        </w:rPr>
        <w:t>” la educación ambiental orientada a la paz plantea cuestiones básicas alrededor de los estilos de vida, las ideologías consumistas, y todo aquello que acabe con los recursos naturales” (Arboleda, 2017 p. 23).</w:t>
      </w:r>
    </w:p>
    <w:p w14:paraId="178912C0" w14:textId="2D4249D8" w:rsidR="00816282" w:rsidRPr="00FF4F12" w:rsidRDefault="00B13B48" w:rsidP="00794A6C">
      <w:pPr>
        <w:rPr>
          <w:rFonts w:cs="Times New Roman"/>
          <w:szCs w:val="24"/>
        </w:rPr>
      </w:pPr>
      <w:r w:rsidRPr="00FF4F12">
        <w:rPr>
          <w:rFonts w:cs="Times New Roman"/>
          <w:szCs w:val="24"/>
        </w:rPr>
        <w:t xml:space="preserve">Desde el aula, y especialmente con estudiantes de grado sexto, es posible sembrar esta conciencia ecológica a través de estrategias pedagógicas que conecten el saber con el sentir: el arte, la exploración del entorno, el diálogo intercultural y el trabajo colaborativo pueden abrir caminos para que los niños y niñas valoren la diversidad biológica y cultural como una riqueza, no como una amenaza. Como educadores, la responsabilidad </w:t>
      </w:r>
      <w:r w:rsidR="00794A6C" w:rsidRPr="00FF4F12">
        <w:rPr>
          <w:rFonts w:cs="Times New Roman"/>
          <w:szCs w:val="24"/>
        </w:rPr>
        <w:t>es</w:t>
      </w:r>
      <w:r w:rsidRPr="00FF4F12">
        <w:rPr>
          <w:rFonts w:cs="Times New Roman"/>
          <w:szCs w:val="24"/>
        </w:rPr>
        <w:t xml:space="preserve"> cultivar una mirada crítica, sensible y comprometida que permita reconciliar al ser humano con la Tierra, desde el respeto profundo por todas las formas de vida.</w:t>
      </w:r>
    </w:p>
    <w:p w14:paraId="6317BE81" w14:textId="703B6948" w:rsidR="00794A6C" w:rsidRPr="00FF4F12" w:rsidRDefault="00D30246" w:rsidP="00D30246">
      <w:pPr>
        <w:pStyle w:val="Ttulo4"/>
        <w:rPr>
          <w:rFonts w:cs="Times New Roman"/>
        </w:rPr>
      </w:pPr>
      <w:bookmarkStart w:id="999" w:name="_Toc229133550"/>
      <w:bookmarkStart w:id="1000" w:name="_Toc227692886"/>
      <w:r w:rsidRPr="00FF4F12">
        <w:rPr>
          <w:rFonts w:cs="Times New Roman"/>
        </w:rPr>
        <w:t>Educar para Cultivar la Paz Interior</w:t>
      </w:r>
      <w:bookmarkEnd w:id="999"/>
      <w:bookmarkEnd w:id="1000"/>
    </w:p>
    <w:p w14:paraId="79C3B907" w14:textId="47BA77F7" w:rsidR="00331B7B" w:rsidRPr="00FF4F12" w:rsidRDefault="00331B7B" w:rsidP="001F402E">
      <w:pPr>
        <w:rPr>
          <w:rFonts w:cs="Times New Roman"/>
          <w:szCs w:val="24"/>
        </w:rPr>
      </w:pPr>
      <w:r w:rsidRPr="00FF4F12">
        <w:rPr>
          <w:rFonts w:cs="Times New Roman"/>
          <w:szCs w:val="24"/>
        </w:rPr>
        <w:t xml:space="preserve">Cultivar la paz interior en los estudiantes es una tarea esencial en tiempos marcados por </w:t>
      </w:r>
      <w:r w:rsidR="00EF030A" w:rsidRPr="00FF4F12">
        <w:rPr>
          <w:rFonts w:cs="Times New Roman"/>
          <w:szCs w:val="24"/>
        </w:rPr>
        <w:t>el exceso de tecnología</w:t>
      </w:r>
      <w:r w:rsidRPr="00FF4F12">
        <w:rPr>
          <w:rFonts w:cs="Times New Roman"/>
          <w:szCs w:val="24"/>
        </w:rPr>
        <w:t>,</w:t>
      </w:r>
      <w:r w:rsidR="00EF030A" w:rsidRPr="00FF4F12">
        <w:rPr>
          <w:rFonts w:cs="Times New Roman"/>
          <w:szCs w:val="24"/>
        </w:rPr>
        <w:t xml:space="preserve"> redes sociales, presiones académicas, conflictos familiares y escolares, la productividad, el afán por cumplir metas, las evaluaciones generan ansiedad y los estudiantes no logran integrar sus pensamientos, emociones y experiencias impidiendo el equilibrio interno y la construcción de una identidad sólida y </w:t>
      </w:r>
      <w:r w:rsidR="001F402E" w:rsidRPr="00FF4F12">
        <w:rPr>
          <w:rFonts w:cs="Times New Roman"/>
          <w:szCs w:val="24"/>
        </w:rPr>
        <w:t>empática</w:t>
      </w:r>
      <w:r w:rsidR="00EF030A" w:rsidRPr="00FF4F12">
        <w:rPr>
          <w:rFonts w:cs="Times New Roman"/>
          <w:szCs w:val="24"/>
        </w:rPr>
        <w:t xml:space="preserve">, estos factores, dificultan el cultivo de la paz interior, por eso se pretende centrar en la </w:t>
      </w:r>
      <w:r w:rsidR="001F402E" w:rsidRPr="00FF4F12">
        <w:rPr>
          <w:rFonts w:cs="Times New Roman"/>
          <w:szCs w:val="24"/>
        </w:rPr>
        <w:t>sensibilidad</w:t>
      </w:r>
      <w:r w:rsidR="00EF030A" w:rsidRPr="00FF4F12">
        <w:rPr>
          <w:rFonts w:cs="Times New Roman"/>
          <w:szCs w:val="24"/>
        </w:rPr>
        <w:t>, la creatividad y el respeto por la</w:t>
      </w:r>
      <w:r w:rsidR="001F402E" w:rsidRPr="00FF4F12">
        <w:rPr>
          <w:rFonts w:cs="Times New Roman"/>
          <w:szCs w:val="24"/>
        </w:rPr>
        <w:t>s</w:t>
      </w:r>
      <w:r w:rsidR="00EF030A" w:rsidRPr="00FF4F12">
        <w:rPr>
          <w:rFonts w:cs="Times New Roman"/>
          <w:szCs w:val="24"/>
        </w:rPr>
        <w:t xml:space="preserve"> </w:t>
      </w:r>
      <w:r w:rsidR="001F402E" w:rsidRPr="00FF4F12">
        <w:rPr>
          <w:rFonts w:cs="Times New Roman"/>
          <w:szCs w:val="24"/>
        </w:rPr>
        <w:t xml:space="preserve">diferencias </w:t>
      </w:r>
      <w:r w:rsidR="00EF030A" w:rsidRPr="00FF4F12">
        <w:rPr>
          <w:rFonts w:cs="Times New Roman"/>
          <w:szCs w:val="24"/>
        </w:rPr>
        <w:t xml:space="preserve">de cada estudiante creando espacios donde los actores sociales puedan </w:t>
      </w:r>
      <w:r w:rsidR="001F402E" w:rsidRPr="00FF4F12">
        <w:rPr>
          <w:rFonts w:cs="Times New Roman"/>
          <w:szCs w:val="24"/>
        </w:rPr>
        <w:t>reconocerse en su singularidad</w:t>
      </w:r>
      <w:r w:rsidR="00EF030A" w:rsidRPr="00FF4F12">
        <w:rPr>
          <w:rFonts w:cs="Times New Roman"/>
          <w:szCs w:val="24"/>
        </w:rPr>
        <w:t xml:space="preserve">. </w:t>
      </w:r>
      <w:r w:rsidRPr="00FF4F12">
        <w:rPr>
          <w:rFonts w:cs="Times New Roman"/>
          <w:szCs w:val="24"/>
        </w:rPr>
        <w:t xml:space="preserve"> Educar para la paz interior implica acompañar a los niños y niñas en el descubrimiento de sí mismos, de sus emociones, y en la construcción de una relación serena y respetuosa consigo mismos.</w:t>
      </w:r>
      <w:r w:rsidR="001F402E" w:rsidRPr="00FF4F12">
        <w:rPr>
          <w:rFonts w:cs="Times New Roman"/>
          <w:szCs w:val="24"/>
        </w:rPr>
        <w:t xml:space="preserve"> </w:t>
      </w:r>
      <w:r w:rsidRPr="00FF4F12">
        <w:rPr>
          <w:rFonts w:cs="Times New Roman"/>
          <w:szCs w:val="24"/>
        </w:rPr>
        <w:t>La paz interior se convierte en la base para una convivencia sana, para el respeto por la vida y para la construcción de vínculos significativos con los demás y con el entorno.</w:t>
      </w:r>
    </w:p>
    <w:p w14:paraId="229E388E" w14:textId="4EE6E0E9" w:rsidR="00331B7B" w:rsidRPr="00FF4F12" w:rsidRDefault="00331B7B" w:rsidP="00331B7B">
      <w:pPr>
        <w:rPr>
          <w:rFonts w:cs="Times New Roman"/>
          <w:szCs w:val="24"/>
        </w:rPr>
      </w:pPr>
      <w:r w:rsidRPr="00FF4F12">
        <w:rPr>
          <w:rFonts w:cs="Times New Roman"/>
          <w:szCs w:val="24"/>
        </w:rPr>
        <w:t>Desde el aula, se puede cultivar esta paz a través de estrategias pedagógicas sensibles y creativas: espacios de reflexión, expresión artística,</w:t>
      </w:r>
      <w:r w:rsidR="001F402E" w:rsidRPr="00FF4F12">
        <w:rPr>
          <w:rFonts w:cs="Times New Roman"/>
          <w:szCs w:val="24"/>
        </w:rPr>
        <w:t xml:space="preserve"> de dialogo</w:t>
      </w:r>
      <w:r w:rsidRPr="00FF4F12">
        <w:rPr>
          <w:rFonts w:cs="Times New Roman"/>
          <w:szCs w:val="24"/>
        </w:rPr>
        <w:t xml:space="preserve">, </w:t>
      </w:r>
      <w:r w:rsidR="001F402E" w:rsidRPr="00FF4F12">
        <w:rPr>
          <w:rFonts w:cs="Times New Roman"/>
          <w:szCs w:val="24"/>
        </w:rPr>
        <w:t xml:space="preserve">de reflexión con el medio ambiente </w:t>
      </w:r>
      <w:r w:rsidRPr="00FF4F12">
        <w:rPr>
          <w:rFonts w:cs="Times New Roman"/>
          <w:szCs w:val="24"/>
        </w:rPr>
        <w:t>y prácticas de atención plena</w:t>
      </w:r>
      <w:r w:rsidR="001F402E" w:rsidRPr="00FF4F12">
        <w:rPr>
          <w:rFonts w:cs="Times New Roman"/>
          <w:szCs w:val="24"/>
        </w:rPr>
        <w:t>, p</w:t>
      </w:r>
      <w:r w:rsidRPr="00FF4F12">
        <w:rPr>
          <w:rFonts w:cs="Times New Roman"/>
          <w:szCs w:val="24"/>
        </w:rPr>
        <w:t>ermit</w:t>
      </w:r>
      <w:r w:rsidR="001F402E" w:rsidRPr="00FF4F12">
        <w:rPr>
          <w:rFonts w:cs="Times New Roman"/>
          <w:szCs w:val="24"/>
        </w:rPr>
        <w:t xml:space="preserve">iendo a </w:t>
      </w:r>
      <w:r w:rsidRPr="00FF4F12">
        <w:rPr>
          <w:rFonts w:cs="Times New Roman"/>
          <w:szCs w:val="24"/>
        </w:rPr>
        <w:t>los estudiantes desarroll</w:t>
      </w:r>
      <w:r w:rsidR="001F402E" w:rsidRPr="00FF4F12">
        <w:rPr>
          <w:rFonts w:cs="Times New Roman"/>
          <w:szCs w:val="24"/>
        </w:rPr>
        <w:t xml:space="preserve">ar </w:t>
      </w:r>
      <w:r w:rsidRPr="00FF4F12">
        <w:rPr>
          <w:rFonts w:cs="Times New Roman"/>
          <w:szCs w:val="24"/>
        </w:rPr>
        <w:t xml:space="preserve">habilidades </w:t>
      </w:r>
      <w:r w:rsidR="001F402E" w:rsidRPr="00FF4F12">
        <w:rPr>
          <w:rFonts w:cs="Times New Roman"/>
          <w:szCs w:val="24"/>
        </w:rPr>
        <w:t xml:space="preserve">que les permitan </w:t>
      </w:r>
      <w:r w:rsidRPr="00FF4F12">
        <w:rPr>
          <w:rFonts w:cs="Times New Roman"/>
          <w:szCs w:val="24"/>
        </w:rPr>
        <w:t>gestionar sus emociones, fortalecer su autoestima y construir una mirada compasiva hacia sí mismos y hacia los otros.</w:t>
      </w:r>
    </w:p>
    <w:p w14:paraId="3242F01C" w14:textId="769433CD" w:rsidR="00D30246" w:rsidRPr="00FF4F12" w:rsidRDefault="00D30246" w:rsidP="00D30246">
      <w:pPr>
        <w:rPr>
          <w:rFonts w:cs="Times New Roman"/>
          <w:szCs w:val="24"/>
        </w:rPr>
      </w:pPr>
      <w:r w:rsidRPr="00FF4F12">
        <w:rPr>
          <w:rFonts w:cs="Times New Roman"/>
          <w:szCs w:val="24"/>
        </w:rPr>
        <w:t>“Educar para cultivarla paz interior significa reconocer las diversas tradiciones, creencias y culturas que apuestan por trabajar la espiritualidad, lo cual les permite a las personas un autorreconocimiento de sus debilidades y fortalezas y cómo canalizarlas” (Arboleda, 2017 p. 24).</w:t>
      </w:r>
    </w:p>
    <w:p w14:paraId="70F3A547" w14:textId="1EFEAF29" w:rsidR="00331B7B" w:rsidRPr="00FF4F12" w:rsidRDefault="00331B7B" w:rsidP="00331B7B">
      <w:pPr>
        <w:rPr>
          <w:rFonts w:cs="Times New Roman"/>
          <w:szCs w:val="24"/>
        </w:rPr>
      </w:pPr>
      <w:r w:rsidRPr="00FF4F12">
        <w:rPr>
          <w:rFonts w:cs="Times New Roman"/>
          <w:szCs w:val="24"/>
        </w:rPr>
        <w:t>De acuerdo con el autor, educar para cultivar la paz interior permite reflexionar en que la paz con los demás comienza por la paz con uno mismo. Para los estudiantes de sexto grado, esto significa entender que la paz interior no es solo estar tranquilos, sino que es un trabajo personal de autoconocimiento.</w:t>
      </w:r>
    </w:p>
    <w:p w14:paraId="2B928D64" w14:textId="2952F38B" w:rsidR="001F402E" w:rsidRPr="00FF4F12" w:rsidRDefault="001F402E" w:rsidP="001F402E">
      <w:pPr>
        <w:pStyle w:val="Ttulo4"/>
        <w:rPr>
          <w:rFonts w:cs="Times New Roman"/>
        </w:rPr>
      </w:pPr>
      <w:bookmarkStart w:id="1001" w:name="_Toc229133551"/>
      <w:bookmarkStart w:id="1002" w:name="_Toc227692887"/>
      <w:r w:rsidRPr="00FF4F12">
        <w:rPr>
          <w:rFonts w:cs="Times New Roman"/>
        </w:rPr>
        <w:t>Educar para Desmantelar la Cultura de la Guerra</w:t>
      </w:r>
      <w:bookmarkEnd w:id="1001"/>
      <w:bookmarkEnd w:id="1002"/>
    </w:p>
    <w:p w14:paraId="1F979DF1" w14:textId="2148C5D1" w:rsidR="00704B80" w:rsidRPr="00FF4F12" w:rsidRDefault="00704B80" w:rsidP="00704B80">
      <w:pPr>
        <w:rPr>
          <w:rFonts w:cs="Times New Roman"/>
          <w:szCs w:val="24"/>
        </w:rPr>
      </w:pPr>
      <w:r w:rsidRPr="00FF4F12">
        <w:rPr>
          <w:rFonts w:cs="Times New Roman"/>
          <w:szCs w:val="24"/>
        </w:rPr>
        <w:t xml:space="preserve">“Se trata, así, de generar procesos que permitan parar la reproducción de la violencia como algo ‘normal’, y fortalecer capacidades que permitan transformar los conflictos, comprendiendo que existen múltiples maneras de ejercer violencia” (Arboleda et </w:t>
      </w:r>
      <w:proofErr w:type="gramStart"/>
      <w:r w:rsidRPr="00FF4F12">
        <w:rPr>
          <w:rFonts w:cs="Times New Roman"/>
          <w:szCs w:val="24"/>
        </w:rPr>
        <w:t>al,.</w:t>
      </w:r>
      <w:proofErr w:type="gramEnd"/>
      <w:r w:rsidRPr="00FF4F12">
        <w:rPr>
          <w:rFonts w:cs="Times New Roman"/>
          <w:szCs w:val="24"/>
        </w:rPr>
        <w:t xml:space="preserve"> p. 24.). El anterior fragmento, nos recuerda lo expresado por Johan Galtung, al hablar de violencia estructural, nos invita a mirar más allá de los actos visibles de agresión. Esta forma de violencia se manifiesta en las injusticias sistemáticas que impiden a las personas satisfacer sus necesidades básicas: pobreza, exclusión, desigualdad, racismo, y negación de oportunidades. No se trata de una violencia que se ve, sino de una que se vive silenciosa, normalizada, y profundamente arraigada en las estructuras sociales.</w:t>
      </w:r>
    </w:p>
    <w:p w14:paraId="1BC2E4B5" w14:textId="075A2BE7" w:rsidR="00704B80" w:rsidRPr="00FF4F12" w:rsidRDefault="00704B80" w:rsidP="00704B80">
      <w:pPr>
        <w:rPr>
          <w:rFonts w:cs="Times New Roman"/>
          <w:szCs w:val="24"/>
        </w:rPr>
      </w:pPr>
      <w:r w:rsidRPr="00FF4F12">
        <w:rPr>
          <w:rFonts w:cs="Times New Roman"/>
          <w:szCs w:val="24"/>
        </w:rPr>
        <w:t>Desde esta perspectiva, “educar para desmantelar la cultura de la guerra” implica mucho más que enseñar sobre conflictos armados o promover la no violencia. Es una apuesta por transformar las condiciones que perpetúan el sufrimiento, la discriminación y la exclusión. La cultura de la guerra no solo se expresa en armas, sino en discursos que justifican el odio, en prácticas que reproducen jerarquías, y en sistemas que silencian voces.</w:t>
      </w:r>
    </w:p>
    <w:p w14:paraId="2EADD7C9" w14:textId="5F60309B" w:rsidR="00704B80" w:rsidRPr="00FF4F12" w:rsidRDefault="00704B80" w:rsidP="00704B80">
      <w:pPr>
        <w:rPr>
          <w:rFonts w:cs="Times New Roman"/>
          <w:szCs w:val="24"/>
        </w:rPr>
      </w:pPr>
      <w:r w:rsidRPr="00FF4F12">
        <w:rPr>
          <w:rFonts w:cs="Times New Roman"/>
          <w:szCs w:val="24"/>
        </w:rPr>
        <w:t>En el aula, especialmente con estudiantes de grado sexto, esta tarea se traduce en pedagogías que promuevan el pensamiento crítico, la empatía, la justicia y la participación activa. Educar para la paz</w:t>
      </w:r>
      <w:r w:rsidR="007103E7" w:rsidRPr="00FF4F12">
        <w:rPr>
          <w:rFonts w:cs="Times New Roman"/>
          <w:szCs w:val="24"/>
        </w:rPr>
        <w:t xml:space="preserve"> </w:t>
      </w:r>
      <w:r w:rsidRPr="00FF4F12">
        <w:rPr>
          <w:rFonts w:cs="Times New Roman"/>
          <w:szCs w:val="24"/>
        </w:rPr>
        <w:t>es posicionarse frente a la injusticia, es enseñar a reconocer las causas profundas del conflicto, y es formar sujetos capaces de imaginar y construir alternativas.</w:t>
      </w:r>
    </w:p>
    <w:p w14:paraId="67E770C7" w14:textId="04CC9A4E" w:rsidR="006F6625" w:rsidRPr="00FF4F12" w:rsidRDefault="00704B80" w:rsidP="00704B80">
      <w:pPr>
        <w:rPr>
          <w:rFonts w:cs="Times New Roman"/>
          <w:szCs w:val="24"/>
        </w:rPr>
      </w:pPr>
      <w:r w:rsidRPr="00FF4F12">
        <w:rPr>
          <w:rFonts w:cs="Times New Roman"/>
          <w:szCs w:val="24"/>
        </w:rPr>
        <w:t xml:space="preserve">Desmantelar la cultura de la guerra desde la educación significa abrir espacios para el diálogo, el respeto por la diferencia, la reconciliación con la </w:t>
      </w:r>
      <w:r w:rsidR="007103E7" w:rsidRPr="00FF4F12">
        <w:rPr>
          <w:rFonts w:cs="Times New Roman"/>
          <w:szCs w:val="24"/>
        </w:rPr>
        <w:t>t</w:t>
      </w:r>
      <w:r w:rsidRPr="00FF4F12">
        <w:rPr>
          <w:rFonts w:cs="Times New Roman"/>
          <w:szCs w:val="24"/>
        </w:rPr>
        <w:t>ierra, y el reconocimiento de las memorias silenciadas. Es sembrar en cada estudiante la convicción de que la paz no es ausencia de guerra, sino presencia de dignidad.</w:t>
      </w:r>
    </w:p>
    <w:p w14:paraId="11149C69" w14:textId="67314CBB" w:rsidR="00CA716F" w:rsidRDefault="00CA716F" w:rsidP="007103E7">
      <w:pPr>
        <w:pStyle w:val="Ttulo4"/>
        <w:rPr>
          <w:rFonts w:cs="Times New Roman"/>
        </w:rPr>
      </w:pPr>
      <w:bookmarkStart w:id="1003" w:name="_Toc229133552"/>
      <w:bookmarkStart w:id="1004" w:name="_Toc227692888"/>
      <w:r w:rsidRPr="00FF4F12">
        <w:rPr>
          <w:rFonts w:cs="Times New Roman"/>
        </w:rPr>
        <w:t>Cátedra de la Paz.</w:t>
      </w:r>
      <w:bookmarkEnd w:id="1003"/>
      <w:bookmarkEnd w:id="1004"/>
    </w:p>
    <w:p w14:paraId="06289F96" w14:textId="77777777" w:rsidR="00494386" w:rsidRPr="00FF4F12" w:rsidRDefault="00A74F1B" w:rsidP="00140C82">
      <w:pPr>
        <w:ind w:left="720" w:hanging="11"/>
        <w:rPr>
          <w:rFonts w:eastAsia="Times New Roman" w:cs="Times New Roman"/>
          <w:szCs w:val="24"/>
        </w:rPr>
      </w:pPr>
      <w:bookmarkStart w:id="1005" w:name="_heading=h.tyjcwt" w:colFirst="0" w:colLast="0"/>
      <w:bookmarkEnd w:id="1005"/>
      <w:r w:rsidRPr="00FF4F12">
        <w:rPr>
          <w:rFonts w:eastAsia="Times New Roman" w:cs="Times New Roman"/>
          <w:szCs w:val="24"/>
        </w:rPr>
        <w:t xml:space="preserve">Teniendo en cuenta la importancia del </w:t>
      </w:r>
      <w:r w:rsidRPr="00FF4F12">
        <w:rPr>
          <w:rFonts w:eastAsia="Times New Roman" w:cs="Times New Roman"/>
          <w:b/>
          <w:szCs w:val="24"/>
        </w:rPr>
        <w:t>decreto 1038 de 2015</w:t>
      </w:r>
      <w:r w:rsidRPr="00FF4F12">
        <w:rPr>
          <w:rFonts w:eastAsia="Times New Roman" w:cs="Times New Roman"/>
          <w:szCs w:val="24"/>
        </w:rPr>
        <w:t>, que reza:</w:t>
      </w:r>
    </w:p>
    <w:p w14:paraId="21BF10BB" w14:textId="53A899F5" w:rsidR="00764362" w:rsidRPr="00FF4F12" w:rsidRDefault="00A74F1B" w:rsidP="00395572">
      <w:pPr>
        <w:ind w:left="709" w:firstLine="0"/>
        <w:rPr>
          <w:rFonts w:eastAsia="Times New Roman" w:cs="Times New Roman"/>
          <w:szCs w:val="24"/>
        </w:rPr>
      </w:pPr>
      <w:r w:rsidRPr="00FF4F12">
        <w:rPr>
          <w:rFonts w:eastAsia="Times New Roman" w:cs="Times New Roman"/>
          <w:szCs w:val="24"/>
        </w:rPr>
        <w:t>Artículo 2°. Objetivos. La Cátedra de la Paz deberá fomentar el proceso de apropiación de conocimientos y competencias relacionados con el</w:t>
      </w:r>
      <w:r w:rsidR="00764362" w:rsidRPr="00FF4F12">
        <w:rPr>
          <w:rFonts w:eastAsia="Times New Roman" w:cs="Times New Roman"/>
          <w:szCs w:val="24"/>
        </w:rPr>
        <w:t xml:space="preserve"> </w:t>
      </w:r>
      <w:r w:rsidRPr="00FF4F12">
        <w:rPr>
          <w:rFonts w:eastAsia="Times New Roman" w:cs="Times New Roman"/>
          <w:szCs w:val="24"/>
        </w:rPr>
        <w:t>territorio, cultura, el contexto económico y social y la memoria histórica, con el propósito de reconstruir el tejido social, promover la prosperidad general y garantizar la efectividad de los principios, derechos y deberes consagrados en la Constitución. Serán objetivos fundamentales de la Cátedra de la Paz, contribuir al aprendizaje, la reflexión y al diálogo sobre los siguientes temas:</w:t>
      </w:r>
      <w:r w:rsidR="00307627" w:rsidRPr="00FF4F12">
        <w:rPr>
          <w:rFonts w:eastAsia="Times New Roman" w:cs="Times New Roman"/>
          <w:szCs w:val="24"/>
        </w:rPr>
        <w:t xml:space="preserve"> a) </w:t>
      </w:r>
      <w:r w:rsidRPr="00FF4F12">
        <w:rPr>
          <w:rFonts w:eastAsia="Times New Roman" w:cs="Times New Roman"/>
          <w:szCs w:val="24"/>
        </w:rPr>
        <w:t>Cultura de la paz: se entiende como el sentido y vivencia de los valores ciudadanos, los Derechos Humanos, el Derecho Internacional</w:t>
      </w:r>
      <w:r w:rsidR="00764362" w:rsidRPr="00FF4F12">
        <w:rPr>
          <w:rFonts w:eastAsia="Times New Roman" w:cs="Times New Roman"/>
          <w:szCs w:val="24"/>
        </w:rPr>
        <w:t xml:space="preserve"> </w:t>
      </w:r>
      <w:r w:rsidRPr="00FF4F12">
        <w:rPr>
          <w:rFonts w:eastAsia="Times New Roman" w:cs="Times New Roman"/>
          <w:szCs w:val="24"/>
        </w:rPr>
        <w:t>Humanitario, la participación democrática, la prevención de la violencia y la resolución pacífica de los conflictos;</w:t>
      </w:r>
      <w:r w:rsidR="00764362" w:rsidRPr="00FF4F12">
        <w:rPr>
          <w:rFonts w:eastAsia="Times New Roman" w:cs="Times New Roman"/>
          <w:szCs w:val="24"/>
        </w:rPr>
        <w:t xml:space="preserve"> </w:t>
      </w:r>
      <w:r w:rsidRPr="00FF4F12">
        <w:rPr>
          <w:rFonts w:eastAsia="Times New Roman" w:cs="Times New Roman"/>
          <w:szCs w:val="24"/>
        </w:rPr>
        <w:t>b) Educación para la paz: se entiende como la apropiación de conocimientos y competencias ciudadanas para la convivencia pacífica, la</w:t>
      </w:r>
      <w:r w:rsidR="00764362" w:rsidRPr="00FF4F12">
        <w:rPr>
          <w:rFonts w:eastAsia="Times New Roman" w:cs="Times New Roman"/>
          <w:szCs w:val="24"/>
        </w:rPr>
        <w:t xml:space="preserve"> </w:t>
      </w:r>
      <w:r w:rsidRPr="00FF4F12">
        <w:rPr>
          <w:rFonts w:eastAsia="Times New Roman" w:cs="Times New Roman"/>
          <w:szCs w:val="24"/>
        </w:rPr>
        <w:t>participación democrática, la construcción de equidad, el respeto por la pluralidad, los Derechos Humanos y el Derecho Internacional</w:t>
      </w:r>
      <w:r w:rsidR="00764362" w:rsidRPr="00FF4F12">
        <w:rPr>
          <w:rFonts w:eastAsia="Times New Roman" w:cs="Times New Roman"/>
          <w:szCs w:val="24"/>
        </w:rPr>
        <w:t xml:space="preserve"> </w:t>
      </w:r>
      <w:r w:rsidRPr="00FF4F12">
        <w:rPr>
          <w:rFonts w:eastAsia="Times New Roman" w:cs="Times New Roman"/>
          <w:szCs w:val="24"/>
        </w:rPr>
        <w:t>Humanitario; (</w:t>
      </w:r>
      <w:r w:rsidR="00395572" w:rsidRPr="00FF4F12">
        <w:rPr>
          <w:rFonts w:eastAsia="Times New Roman" w:cs="Times New Roman"/>
          <w:szCs w:val="24"/>
        </w:rPr>
        <w:t>p</w:t>
      </w:r>
      <w:r w:rsidRPr="00FF4F12">
        <w:rPr>
          <w:rFonts w:eastAsia="Times New Roman" w:cs="Times New Roman"/>
          <w:szCs w:val="24"/>
        </w:rPr>
        <w:t>. 2).</w:t>
      </w:r>
      <w:r w:rsidR="00552C13" w:rsidRPr="00FF4F12">
        <w:rPr>
          <w:rFonts w:eastAsia="Times New Roman" w:cs="Times New Roman"/>
          <w:szCs w:val="24"/>
        </w:rPr>
        <w:t xml:space="preserve"> </w:t>
      </w:r>
    </w:p>
    <w:p w14:paraId="115839C0" w14:textId="77777777" w:rsidR="00494386" w:rsidRPr="00FF4F12" w:rsidRDefault="00A74F1B" w:rsidP="002330A4">
      <w:pPr>
        <w:rPr>
          <w:rFonts w:eastAsia="Times New Roman" w:cs="Times New Roman"/>
          <w:szCs w:val="24"/>
        </w:rPr>
      </w:pPr>
      <w:r w:rsidRPr="00FF4F12">
        <w:rPr>
          <w:rFonts w:eastAsia="Times New Roman" w:cs="Times New Roman"/>
          <w:szCs w:val="24"/>
        </w:rPr>
        <w:t>El Decreto 1038 de 2015, que reglamenta la Cátedra de la Paz en Colombia, subraya la importancia de fomentar el conocimiento y las competencias relacionadas con diversos aspectos del territorio, la cultura, el contexto económico y social, y la memoria histórica. El objetivo principal es reconstruir el tejido social, promover la prosperidad general y garantizar la efectividad de los principios, derechos y deberes consagrados en la Constitución.</w:t>
      </w:r>
    </w:p>
    <w:p w14:paraId="00AC356C" w14:textId="7CF824E2" w:rsidR="00494386" w:rsidRDefault="00A74F1B" w:rsidP="00395572">
      <w:pPr>
        <w:rPr>
          <w:rFonts w:cs="Times New Roman"/>
          <w:szCs w:val="24"/>
        </w:rPr>
      </w:pPr>
      <w:r w:rsidRPr="00FF4F12">
        <w:rPr>
          <w:rFonts w:cs="Times New Roman"/>
          <w:szCs w:val="24"/>
        </w:rPr>
        <w:t>La Cátedra de la Paz busca contribuir al aprendizaje, la reflexión y el diálogo sobre temas cruciales como la cultura de la paz y la educación para la paz. La cultura de la paz implica la vivencia de valores ciudadanos, los Derechos Humanos, el Derecho Internacional Humanitario, la participación democrática, la prevención de la violencia y la resolución pacífica de los conflictos. Por otro lado, la educación para la paz se centra en la apropiación de conocimientos y competencias ciudadanas para la convivencia pacífica, la participación democrática, la construcción de equidad, el respeto por la pluralidad y los Derechos Humanos.</w:t>
      </w:r>
    </w:p>
    <w:p w14:paraId="1A620FC7" w14:textId="77777777" w:rsidR="00893DCA" w:rsidRPr="00893DCA" w:rsidRDefault="00893DCA" w:rsidP="00893DCA">
      <w:r w:rsidRPr="00893DCA">
        <w:t>En este marco, resulta pertinente diferenciar entre respeto y tolerancia: la tolerancia supone aceptar la diversidad aun cuando no se comparta, mientras que el respeto implica reconocer activamente la dignidad del otro y su derecho a participar en la vida comunitaria. El respeto, como sentimiento moral, se convierte en la base fundamental para una convivencia sana y pacífica entre los miembros de la sociedad, mientras que la tolerancia abre el camino para aprender a convivir con las diferencias.</w:t>
      </w:r>
    </w:p>
    <w:p w14:paraId="698A2C53" w14:textId="77777777" w:rsidR="00494386" w:rsidRPr="00FF4F12" w:rsidRDefault="00A74F1B" w:rsidP="00395572">
      <w:pPr>
        <w:rPr>
          <w:rFonts w:cs="Times New Roman"/>
          <w:color w:val="000000"/>
          <w:szCs w:val="24"/>
          <w:highlight w:val="white"/>
        </w:rPr>
      </w:pPr>
      <w:r w:rsidRPr="00FF4F12">
        <w:rPr>
          <w:rFonts w:cs="Times New Roman"/>
          <w:szCs w:val="24"/>
          <w:highlight w:val="white"/>
        </w:rPr>
        <w:t xml:space="preserve">Educar para </w:t>
      </w:r>
      <w:r w:rsidRPr="00FF4F12">
        <w:rPr>
          <w:rFonts w:cs="Times New Roman"/>
          <w:color w:val="000000"/>
          <w:szCs w:val="24"/>
          <w:highlight w:val="white"/>
        </w:rPr>
        <w:t>la paz también implica cuestionar los modelos educativos tradicionales promoviendo un enfoque activo y transformador que integre valores y prácticas coherentes con la paz, reconociendo que en todos los contextos existen conflictos.</w:t>
      </w:r>
    </w:p>
    <w:p w14:paraId="74D35FEA" w14:textId="6AF0708E" w:rsidR="00494386" w:rsidRPr="00FF4F12" w:rsidRDefault="00A74F1B" w:rsidP="00395572">
      <w:pPr>
        <w:pBdr>
          <w:top w:val="nil"/>
          <w:left w:val="nil"/>
          <w:bottom w:val="nil"/>
          <w:right w:val="nil"/>
          <w:between w:val="nil"/>
        </w:pBdr>
        <w:spacing w:before="280"/>
        <w:ind w:left="720" w:hanging="11"/>
        <w:rPr>
          <w:rFonts w:eastAsia="Times New Roman" w:cs="Times New Roman"/>
          <w:color w:val="000000"/>
          <w:szCs w:val="24"/>
          <w:highlight w:val="white"/>
        </w:rPr>
      </w:pPr>
      <w:r w:rsidRPr="00FF4F12">
        <w:rPr>
          <w:rFonts w:eastAsia="Times New Roman" w:cs="Times New Roman"/>
          <w:color w:val="000000"/>
          <w:szCs w:val="24"/>
          <w:highlight w:val="white"/>
        </w:rPr>
        <w:t>Guiados de una complejidad creciente las interacciones entre los distintos elementos y agentes no están exentas de una cierta «conflictividad» que aparece expresada a través de términos cada vez más presentes: controversia disputa, colisión, lid, antagonismo, competencia, lucha, oposición, pelea, debate, polémica, fricción, fluctuaciones, azar, aleatoriedad, probabilidad... Son ideas necesarias para describir desde el conocimiento humano las realidades cósmicas, naturales, físicas, químicas, biológicas y sociales. (</w:t>
      </w:r>
      <w:r w:rsidRPr="00FF4F12">
        <w:rPr>
          <w:rFonts w:eastAsia="Times New Roman" w:cs="Times New Roman"/>
          <w:szCs w:val="24"/>
        </w:rPr>
        <w:t>Muñoz</w:t>
      </w:r>
      <w:r w:rsidR="00395572" w:rsidRPr="00FF4F12">
        <w:rPr>
          <w:rFonts w:eastAsia="Times New Roman" w:cs="Times New Roman"/>
          <w:szCs w:val="24"/>
        </w:rPr>
        <w:t xml:space="preserve">, </w:t>
      </w:r>
      <w:r w:rsidRPr="00FF4F12">
        <w:rPr>
          <w:rFonts w:eastAsia="Times New Roman" w:cs="Times New Roman"/>
          <w:szCs w:val="24"/>
        </w:rPr>
        <w:t>2001</w:t>
      </w:r>
      <w:r w:rsidR="00890053" w:rsidRPr="00FF4F12">
        <w:rPr>
          <w:rFonts w:eastAsia="Times New Roman" w:cs="Times New Roman"/>
          <w:szCs w:val="24"/>
        </w:rPr>
        <w:t>,</w:t>
      </w:r>
      <w:r w:rsidRPr="00FF4F12">
        <w:rPr>
          <w:rFonts w:eastAsia="Times New Roman" w:cs="Times New Roman"/>
          <w:szCs w:val="24"/>
        </w:rPr>
        <w:t xml:space="preserve"> </w:t>
      </w:r>
      <w:r w:rsidR="00395572" w:rsidRPr="00FF4F12">
        <w:rPr>
          <w:rFonts w:eastAsia="Times New Roman" w:cs="Times New Roman"/>
          <w:szCs w:val="24"/>
        </w:rPr>
        <w:t>p.</w:t>
      </w:r>
      <w:r w:rsidR="004918F3" w:rsidRPr="00FF4F12">
        <w:rPr>
          <w:rFonts w:eastAsia="Times New Roman" w:cs="Times New Roman"/>
          <w:szCs w:val="24"/>
        </w:rPr>
        <w:t xml:space="preserve"> </w:t>
      </w:r>
      <w:r w:rsidRPr="00FF4F12">
        <w:rPr>
          <w:rFonts w:eastAsia="Times New Roman" w:cs="Times New Roman"/>
          <w:szCs w:val="24"/>
          <w:highlight w:val="white"/>
        </w:rPr>
        <w:t>11</w:t>
      </w:r>
      <w:r w:rsidRPr="00FF4F12">
        <w:rPr>
          <w:rFonts w:eastAsia="Times New Roman" w:cs="Times New Roman"/>
          <w:color w:val="000000"/>
          <w:szCs w:val="24"/>
          <w:highlight w:val="white"/>
        </w:rPr>
        <w:t>)</w:t>
      </w:r>
    </w:p>
    <w:p w14:paraId="6C1391A9" w14:textId="77777777" w:rsidR="00494386" w:rsidRPr="00FF4F12" w:rsidRDefault="00A74F1B" w:rsidP="00395572">
      <w:pPr>
        <w:rPr>
          <w:rFonts w:cs="Times New Roman"/>
          <w:szCs w:val="24"/>
        </w:rPr>
      </w:pPr>
      <w:r w:rsidRPr="00FF4F12">
        <w:rPr>
          <w:rFonts w:cs="Times New Roman"/>
          <w:szCs w:val="24"/>
        </w:rPr>
        <w:t>El texto resalta la inevitabilidad del conflicto en múltiples niveles de la realidad, desde lo universal hasta lo social. En el proceso de educar en la paz y la sana convivencia, este planteamiento nos permite comprender que el conflicto no es en sí mismo negativo, sino una oportunidad para el aprendizaje y la transformación. En el contexto educativo, la presencia de diferencias, controversias y disputas son constantes y no ajenas, y se hace indispensable contar con herramientas que permitan su gestión pacífica; es así como el estado colombiano a través de  la ley 1620, que se enmarca en la convivencia escolar direcciona el camino, regulando los conflictos  que hacen inminente la búsqueda de mediadores para   abordar  de manera pedagógica, la conflictividad en diálogos constructivos y procesos de resolución colaborativos en pro de un buen clima escolar.</w:t>
      </w:r>
    </w:p>
    <w:p w14:paraId="45C7F1C3" w14:textId="77777777" w:rsidR="00494386" w:rsidRPr="00FF4F12" w:rsidRDefault="00A74F1B" w:rsidP="00395572">
      <w:pPr>
        <w:rPr>
          <w:rFonts w:cs="Times New Roman"/>
          <w:szCs w:val="24"/>
        </w:rPr>
      </w:pPr>
      <w:r w:rsidRPr="00FF4F12">
        <w:rPr>
          <w:rFonts w:cs="Times New Roman"/>
          <w:szCs w:val="24"/>
        </w:rPr>
        <w:t>Este enfoque invita a explorar estrategias didácticas que integren el pensamiento crítico, la mediación y la negociación como habilidades esenciales para la vida en comunidad. Desde esta perspectiva, la educación para la paz no busca erradicar el conflicto, sino reconfigurar la manera en que los estudiantes lo enfrentan, promoviendo actitudes de respeto, empatía y cooperación.</w:t>
      </w:r>
    </w:p>
    <w:p w14:paraId="229298F0" w14:textId="1F05F45E" w:rsidR="00494386" w:rsidRPr="00FF4F12" w:rsidRDefault="00DA1EF0" w:rsidP="00251AB6">
      <w:pPr>
        <w:pStyle w:val="Ttulo4"/>
        <w:rPr>
          <w:rFonts w:cs="Times New Roman"/>
          <w:color w:val="FF0000"/>
        </w:rPr>
      </w:pPr>
      <w:bookmarkStart w:id="1006" w:name="_Toc229133553"/>
      <w:bookmarkStart w:id="1007" w:name="_Toc227692889"/>
      <w:r w:rsidRPr="00FF4F12">
        <w:rPr>
          <w:rFonts w:cs="Times New Roman"/>
        </w:rPr>
        <w:t xml:space="preserve">Violencia </w:t>
      </w:r>
      <w:r w:rsidR="007103E7" w:rsidRPr="00FF4F12">
        <w:rPr>
          <w:rFonts w:cs="Times New Roman"/>
        </w:rPr>
        <w:t>y</w:t>
      </w:r>
      <w:r w:rsidRPr="00FF4F12">
        <w:rPr>
          <w:rFonts w:cs="Times New Roman"/>
          <w:color w:val="FF0000"/>
        </w:rPr>
        <w:t xml:space="preserve"> </w:t>
      </w:r>
      <w:r w:rsidR="00395572" w:rsidRPr="00FF4F12">
        <w:rPr>
          <w:rFonts w:cs="Times New Roman"/>
        </w:rPr>
        <w:t>A</w:t>
      </w:r>
      <w:r w:rsidRPr="00FF4F12">
        <w:rPr>
          <w:rFonts w:cs="Times New Roman"/>
        </w:rPr>
        <w:t>gresividad</w:t>
      </w:r>
      <w:r w:rsidR="00395572" w:rsidRPr="00FF4F12">
        <w:rPr>
          <w:rFonts w:cs="Times New Roman"/>
        </w:rPr>
        <w:t>.</w:t>
      </w:r>
      <w:bookmarkEnd w:id="1006"/>
      <w:bookmarkEnd w:id="1007"/>
    </w:p>
    <w:p w14:paraId="6D01F385" w14:textId="77777777" w:rsidR="00494386" w:rsidRPr="00FF4F12" w:rsidRDefault="00A74F1B" w:rsidP="002330A4">
      <w:pPr>
        <w:rPr>
          <w:rFonts w:eastAsia="Times New Roman" w:cs="Times New Roman"/>
          <w:szCs w:val="24"/>
        </w:rPr>
      </w:pPr>
      <w:r w:rsidRPr="00FF4F12">
        <w:rPr>
          <w:rFonts w:eastAsia="Times New Roman" w:cs="Times New Roman"/>
          <w:szCs w:val="24"/>
        </w:rPr>
        <w:t>El término violencia suele asociarse de inmediato con agresiones físicas, aquellas que afectan directamente a los seres humanos y dejan huellas visibles. Sin embargo, existe otra forma de violencia menos perceptible, pero igualmente dañina: la violencia psicológica. A diferencia de la violencia física, esta no deja marcas visibles, pero se siente, afecta profundamente a quienes la padecen y, en ciertas circunstancias, puede convertirse en una herramienta de manipulación emocional. Comprender ambas dimensiones de la violencia nos permite reflexionar sobre su impacto y la importancia de promover relaciones basadas en el respeto y la convivencia pacífica.</w:t>
      </w:r>
    </w:p>
    <w:p w14:paraId="7EE82854" w14:textId="0C5406B1" w:rsidR="00494386" w:rsidRPr="00FF4F12" w:rsidRDefault="00A74F1B" w:rsidP="002330A4">
      <w:pPr>
        <w:rPr>
          <w:rFonts w:eastAsia="Times New Roman" w:cs="Times New Roman"/>
          <w:szCs w:val="24"/>
        </w:rPr>
      </w:pPr>
      <w:r w:rsidRPr="00FF4F12">
        <w:rPr>
          <w:rFonts w:eastAsia="Times New Roman" w:cs="Times New Roman"/>
          <w:szCs w:val="24"/>
        </w:rPr>
        <w:t>Ha</w:t>
      </w:r>
      <w:r w:rsidR="00E0445E" w:rsidRPr="00FF4F12">
        <w:rPr>
          <w:rFonts w:eastAsia="Times New Roman" w:cs="Times New Roman"/>
          <w:szCs w:val="24"/>
        </w:rPr>
        <w:t>r</w:t>
      </w:r>
      <w:r w:rsidRPr="00FF4F12">
        <w:rPr>
          <w:rFonts w:eastAsia="Times New Roman" w:cs="Times New Roman"/>
          <w:szCs w:val="24"/>
        </w:rPr>
        <w:t>to De Vera</w:t>
      </w:r>
      <w:r w:rsidR="00DA1EF0" w:rsidRPr="00FF4F12">
        <w:rPr>
          <w:rFonts w:eastAsia="Times New Roman" w:cs="Times New Roman"/>
          <w:szCs w:val="24"/>
        </w:rPr>
        <w:t xml:space="preserve"> (2016)</w:t>
      </w:r>
      <w:r w:rsidRPr="00FF4F12">
        <w:rPr>
          <w:rFonts w:eastAsia="Times New Roman" w:cs="Times New Roman"/>
          <w:szCs w:val="24"/>
        </w:rPr>
        <w:t xml:space="preserve"> considera que:</w:t>
      </w:r>
    </w:p>
    <w:p w14:paraId="2B6017D3" w14:textId="251AEE20" w:rsidR="00494386" w:rsidRPr="00FF4F12" w:rsidRDefault="00A74F1B" w:rsidP="00395572">
      <w:pPr>
        <w:pBdr>
          <w:top w:val="nil"/>
          <w:left w:val="nil"/>
          <w:bottom w:val="nil"/>
          <w:right w:val="nil"/>
          <w:between w:val="nil"/>
        </w:pBdr>
        <w:ind w:left="720" w:hanging="11"/>
        <w:rPr>
          <w:rFonts w:eastAsia="Times New Roman" w:cs="Times New Roman"/>
          <w:color w:val="000000"/>
          <w:szCs w:val="24"/>
        </w:rPr>
      </w:pPr>
      <w:r w:rsidRPr="00FF4F12">
        <w:rPr>
          <w:rFonts w:eastAsia="Times New Roman" w:cs="Times New Roman"/>
          <w:color w:val="000000"/>
          <w:szCs w:val="24"/>
        </w:rPr>
        <w:t xml:space="preserve">La violencia física es la que opera sobre el cuerpo, mientras que la violencia psicológica opera sobre el alma. Los seres humanos sometidos a violencia física se ven heridos somáticamente, con la muerte como punto extremo. Los seres humanos sometidos a violencia psicológica viven situaciones como las mentiras, el lavado de cerebro, las diferentes formas de adoctrinamiento o las amenazas con el objetivo de disminuir sus potencialidades mentales. </w:t>
      </w:r>
      <w:r w:rsidR="00395572" w:rsidRPr="00FF4F12">
        <w:rPr>
          <w:rFonts w:eastAsia="Times New Roman" w:cs="Times New Roman"/>
          <w:color w:val="000000"/>
          <w:szCs w:val="24"/>
        </w:rPr>
        <w:t>(</w:t>
      </w:r>
      <w:r w:rsidR="00DA1EF0" w:rsidRPr="00FF4F12">
        <w:rPr>
          <w:rFonts w:eastAsia="Times New Roman" w:cs="Times New Roman"/>
          <w:color w:val="000000"/>
          <w:szCs w:val="24"/>
        </w:rPr>
        <w:t>p.</w:t>
      </w:r>
      <w:r w:rsidR="004918F3" w:rsidRPr="00FF4F12">
        <w:rPr>
          <w:rFonts w:eastAsia="Times New Roman" w:cs="Times New Roman"/>
          <w:color w:val="000000"/>
          <w:szCs w:val="24"/>
        </w:rPr>
        <w:t xml:space="preserve"> </w:t>
      </w:r>
      <w:r w:rsidRPr="00FF4F12">
        <w:rPr>
          <w:rFonts w:eastAsia="Times New Roman" w:cs="Times New Roman"/>
          <w:color w:val="000000"/>
          <w:szCs w:val="24"/>
        </w:rPr>
        <w:t>135)</w:t>
      </w:r>
    </w:p>
    <w:p w14:paraId="207ED67E" w14:textId="77777777" w:rsidR="00494386" w:rsidRPr="00FF4F12" w:rsidRDefault="00A74F1B" w:rsidP="00395572">
      <w:pPr>
        <w:rPr>
          <w:rFonts w:cs="Times New Roman"/>
          <w:szCs w:val="24"/>
        </w:rPr>
      </w:pPr>
      <w:r w:rsidRPr="00FF4F12">
        <w:rPr>
          <w:rFonts w:cs="Times New Roman"/>
          <w:szCs w:val="24"/>
        </w:rPr>
        <w:t>En el texto se distingue dos tipos de violencia: física y psicológica, y su impacto en las personas. En el contexto muchas veces se presentan diferentes manifestaciones de violencia, esta distinción ayuda a entender que la violencia no solo daña el cuerpo, sino también el bienestar mental y emocional. La diferencia entre violencia física y psicológica radica en el impacto que tienen en las personas. La violencia física afecta el cuerpo, causando daño y heridas somáticas, pudiendo llegar incluso a la muerte si no se atiende oportunamente. En cambio, la violencia psicológica opera sobre la mente y el alma, mediante mentiras, amenazas y formas de adoctrinamiento que buscan disminuir las potencialidades y la autoestima de los individuos.</w:t>
      </w:r>
    </w:p>
    <w:p w14:paraId="3CF75546" w14:textId="77777777" w:rsidR="00494386" w:rsidRPr="00FF4F12" w:rsidRDefault="00A74F1B" w:rsidP="00395572">
      <w:pPr>
        <w:rPr>
          <w:rFonts w:cs="Times New Roman"/>
          <w:szCs w:val="24"/>
        </w:rPr>
      </w:pPr>
      <w:r w:rsidRPr="00FF4F12">
        <w:rPr>
          <w:rFonts w:cs="Times New Roman"/>
          <w:szCs w:val="24"/>
        </w:rPr>
        <w:t>En el contexto escolar, especialmente en un colegio rural, es crucial reconocer que la violencia no solo se manifiesta de forma física, sino también en las acciones que afectan emocional y mentalmente a los estudiantes. Promover el trabajo en grupo y la convivencia pacífica ayuda a crear ambientes seguros donde se previenen estos tipos de violencia y se fomenta el respeto, la empatía y una sana convivencia para todos.</w:t>
      </w:r>
    </w:p>
    <w:p w14:paraId="778F2C6D" w14:textId="4DA1766F" w:rsidR="00494386" w:rsidRPr="00FF4F12" w:rsidRDefault="00A74F1B" w:rsidP="002330A4">
      <w:pPr>
        <w:pBdr>
          <w:top w:val="nil"/>
          <w:left w:val="nil"/>
          <w:bottom w:val="nil"/>
          <w:right w:val="nil"/>
          <w:between w:val="nil"/>
        </w:pBdr>
        <w:rPr>
          <w:rFonts w:eastAsia="Times New Roman" w:cs="Times New Roman"/>
          <w:color w:val="000000"/>
          <w:szCs w:val="24"/>
        </w:rPr>
      </w:pPr>
      <w:r w:rsidRPr="00FF4F12">
        <w:rPr>
          <w:rFonts w:eastAsia="Times New Roman" w:cs="Times New Roman"/>
          <w:color w:val="000000"/>
          <w:szCs w:val="24"/>
        </w:rPr>
        <w:t>De la misma manera Johan Galtung</w:t>
      </w:r>
      <w:r w:rsidR="00DA1EF0" w:rsidRPr="00FF4F12">
        <w:rPr>
          <w:rFonts w:eastAsia="Times New Roman" w:cs="Times New Roman"/>
          <w:color w:val="000000"/>
          <w:szCs w:val="24"/>
        </w:rPr>
        <w:t xml:space="preserve"> (2016)</w:t>
      </w:r>
      <w:r w:rsidRPr="00FF4F12">
        <w:rPr>
          <w:rFonts w:eastAsia="Times New Roman" w:cs="Times New Roman"/>
          <w:color w:val="000000"/>
          <w:szCs w:val="24"/>
        </w:rPr>
        <w:t xml:space="preserve"> expresa: </w:t>
      </w:r>
    </w:p>
    <w:p w14:paraId="4AA8552C" w14:textId="76CD6BDC" w:rsidR="00494386" w:rsidRPr="00FF4F12" w:rsidRDefault="00A74F1B" w:rsidP="00395572">
      <w:pPr>
        <w:pBdr>
          <w:top w:val="nil"/>
          <w:left w:val="nil"/>
          <w:bottom w:val="nil"/>
          <w:right w:val="nil"/>
          <w:between w:val="nil"/>
        </w:pBdr>
        <w:ind w:left="720" w:hanging="11"/>
        <w:rPr>
          <w:rFonts w:eastAsia="Times New Roman" w:cs="Times New Roman"/>
          <w:color w:val="000000"/>
          <w:szCs w:val="24"/>
        </w:rPr>
      </w:pPr>
      <w:r w:rsidRPr="00FF4F12">
        <w:rPr>
          <w:rFonts w:eastAsia="Times New Roman" w:cs="Times New Roman"/>
          <w:color w:val="000000"/>
          <w:szCs w:val="24"/>
        </w:rPr>
        <w:t>La violencia puede ser vista como una privación de los derechos humanos fundamentales, en términos más genéricos hacia la vida, eudaimonia, la búsqueda de la felicidad y prosperidad, pero también lo es una disminución del nivel real de satisfacción de las necesidades básicas, por debajo de lo que es potencialmente posible.</w:t>
      </w:r>
      <w:r w:rsidRPr="00FF4F12">
        <w:rPr>
          <w:rFonts w:eastAsia="Times New Roman" w:cs="Times New Roman"/>
          <w:b/>
          <w:szCs w:val="24"/>
        </w:rPr>
        <w:t xml:space="preserve"> (</w:t>
      </w:r>
      <w:r w:rsidR="006C5499" w:rsidRPr="00FF4F12">
        <w:rPr>
          <w:rFonts w:eastAsia="Times New Roman" w:cs="Times New Roman"/>
          <w:szCs w:val="24"/>
        </w:rPr>
        <w:t xml:space="preserve">p. </w:t>
      </w:r>
      <w:r w:rsidRPr="00FF4F12">
        <w:rPr>
          <w:rFonts w:eastAsia="Times New Roman" w:cs="Times New Roman"/>
          <w:szCs w:val="24"/>
        </w:rPr>
        <w:t>150).</w:t>
      </w:r>
    </w:p>
    <w:p w14:paraId="36D85153" w14:textId="77777777" w:rsidR="00494386" w:rsidRPr="00FF4F12" w:rsidRDefault="00A74F1B" w:rsidP="00395572">
      <w:pPr>
        <w:rPr>
          <w:rFonts w:cs="Times New Roman"/>
          <w:szCs w:val="24"/>
        </w:rPr>
      </w:pPr>
      <w:r w:rsidRPr="00FF4F12">
        <w:rPr>
          <w:rFonts w:cs="Times New Roman"/>
          <w:szCs w:val="24"/>
        </w:rPr>
        <w:t>El texto infiere un llamado a la conciencia sobre la relación entre violencia y la privación de derechos fundamentales. La violencia no solo se manifiesta de forma física o explícita, sino también cuando las condiciones de vida de una persona o comunidad son tan adversas que impiden el acceso a la felicidad, el desarrollo pleno y la satisfacción de necesidades esenciales.</w:t>
      </w:r>
    </w:p>
    <w:p w14:paraId="23B4BCEA" w14:textId="0BB5D4EE" w:rsidR="00494386" w:rsidRPr="00FF4F12" w:rsidRDefault="00A74F1B" w:rsidP="00395572">
      <w:pPr>
        <w:rPr>
          <w:rFonts w:cs="Times New Roman"/>
          <w:szCs w:val="24"/>
        </w:rPr>
      </w:pPr>
      <w:r w:rsidRPr="00FF4F12">
        <w:rPr>
          <w:rFonts w:cs="Times New Roman"/>
          <w:szCs w:val="24"/>
        </w:rPr>
        <w:t xml:space="preserve">En el aula, esta visión puede traducirse en estrategias pedagógicas que fomenten el respeto, la empatía y el sentido de justicia social. </w:t>
      </w:r>
      <w:r w:rsidR="00140C82" w:rsidRPr="00FF4F12">
        <w:rPr>
          <w:rFonts w:cs="Times New Roman"/>
          <w:szCs w:val="24"/>
        </w:rPr>
        <w:t>Las estrategias didácticas</w:t>
      </w:r>
      <w:r w:rsidRPr="00FF4F12">
        <w:rPr>
          <w:rFonts w:cs="Times New Roman"/>
          <w:szCs w:val="24"/>
        </w:rPr>
        <w:t xml:space="preserve"> brinda</w:t>
      </w:r>
      <w:r w:rsidR="00140C82" w:rsidRPr="00FF4F12">
        <w:rPr>
          <w:rFonts w:cs="Times New Roman"/>
          <w:szCs w:val="24"/>
        </w:rPr>
        <w:t>n</w:t>
      </w:r>
      <w:r w:rsidRPr="00FF4F12">
        <w:rPr>
          <w:rFonts w:cs="Times New Roman"/>
          <w:szCs w:val="24"/>
        </w:rPr>
        <w:t xml:space="preserve"> una oportunidad para que los estudiantes experimenten valores clave como la cooperación, la solidaridad y el reconocimiento de las diferencias. A través del diálogo y la resolución pacífica de conflictos, pueden comprender que la violencia no es solo un acto aislado, sino también el resultado de desigualdades estructurales que afectan el bienestar de las personas.</w:t>
      </w:r>
    </w:p>
    <w:p w14:paraId="302B0135" w14:textId="77777777" w:rsidR="00395572" w:rsidRPr="00FF4F12" w:rsidRDefault="00A74F1B" w:rsidP="00395572">
      <w:pPr>
        <w:rPr>
          <w:rFonts w:eastAsia="Times New Roman" w:cs="Times New Roman"/>
          <w:color w:val="000000"/>
          <w:szCs w:val="24"/>
        </w:rPr>
      </w:pPr>
      <w:r w:rsidRPr="00FF4F12">
        <w:rPr>
          <w:rFonts w:eastAsia="Times New Roman" w:cs="Times New Roman"/>
          <w:color w:val="000000"/>
          <w:szCs w:val="24"/>
        </w:rPr>
        <w:t>Como docentes podríamos reflexionar sobre la importancia del acceso a derechos básicos como la educación, la alimentación y la seguridad, permitiéndoles a los estudiantes analizar cómo la violencia puede nacer de carencias y cómo, con acciones colectivas y solidarias, pueden construir un entorno más justo y pacífico. Además, el trabajo en grupo puede ayudar a desarrollar habilidades sociales y emocionales que previenen la violencia y fortalecen la convivencia armónica.</w:t>
      </w:r>
    </w:p>
    <w:p w14:paraId="707A9421" w14:textId="29EA58D5" w:rsidR="00A07362" w:rsidRPr="00FF4F12" w:rsidRDefault="00A74F1B" w:rsidP="006B7242">
      <w:pPr>
        <w:rPr>
          <w:rFonts w:cs="Times New Roman"/>
          <w:szCs w:val="24"/>
        </w:rPr>
      </w:pPr>
      <w:r w:rsidRPr="00FF4F12">
        <w:rPr>
          <w:rFonts w:cs="Times New Roman"/>
          <w:szCs w:val="24"/>
        </w:rPr>
        <w:t xml:space="preserve">Es importante reconocer que para entender la violencia se podría abordar el </w:t>
      </w:r>
      <w:r w:rsidR="0011527A" w:rsidRPr="00FF4F12">
        <w:rPr>
          <w:rFonts w:cs="Times New Roman"/>
          <w:szCs w:val="24"/>
        </w:rPr>
        <w:t>triángulo</w:t>
      </w:r>
      <w:r w:rsidRPr="00FF4F12">
        <w:rPr>
          <w:rFonts w:cs="Times New Roman"/>
          <w:szCs w:val="24"/>
        </w:rPr>
        <w:t xml:space="preserve"> de la violencia de Galtung; quien expone claramente que la violencia física es producto de la violencia cultural y estructural</w:t>
      </w:r>
      <w:r w:rsidR="00395572" w:rsidRPr="00FF4F12">
        <w:rPr>
          <w:rFonts w:cs="Times New Roman"/>
          <w:szCs w:val="24"/>
        </w:rPr>
        <w:t>.</w:t>
      </w:r>
    </w:p>
    <w:p w14:paraId="1E5EA6AB" w14:textId="77777777" w:rsidR="006B7242" w:rsidRPr="00FF4F12" w:rsidRDefault="006B7242" w:rsidP="006B7242">
      <w:pPr>
        <w:rPr>
          <w:rFonts w:cs="Times New Roman"/>
          <w:szCs w:val="24"/>
        </w:rPr>
      </w:pPr>
    </w:p>
    <w:p w14:paraId="083F6C12" w14:textId="6ACD8BCE" w:rsidR="006B6376" w:rsidRDefault="006B7242" w:rsidP="006B7242">
      <w:pPr>
        <w:pStyle w:val="Descripcin"/>
        <w:keepNext/>
        <w:rPr>
          <w:sz w:val="20"/>
          <w:rPrChange w:id="1008" w:author="Edu Fisica" w:date="2026-05-16T07:13:00Z">
            <w:rPr/>
          </w:rPrChange>
        </w:rPr>
      </w:pPr>
      <w:bookmarkStart w:id="1009" w:name="_Toc227606242"/>
      <w:bookmarkStart w:id="1010" w:name="_Toc227682413"/>
      <w:bookmarkStart w:id="1011" w:name="_Toc229133575"/>
      <w:bookmarkStart w:id="1012" w:name="_Toc227692922"/>
      <w:r w:rsidRPr="00760F2E">
        <w:rPr>
          <w:sz w:val="20"/>
          <w:rPrChange w:id="1013" w:author="Edu Fisica" w:date="2026-05-16T07:13:00Z">
            <w:rPr/>
          </w:rPrChange>
        </w:rPr>
        <w:t xml:space="preserve">Figura  </w:t>
      </w:r>
      <w:r w:rsidRPr="00760F2E">
        <w:rPr>
          <w:sz w:val="20"/>
          <w:rPrChange w:id="1014" w:author="Edu Fisica" w:date="2026-05-16T07:13:00Z">
            <w:rPr/>
          </w:rPrChange>
        </w:rPr>
        <w:fldChar w:fldCharType="begin"/>
      </w:r>
      <w:r w:rsidRPr="00760F2E">
        <w:rPr>
          <w:sz w:val="20"/>
          <w:rPrChange w:id="1015" w:author="Edu Fisica" w:date="2026-05-16T07:13:00Z">
            <w:rPr/>
          </w:rPrChange>
        </w:rPr>
        <w:instrText xml:space="preserve"> SEQ Figura_ \* ARABIC </w:instrText>
      </w:r>
      <w:r w:rsidRPr="00760F2E">
        <w:rPr>
          <w:sz w:val="20"/>
          <w:rPrChange w:id="1016" w:author="Edu Fisica" w:date="2026-05-16T07:13:00Z">
            <w:rPr/>
          </w:rPrChange>
        </w:rPr>
        <w:fldChar w:fldCharType="separate"/>
      </w:r>
      <w:r w:rsidR="0068461A" w:rsidRPr="00760F2E">
        <w:rPr>
          <w:sz w:val="20"/>
          <w:rPrChange w:id="1017" w:author="Edu Fisica" w:date="2026-05-16T07:13:00Z">
            <w:rPr/>
          </w:rPrChange>
        </w:rPr>
        <w:t>3</w:t>
      </w:r>
      <w:r w:rsidRPr="00760F2E">
        <w:rPr>
          <w:sz w:val="20"/>
          <w:rPrChange w:id="1018" w:author="Edu Fisica" w:date="2026-05-16T07:13:00Z">
            <w:rPr/>
          </w:rPrChange>
        </w:rPr>
        <w:fldChar w:fldCharType="end"/>
      </w:r>
      <w:r w:rsidRPr="00760F2E">
        <w:rPr>
          <w:sz w:val="20"/>
          <w:rPrChange w:id="1019" w:author="Edu Fisica" w:date="2026-05-16T07:13:00Z">
            <w:rPr/>
          </w:rPrChange>
        </w:rPr>
        <w:t xml:space="preserve"> </w:t>
      </w:r>
      <w:moveFromRangeStart w:id="1020" w:author="Edu Fisica" w:date="2026-05-16T07:13:00Z" w:name="move229808006"/>
      <w:moveFrom w:id="1021" w:author="Edu Fisica" w:date="2026-05-16T07:13:00Z">
        <w:r w:rsidRPr="00760F2E">
          <w:rPr>
            <w:sz w:val="20"/>
            <w:rPrChange w:id="1022" w:author="Edu Fisica" w:date="2026-05-16T07:13:00Z">
              <w:rPr/>
            </w:rPrChange>
          </w:rPr>
          <w:t>El triángulo de la violencia</w:t>
        </w:r>
      </w:moveFrom>
      <w:bookmarkEnd w:id="1012"/>
      <w:moveFromRangeEnd w:id="1020"/>
    </w:p>
    <w:p w14:paraId="6A234A71" w14:textId="2EF5014B" w:rsidR="006B7242" w:rsidRPr="00760F2E" w:rsidRDefault="006B7242" w:rsidP="006B7242">
      <w:pPr>
        <w:pStyle w:val="Descripcin"/>
        <w:keepNext/>
        <w:rPr>
          <w:ins w:id="1023" w:author="Edu Fisica" w:date="2026-05-16T07:13:00Z"/>
          <w:rFonts w:cs="Times New Roman"/>
          <w:sz w:val="20"/>
          <w:szCs w:val="20"/>
        </w:rPr>
      </w:pPr>
      <w:moveToRangeStart w:id="1024" w:author="Edu Fisica" w:date="2026-05-16T07:13:00Z" w:name="move229808006"/>
      <w:moveTo w:id="1025" w:author="Edu Fisica" w:date="2026-05-16T07:13:00Z">
        <w:r w:rsidRPr="00760F2E">
          <w:rPr>
            <w:sz w:val="20"/>
            <w:rPrChange w:id="1026" w:author="Edu Fisica" w:date="2026-05-16T07:13:00Z">
              <w:rPr/>
            </w:rPrChange>
          </w:rPr>
          <w:t>El triángulo de la violencia</w:t>
        </w:r>
      </w:moveTo>
      <w:bookmarkEnd w:id="1009"/>
      <w:bookmarkEnd w:id="1010"/>
      <w:bookmarkEnd w:id="1011"/>
      <w:moveToRangeEnd w:id="1024"/>
    </w:p>
    <w:p w14:paraId="36E05C37" w14:textId="21402D03" w:rsidR="00494386" w:rsidRPr="00FF4F12" w:rsidRDefault="00A74F1B" w:rsidP="002330A4">
      <w:pPr>
        <w:pBdr>
          <w:top w:val="nil"/>
          <w:left w:val="nil"/>
          <w:bottom w:val="nil"/>
          <w:right w:val="nil"/>
          <w:between w:val="nil"/>
        </w:pBdr>
        <w:spacing w:before="280"/>
        <w:rPr>
          <w:rFonts w:eastAsia="Times New Roman" w:cs="Times New Roman"/>
          <w:color w:val="000000"/>
          <w:szCs w:val="24"/>
        </w:rPr>
      </w:pPr>
      <w:r w:rsidRPr="00FF4F12">
        <w:rPr>
          <w:rFonts w:cs="Times New Roman"/>
          <w:noProof/>
          <w:szCs w:val="24"/>
          <w:lang w:val="es-CO"/>
        </w:rPr>
        <w:drawing>
          <wp:inline distT="0" distB="0" distL="0" distR="0" wp14:anchorId="14B3A04F" wp14:editId="09DD6BCF">
            <wp:extent cx="5118527" cy="2186940"/>
            <wp:effectExtent l="0" t="0" r="6350" b="381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l="25572" t="40765" r="24249" b="22350"/>
                    <a:stretch>
                      <a:fillRect/>
                    </a:stretch>
                  </pic:blipFill>
                  <pic:spPr>
                    <a:xfrm>
                      <a:off x="0" y="0"/>
                      <a:ext cx="5152714" cy="2201547"/>
                    </a:xfrm>
                    <a:prstGeom prst="rect">
                      <a:avLst/>
                    </a:prstGeom>
                    <a:ln/>
                  </pic:spPr>
                </pic:pic>
              </a:graphicData>
            </a:graphic>
          </wp:inline>
        </w:drawing>
      </w:r>
    </w:p>
    <w:p w14:paraId="583E8BE9" w14:textId="6A794B57" w:rsidR="00494386" w:rsidRPr="00760F2E" w:rsidRDefault="00A74F1B" w:rsidP="00760F2E">
      <w:pPr>
        <w:pBdr>
          <w:top w:val="nil"/>
          <w:left w:val="nil"/>
          <w:bottom w:val="nil"/>
          <w:right w:val="nil"/>
          <w:between w:val="nil"/>
        </w:pBdr>
        <w:spacing w:before="280"/>
        <w:ind w:left="709" w:firstLine="0"/>
        <w:rPr>
          <w:color w:val="000000"/>
          <w:sz w:val="20"/>
          <w:rPrChange w:id="1027" w:author="Edu Fisica" w:date="2026-05-16T07:13:00Z">
            <w:rPr>
              <w:color w:val="000000"/>
            </w:rPr>
          </w:rPrChange>
        </w:rPr>
        <w:pPrChange w:id="1028" w:author="Edu Fisica" w:date="2026-05-16T07:13:00Z">
          <w:pPr>
            <w:pBdr>
              <w:top w:val="nil"/>
              <w:left w:val="nil"/>
              <w:bottom w:val="nil"/>
              <w:right w:val="nil"/>
              <w:between w:val="nil"/>
            </w:pBdr>
            <w:spacing w:before="280"/>
            <w:ind w:left="720" w:hanging="11"/>
          </w:pPr>
        </w:pPrChange>
      </w:pPr>
      <w:r w:rsidRPr="00760F2E">
        <w:rPr>
          <w:i/>
          <w:color w:val="000000"/>
          <w:sz w:val="20"/>
          <w:rPrChange w:id="1029" w:author="Edu Fisica" w:date="2026-05-16T07:13:00Z">
            <w:rPr>
              <w:i/>
              <w:color w:val="000000"/>
            </w:rPr>
          </w:rPrChange>
        </w:rPr>
        <w:t>Not</w:t>
      </w:r>
      <w:r w:rsidR="006B6376">
        <w:rPr>
          <w:i/>
          <w:color w:val="000000"/>
          <w:sz w:val="20"/>
          <w:rPrChange w:id="1030" w:author="Edu Fisica" w:date="2026-05-16T07:13:00Z">
            <w:rPr>
              <w:i/>
              <w:color w:val="000000"/>
            </w:rPr>
          </w:rPrChange>
        </w:rPr>
        <w:t>a</w:t>
      </w:r>
      <w:del w:id="1031" w:author="Edu Fisica" w:date="2026-05-16T07:13:00Z">
        <w:r w:rsidRPr="00FF4F12">
          <w:rPr>
            <w:rFonts w:eastAsia="Times New Roman" w:cs="Times New Roman"/>
            <w:i/>
            <w:color w:val="000000"/>
            <w:szCs w:val="24"/>
          </w:rPr>
          <w:delText>:</w:delText>
        </w:r>
      </w:del>
      <w:ins w:id="1032" w:author="Edu Fisica" w:date="2026-05-16T07:13:00Z">
        <w:r w:rsidR="006B6376">
          <w:rPr>
            <w:rFonts w:eastAsia="Times New Roman" w:cs="Times New Roman"/>
            <w:i/>
            <w:color w:val="000000"/>
            <w:sz w:val="20"/>
            <w:szCs w:val="20"/>
          </w:rPr>
          <w:t>.</w:t>
        </w:r>
      </w:ins>
      <w:r w:rsidRPr="00760F2E">
        <w:rPr>
          <w:color w:val="000000"/>
          <w:sz w:val="20"/>
          <w:rPrChange w:id="1033" w:author="Edu Fisica" w:date="2026-05-16T07:13:00Z">
            <w:rPr>
              <w:color w:val="000000"/>
            </w:rPr>
          </w:rPrChange>
        </w:rPr>
        <w:t xml:space="preserve"> </w:t>
      </w:r>
      <w:r w:rsidR="00B13C7C" w:rsidRPr="00760F2E">
        <w:rPr>
          <w:color w:val="000000"/>
          <w:sz w:val="20"/>
          <w:rPrChange w:id="1034" w:author="Edu Fisica" w:date="2026-05-16T07:13:00Z">
            <w:rPr>
              <w:color w:val="000000"/>
            </w:rPr>
          </w:rPrChange>
        </w:rPr>
        <w:t xml:space="preserve">En la figura </w:t>
      </w:r>
      <w:r w:rsidRPr="00760F2E">
        <w:rPr>
          <w:b/>
          <w:color w:val="000000"/>
          <w:sz w:val="20"/>
          <w:rPrChange w:id="1035" w:author="Edu Fisica" w:date="2026-05-16T07:13:00Z">
            <w:rPr>
              <w:b/>
              <w:color w:val="000000"/>
            </w:rPr>
          </w:rPrChange>
        </w:rPr>
        <w:t>“El triángulo de la violencia”</w:t>
      </w:r>
      <w:r w:rsidRPr="00760F2E">
        <w:rPr>
          <w:color w:val="000000"/>
          <w:sz w:val="20"/>
          <w:rPrChange w:id="1036" w:author="Edu Fisica" w:date="2026-05-16T07:13:00Z">
            <w:rPr>
              <w:color w:val="000000"/>
            </w:rPr>
          </w:rPrChange>
        </w:rPr>
        <w:t xml:space="preserve"> Las grandes variaciones en la violencia se explican fácilmente en términos de cultura y estructura: la violencia cultural y estructural causan violencia directa.  Tomado de Tras la violencia,</w:t>
      </w:r>
      <w:r w:rsidR="00E37856" w:rsidRPr="00760F2E">
        <w:rPr>
          <w:color w:val="000000"/>
          <w:sz w:val="20"/>
          <w:rPrChange w:id="1037" w:author="Edu Fisica" w:date="2026-05-16T07:13:00Z">
            <w:rPr>
              <w:color w:val="000000"/>
            </w:rPr>
          </w:rPrChange>
        </w:rPr>
        <w:t xml:space="preserve"> </w:t>
      </w:r>
      <w:r w:rsidRPr="00760F2E">
        <w:rPr>
          <w:color w:val="000000"/>
          <w:sz w:val="20"/>
          <w:rPrChange w:id="1038" w:author="Edu Fisica" w:date="2026-05-16T07:13:00Z">
            <w:rPr>
              <w:color w:val="000000"/>
            </w:rPr>
          </w:rPrChange>
        </w:rPr>
        <w:t xml:space="preserve">3R: reconstrucción, reconciliación, resolución. Afrontando los efectos visibles e invisibles de la guerra y la violencia por </w:t>
      </w:r>
      <w:r w:rsidR="005A139E" w:rsidRPr="00760F2E">
        <w:rPr>
          <w:color w:val="000000"/>
          <w:sz w:val="20"/>
          <w:rPrChange w:id="1039" w:author="Edu Fisica" w:date="2026-05-16T07:13:00Z">
            <w:rPr>
              <w:color w:val="000000"/>
            </w:rPr>
          </w:rPrChange>
        </w:rPr>
        <w:t>(</w:t>
      </w:r>
      <w:r w:rsidRPr="00760F2E">
        <w:rPr>
          <w:color w:val="000000"/>
          <w:sz w:val="20"/>
          <w:rPrChange w:id="1040" w:author="Edu Fisica" w:date="2026-05-16T07:13:00Z">
            <w:rPr>
              <w:color w:val="000000"/>
            </w:rPr>
          </w:rPrChange>
        </w:rPr>
        <w:t>Johan Galtung</w:t>
      </w:r>
      <w:r w:rsidR="005A139E" w:rsidRPr="00760F2E">
        <w:rPr>
          <w:color w:val="000000"/>
          <w:sz w:val="20"/>
          <w:rPrChange w:id="1041" w:author="Edu Fisica" w:date="2026-05-16T07:13:00Z">
            <w:rPr>
              <w:color w:val="000000"/>
            </w:rPr>
          </w:rPrChange>
        </w:rPr>
        <w:t xml:space="preserve">, </w:t>
      </w:r>
      <w:r w:rsidRPr="00760F2E">
        <w:rPr>
          <w:sz w:val="20"/>
          <w:rPrChange w:id="1042" w:author="Edu Fisica" w:date="2026-05-16T07:13:00Z">
            <w:rPr/>
          </w:rPrChange>
        </w:rPr>
        <w:t>1998</w:t>
      </w:r>
      <w:r w:rsidR="00890053" w:rsidRPr="00760F2E">
        <w:rPr>
          <w:sz w:val="20"/>
          <w:rPrChange w:id="1043" w:author="Edu Fisica" w:date="2026-05-16T07:13:00Z">
            <w:rPr/>
          </w:rPrChange>
        </w:rPr>
        <w:t xml:space="preserve">, </w:t>
      </w:r>
      <w:r w:rsidR="00890053" w:rsidRPr="00760F2E">
        <w:rPr>
          <w:color w:val="000000"/>
          <w:sz w:val="20"/>
          <w:rPrChange w:id="1044" w:author="Edu Fisica" w:date="2026-05-16T07:13:00Z">
            <w:rPr>
              <w:color w:val="000000"/>
            </w:rPr>
          </w:rPrChange>
        </w:rPr>
        <w:t>p.</w:t>
      </w:r>
      <w:r w:rsidR="004918F3" w:rsidRPr="00760F2E">
        <w:rPr>
          <w:color w:val="000000"/>
          <w:sz w:val="20"/>
          <w:rPrChange w:id="1045" w:author="Edu Fisica" w:date="2026-05-16T07:13:00Z">
            <w:rPr>
              <w:color w:val="000000"/>
            </w:rPr>
          </w:rPrChange>
        </w:rPr>
        <w:t xml:space="preserve"> </w:t>
      </w:r>
      <w:r w:rsidR="00890053" w:rsidRPr="00760F2E">
        <w:rPr>
          <w:color w:val="000000"/>
          <w:sz w:val="20"/>
          <w:rPrChange w:id="1046" w:author="Edu Fisica" w:date="2026-05-16T07:13:00Z">
            <w:rPr>
              <w:color w:val="000000"/>
            </w:rPr>
          </w:rPrChange>
        </w:rPr>
        <w:t>15</w:t>
      </w:r>
      <w:r w:rsidR="00890053" w:rsidRPr="00760F2E">
        <w:rPr>
          <w:sz w:val="20"/>
          <w:rPrChange w:id="1047" w:author="Edu Fisica" w:date="2026-05-16T07:13:00Z">
            <w:rPr/>
          </w:rPrChange>
        </w:rPr>
        <w:t>)</w:t>
      </w:r>
      <w:r w:rsidRPr="00760F2E">
        <w:rPr>
          <w:sz w:val="20"/>
          <w:rPrChange w:id="1048" w:author="Edu Fisica" w:date="2026-05-16T07:13:00Z">
            <w:rPr/>
          </w:rPrChange>
        </w:rPr>
        <w:t>,</w:t>
      </w:r>
      <w:r w:rsidRPr="00760F2E">
        <w:rPr>
          <w:color w:val="FF0000"/>
          <w:sz w:val="20"/>
          <w:rPrChange w:id="1049" w:author="Edu Fisica" w:date="2026-05-16T07:13:00Z">
            <w:rPr>
              <w:color w:val="FF0000"/>
            </w:rPr>
          </w:rPrChange>
        </w:rPr>
        <w:t xml:space="preserve"> </w:t>
      </w:r>
      <w:r w:rsidRPr="00760F2E">
        <w:rPr>
          <w:color w:val="000000"/>
          <w:sz w:val="20"/>
          <w:rPrChange w:id="1050" w:author="Edu Fisica" w:date="2026-05-16T07:13:00Z">
            <w:rPr>
              <w:color w:val="000000"/>
            </w:rPr>
          </w:rPrChange>
        </w:rPr>
        <w:t>Colección Red Gernika.</w:t>
      </w:r>
    </w:p>
    <w:p w14:paraId="728A52FE" w14:textId="4A4C479C" w:rsidR="00494386" w:rsidRPr="00FF4F12" w:rsidRDefault="00A74F1B" w:rsidP="002330A4">
      <w:pPr>
        <w:pBdr>
          <w:top w:val="nil"/>
          <w:left w:val="nil"/>
          <w:bottom w:val="nil"/>
          <w:right w:val="nil"/>
          <w:between w:val="nil"/>
        </w:pBdr>
        <w:spacing w:before="280"/>
        <w:rPr>
          <w:rFonts w:eastAsia="Times New Roman" w:cs="Times New Roman"/>
          <w:color w:val="000000"/>
          <w:szCs w:val="24"/>
        </w:rPr>
      </w:pPr>
      <w:r w:rsidRPr="00FF4F12">
        <w:rPr>
          <w:rFonts w:cs="Times New Roman"/>
          <w:szCs w:val="24"/>
        </w:rPr>
        <w:t xml:space="preserve">Teniendo en cuenta  la cita anterior y la </w:t>
      </w:r>
      <w:r w:rsidR="00890053" w:rsidRPr="00FF4F12">
        <w:rPr>
          <w:rFonts w:cs="Times New Roman"/>
          <w:szCs w:val="24"/>
        </w:rPr>
        <w:t>F</w:t>
      </w:r>
      <w:r w:rsidRPr="00FF4F12">
        <w:rPr>
          <w:rFonts w:cs="Times New Roman"/>
          <w:szCs w:val="24"/>
        </w:rPr>
        <w:t xml:space="preserve">igura </w:t>
      </w:r>
      <w:del w:id="1051" w:author="Edu Fisica" w:date="2026-05-16T07:13:00Z">
        <w:r w:rsidR="00B13C7C" w:rsidRPr="00FF4F12">
          <w:rPr>
            <w:rFonts w:cs="Times New Roman"/>
            <w:szCs w:val="24"/>
          </w:rPr>
          <w:delText>2</w:delText>
        </w:r>
      </w:del>
      <w:ins w:id="1052" w:author="Edu Fisica" w:date="2026-05-16T07:13:00Z">
        <w:r w:rsidR="00760F2E">
          <w:rPr>
            <w:rFonts w:cs="Times New Roman"/>
            <w:szCs w:val="24"/>
          </w:rPr>
          <w:t>3</w:t>
        </w:r>
      </w:ins>
      <w:r w:rsidRPr="00FF4F12">
        <w:rPr>
          <w:rFonts w:cs="Times New Roman"/>
          <w:szCs w:val="24"/>
        </w:rPr>
        <w:t>, de la trilogía de la violencia propuesta por Galtung y su interpretación en el contexto sobre paz y conflictos se infiere que la violencia física o directa (agresiones físicas, asesinatos o guerras) es visible a los ojos de los demás, de la misma manera algunas veces está arraigada a las estructuras sociales  (la familia, la religión, el sistema legal, la economía, el gobierno y las instituciones educativas); donde la interacción social y la vida común emplea la cultura (creencias, discursos, símbolos y valores)para</w:t>
      </w:r>
      <w:r w:rsidRPr="00FF4F12">
        <w:rPr>
          <w:rFonts w:eastAsia="Times New Roman" w:cs="Times New Roman"/>
          <w:color w:val="000000"/>
          <w:szCs w:val="24"/>
        </w:rPr>
        <w:t xml:space="preserve"> normalizar la violencia, de ahí que estos niveles de violencia en las distintas sociedades o contextos se explican por cómo funcionan la cultura y las estructuras sociales  y suelen tener raíces más profundas que hay que entender para transformarlas, de ahí la importancia que a nivel de las Instituciones educativas se propenda por reconocerlas, desarraigarlas y transformarlas  educando para la paz en pro de la sana convivencia; donde se multipliquen los valores de respeto, tolerancia, equidad, empatía y otredad.</w:t>
      </w:r>
    </w:p>
    <w:p w14:paraId="3F9EC2F3" w14:textId="1BEE1D45" w:rsidR="00494386" w:rsidRPr="00FF4F12" w:rsidRDefault="00A74F1B" w:rsidP="002330A4">
      <w:pPr>
        <w:pBdr>
          <w:top w:val="nil"/>
          <w:left w:val="nil"/>
          <w:bottom w:val="nil"/>
          <w:right w:val="nil"/>
          <w:between w:val="nil"/>
        </w:pBdr>
        <w:spacing w:before="280"/>
        <w:rPr>
          <w:rFonts w:eastAsia="Times New Roman" w:cs="Times New Roman"/>
          <w:szCs w:val="24"/>
        </w:rPr>
      </w:pPr>
      <w:r w:rsidRPr="00FF4F12">
        <w:rPr>
          <w:rFonts w:eastAsia="Times New Roman" w:cs="Times New Roman"/>
          <w:szCs w:val="24"/>
        </w:rPr>
        <w:t xml:space="preserve">A sí mismo </w:t>
      </w:r>
      <w:r w:rsidR="00FC019C" w:rsidRPr="00FF4F12">
        <w:rPr>
          <w:rFonts w:eastAsia="Times New Roman" w:cs="Times New Roman"/>
          <w:szCs w:val="24"/>
        </w:rPr>
        <w:t>Mesa</w:t>
      </w:r>
      <w:r w:rsidRPr="00FF4F12">
        <w:rPr>
          <w:rFonts w:eastAsia="Times New Roman" w:cs="Times New Roman"/>
          <w:szCs w:val="24"/>
        </w:rPr>
        <w:t xml:space="preserve"> Edgar, en su texto </w:t>
      </w:r>
      <w:r w:rsidRPr="00FF4F12">
        <w:rPr>
          <w:rFonts w:eastAsia="Times New Roman" w:cs="Times New Roman"/>
          <w:i/>
          <w:szCs w:val="24"/>
        </w:rPr>
        <w:t xml:space="preserve">Educación Para La Cultura </w:t>
      </w:r>
      <w:r w:rsidR="003B5B64" w:rsidRPr="00FF4F12">
        <w:rPr>
          <w:rFonts w:eastAsia="Times New Roman" w:cs="Times New Roman"/>
          <w:i/>
          <w:szCs w:val="24"/>
        </w:rPr>
        <w:t>d</w:t>
      </w:r>
      <w:r w:rsidRPr="00FF4F12">
        <w:rPr>
          <w:rFonts w:eastAsia="Times New Roman" w:cs="Times New Roman"/>
          <w:i/>
          <w:szCs w:val="24"/>
        </w:rPr>
        <w:t xml:space="preserve">e Paz </w:t>
      </w:r>
      <w:r w:rsidR="003B5B64" w:rsidRPr="00FF4F12">
        <w:rPr>
          <w:rFonts w:eastAsia="Times New Roman" w:cs="Times New Roman"/>
          <w:i/>
          <w:szCs w:val="24"/>
        </w:rPr>
        <w:t>e</w:t>
      </w:r>
      <w:r w:rsidRPr="00FF4F12">
        <w:rPr>
          <w:rFonts w:eastAsia="Times New Roman" w:cs="Times New Roman"/>
          <w:i/>
          <w:szCs w:val="24"/>
        </w:rPr>
        <w:t xml:space="preserve">n </w:t>
      </w:r>
      <w:r w:rsidR="003B5B64" w:rsidRPr="00FF4F12">
        <w:rPr>
          <w:rFonts w:eastAsia="Times New Roman" w:cs="Times New Roman"/>
          <w:i/>
          <w:szCs w:val="24"/>
        </w:rPr>
        <w:t>e</w:t>
      </w:r>
      <w:r w:rsidRPr="00FF4F12">
        <w:rPr>
          <w:rFonts w:eastAsia="Times New Roman" w:cs="Times New Roman"/>
          <w:i/>
          <w:szCs w:val="24"/>
        </w:rPr>
        <w:t xml:space="preserve">l Contexto </w:t>
      </w:r>
      <w:r w:rsidR="003B5B64" w:rsidRPr="00FF4F12">
        <w:rPr>
          <w:rFonts w:eastAsia="Times New Roman" w:cs="Times New Roman"/>
          <w:i/>
          <w:szCs w:val="24"/>
        </w:rPr>
        <w:t>d</w:t>
      </w:r>
      <w:r w:rsidRPr="00FF4F12">
        <w:rPr>
          <w:rFonts w:eastAsia="Times New Roman" w:cs="Times New Roman"/>
          <w:i/>
          <w:szCs w:val="24"/>
        </w:rPr>
        <w:t>e Los Pastos</w:t>
      </w:r>
      <w:r w:rsidRPr="00FF4F12">
        <w:rPr>
          <w:rFonts w:eastAsia="Times New Roman" w:cs="Times New Roman"/>
          <w:szCs w:val="24"/>
        </w:rPr>
        <w:t xml:space="preserve"> Colombia afirma que: </w:t>
      </w:r>
    </w:p>
    <w:p w14:paraId="48A9B4AD" w14:textId="6E332318" w:rsidR="00494386" w:rsidRPr="00FF4F12" w:rsidRDefault="00A74F1B" w:rsidP="00890053">
      <w:pPr>
        <w:pBdr>
          <w:top w:val="nil"/>
          <w:left w:val="nil"/>
          <w:bottom w:val="nil"/>
          <w:right w:val="nil"/>
          <w:between w:val="nil"/>
        </w:pBdr>
        <w:spacing w:before="280"/>
        <w:ind w:left="720" w:hanging="11"/>
        <w:rPr>
          <w:rFonts w:eastAsia="Times New Roman" w:cs="Times New Roman"/>
          <w:color w:val="000000"/>
          <w:szCs w:val="24"/>
        </w:rPr>
      </w:pPr>
      <w:r w:rsidRPr="00FF4F12">
        <w:rPr>
          <w:rFonts w:eastAsia="Times New Roman" w:cs="Times New Roman"/>
          <w:color w:val="000000"/>
          <w:szCs w:val="24"/>
        </w:rPr>
        <w:t>La violencia física es la que opera sobre el cuerpo, mientras que la violencia psicológica opera sobre el alma. Los seres humanos sometidos a violencia física se ven heridos somáticamente, con la muerte como punto extremo. Los seres humanos sometidos a violencia psicológica viven situaciones como las mentiras, el lavado de cerebro, las diferentes formas de adoctrinamiento o las amenazas con el objetivo de disminuir sus potencialidades mentales. (</w:t>
      </w:r>
      <w:r w:rsidR="00FC019C" w:rsidRPr="00FF4F12">
        <w:rPr>
          <w:rFonts w:eastAsia="Times New Roman" w:cs="Times New Roman"/>
          <w:color w:val="000000"/>
          <w:szCs w:val="24"/>
        </w:rPr>
        <w:t>Mesa</w:t>
      </w:r>
      <w:r w:rsidRPr="00FF4F12">
        <w:rPr>
          <w:rFonts w:eastAsia="Times New Roman" w:cs="Times New Roman"/>
          <w:color w:val="000000"/>
          <w:szCs w:val="24"/>
        </w:rPr>
        <w:t>, 2022, p.</w:t>
      </w:r>
      <w:r w:rsidR="00F74106" w:rsidRPr="00FF4F12">
        <w:rPr>
          <w:rFonts w:eastAsia="Times New Roman" w:cs="Times New Roman"/>
          <w:color w:val="000000"/>
          <w:szCs w:val="24"/>
        </w:rPr>
        <w:t xml:space="preserve"> 1</w:t>
      </w:r>
      <w:r w:rsidRPr="00FF4F12">
        <w:rPr>
          <w:rFonts w:eastAsia="Times New Roman" w:cs="Times New Roman"/>
          <w:color w:val="000000"/>
          <w:szCs w:val="24"/>
        </w:rPr>
        <w:t>35).</w:t>
      </w:r>
    </w:p>
    <w:p w14:paraId="318526DE" w14:textId="77777777" w:rsidR="00494386" w:rsidRPr="00FF4F12" w:rsidRDefault="00A74F1B" w:rsidP="002330A4">
      <w:pPr>
        <w:pBdr>
          <w:top w:val="nil"/>
          <w:left w:val="nil"/>
          <w:bottom w:val="nil"/>
          <w:right w:val="nil"/>
          <w:between w:val="nil"/>
        </w:pBdr>
        <w:spacing w:before="280"/>
        <w:rPr>
          <w:rFonts w:eastAsia="Times New Roman" w:cs="Times New Roman"/>
          <w:color w:val="000000"/>
          <w:szCs w:val="24"/>
        </w:rPr>
      </w:pPr>
      <w:r w:rsidRPr="00FF4F12">
        <w:rPr>
          <w:rFonts w:eastAsia="Times New Roman" w:cs="Times New Roman"/>
          <w:color w:val="000000"/>
          <w:szCs w:val="24"/>
        </w:rPr>
        <w:t xml:space="preserve">Esta cita puede asociarse directamente con la </w:t>
      </w:r>
      <w:r w:rsidRPr="00FF4F12">
        <w:rPr>
          <w:rFonts w:eastAsia="Times New Roman" w:cs="Times New Roman"/>
          <w:i/>
          <w:color w:val="000000"/>
          <w:szCs w:val="24"/>
        </w:rPr>
        <w:t>trilogía de la violencia</w:t>
      </w:r>
      <w:r w:rsidRPr="00FF4F12">
        <w:rPr>
          <w:rFonts w:eastAsia="Times New Roman" w:cs="Times New Roman"/>
          <w:color w:val="000000"/>
          <w:szCs w:val="24"/>
        </w:rPr>
        <w:t xml:space="preserve"> propuesta por Johan Galtung: en primer lugar, describe con claridad la violencia directa, ya que menciona agresiones físicas visibles y medibles que afectan el cuerpo dejando huelas físicas.  Luego, al referirse a mentiras, amenazas y adoctrinamiento, se señala una forma de violencia psicológica que puede vincularse tanto a la violencia cultural, cuando estas prácticas son justificadas o normalizadas por creencias o discursos dominantes, como a la violencia estructural, si estas acciones son parte de sistemas autoritarios, jerárquicos o limitantes que inhiben el desarrollo mental, quebrantando las emociones y la estabilidad del individuo convirtiéndolo en presa fácil del victimario, de tal manera que sus reacciones o comportamientos se reflejan en los diferentes contextos de su cotidianidad. Así, la cita permite ver cómo la violencia visible (directa) y la invisible (estructural y cultural) se entrelazan, afectando tanto el cuerpo como el alma, como lo plantea Galtung.</w:t>
      </w:r>
    </w:p>
    <w:p w14:paraId="5C30DA34" w14:textId="77777777" w:rsidR="00494386" w:rsidRPr="00FF4F12" w:rsidRDefault="00A74F1B" w:rsidP="002330A4">
      <w:pPr>
        <w:pBdr>
          <w:top w:val="nil"/>
          <w:left w:val="nil"/>
          <w:bottom w:val="nil"/>
          <w:right w:val="nil"/>
          <w:between w:val="nil"/>
        </w:pBdr>
        <w:spacing w:before="280"/>
        <w:rPr>
          <w:rFonts w:eastAsia="Times New Roman" w:cs="Times New Roman"/>
          <w:color w:val="000000"/>
          <w:szCs w:val="24"/>
        </w:rPr>
      </w:pPr>
      <w:r w:rsidRPr="00FF4F12">
        <w:rPr>
          <w:rFonts w:eastAsia="Times New Roman" w:cs="Times New Roman"/>
          <w:color w:val="000000"/>
          <w:szCs w:val="24"/>
        </w:rPr>
        <w:t>Para finalizar el concepto de violencia es importante resaltar igualmente el aporte de Jiménez Francisco en su texto Educación neutral y Educación para la Paz neutra donde antepone un NO a la trilogía de la violencia así:</w:t>
      </w:r>
    </w:p>
    <w:p w14:paraId="592FE8A3" w14:textId="77777777" w:rsidR="00494386" w:rsidRPr="00FF4F12" w:rsidRDefault="00A74F1B" w:rsidP="002330A4">
      <w:pPr>
        <w:pBdr>
          <w:top w:val="nil"/>
          <w:left w:val="nil"/>
          <w:bottom w:val="nil"/>
          <w:right w:val="nil"/>
          <w:between w:val="nil"/>
        </w:pBdr>
        <w:spacing w:before="280"/>
        <w:rPr>
          <w:rFonts w:eastAsia="Times New Roman" w:cs="Times New Roman"/>
          <w:color w:val="000000"/>
          <w:szCs w:val="24"/>
        </w:rPr>
      </w:pPr>
      <w:r w:rsidRPr="00FF4F12">
        <w:rPr>
          <w:rFonts w:eastAsia="Times New Roman" w:cs="Times New Roman"/>
          <w:color w:val="000000"/>
          <w:szCs w:val="24"/>
        </w:rPr>
        <w:t>A la violencia directa:</w:t>
      </w:r>
    </w:p>
    <w:p w14:paraId="1DFC96B3" w14:textId="15DE3B33" w:rsidR="00494386" w:rsidRPr="00FF4F12" w:rsidRDefault="00A74F1B" w:rsidP="00890053">
      <w:pPr>
        <w:pBdr>
          <w:top w:val="nil"/>
          <w:left w:val="nil"/>
          <w:bottom w:val="nil"/>
          <w:right w:val="nil"/>
          <w:between w:val="nil"/>
        </w:pBdr>
        <w:ind w:left="720" w:hanging="11"/>
        <w:rPr>
          <w:rFonts w:eastAsia="Times New Roman" w:cs="Times New Roman"/>
          <w:color w:val="000000"/>
          <w:szCs w:val="24"/>
        </w:rPr>
      </w:pPr>
      <w:r w:rsidRPr="00FF4F12">
        <w:rPr>
          <w:rFonts w:eastAsia="Times New Roman" w:cs="Times New Roman"/>
          <w:szCs w:val="24"/>
        </w:rPr>
        <w:t xml:space="preserve">«No violencia», </w:t>
      </w:r>
      <w:r w:rsidRPr="00FF4F12">
        <w:rPr>
          <w:rFonts w:eastAsia="Times New Roman" w:cs="Times New Roman"/>
          <w:color w:val="000000"/>
          <w:szCs w:val="24"/>
        </w:rPr>
        <w:t>como oposición a la violencia directa, es decir, relaciones sin violencia. La «no violencia» puede ser una situación en la que se consigue que dejen de existir formas de violencia directa, generando unas relaciones humanas sin violencia. (</w:t>
      </w:r>
      <w:r w:rsidRPr="00FF4F12">
        <w:rPr>
          <w:rFonts w:eastAsia="Times New Roman" w:cs="Times New Roman"/>
          <w:szCs w:val="24"/>
        </w:rPr>
        <w:t xml:space="preserve">Jiménez, 2019, </w:t>
      </w:r>
      <w:r w:rsidRPr="00FF4F12">
        <w:rPr>
          <w:rFonts w:eastAsia="Times New Roman" w:cs="Times New Roman"/>
          <w:color w:val="000000"/>
          <w:szCs w:val="24"/>
        </w:rPr>
        <w:t>p.</w:t>
      </w:r>
      <w:r w:rsidR="00F74106" w:rsidRPr="00FF4F12">
        <w:rPr>
          <w:rFonts w:eastAsia="Times New Roman" w:cs="Times New Roman"/>
          <w:color w:val="000000"/>
          <w:szCs w:val="24"/>
        </w:rPr>
        <w:t xml:space="preserve"> </w:t>
      </w:r>
      <w:r w:rsidRPr="00FF4F12">
        <w:rPr>
          <w:rFonts w:eastAsia="Times New Roman" w:cs="Times New Roman"/>
          <w:color w:val="000000"/>
          <w:szCs w:val="24"/>
        </w:rPr>
        <w:t>377)</w:t>
      </w:r>
    </w:p>
    <w:p w14:paraId="7E2E1090" w14:textId="77777777" w:rsidR="00494386" w:rsidRPr="00FF4F12" w:rsidRDefault="00A74F1B" w:rsidP="00F74106">
      <w:pPr>
        <w:rPr>
          <w:rFonts w:cs="Times New Roman"/>
          <w:szCs w:val="24"/>
        </w:rPr>
      </w:pPr>
      <w:r w:rsidRPr="00FF4F12">
        <w:rPr>
          <w:rFonts w:cs="Times New Roman"/>
          <w:szCs w:val="24"/>
        </w:rPr>
        <w:t>No violencia y relaciones sin violencia en el contexto escolar significa crear en el aula un ambiente donde las interacciones entre los estudiantes estén libres de agresión, tanto física como verbal, para construir  relaciones de no violencia, es necesario transformar también las estructuras y patrones culturales que las sostienen, fomentando entornos donde se respete la dignidad, se promueva el pensamiento crítico y se prioricen vínculos humanos basados en el respeto, la equidad y la libertad interior.</w:t>
      </w:r>
    </w:p>
    <w:p w14:paraId="483E65B7" w14:textId="77777777" w:rsidR="00494386" w:rsidRPr="00FF4F12" w:rsidRDefault="00A74F1B" w:rsidP="00F74106">
      <w:pPr>
        <w:rPr>
          <w:rFonts w:cs="Times New Roman"/>
          <w:szCs w:val="24"/>
        </w:rPr>
      </w:pPr>
      <w:r w:rsidRPr="00FF4F12">
        <w:rPr>
          <w:rFonts w:cs="Times New Roman"/>
          <w:szCs w:val="24"/>
        </w:rPr>
        <w:t>Del mismo modo a la violencia estructural:</w:t>
      </w:r>
    </w:p>
    <w:p w14:paraId="1CD0EBA2" w14:textId="7ADDBD4D" w:rsidR="00494386" w:rsidRPr="00FF4F12" w:rsidRDefault="00A74F1B" w:rsidP="00F74106">
      <w:pPr>
        <w:pBdr>
          <w:top w:val="nil"/>
          <w:left w:val="nil"/>
          <w:bottom w:val="nil"/>
          <w:right w:val="nil"/>
          <w:between w:val="nil"/>
        </w:pBdr>
        <w:ind w:left="720" w:hanging="11"/>
        <w:rPr>
          <w:rFonts w:eastAsia="Times New Roman" w:cs="Times New Roman"/>
          <w:color w:val="000000"/>
          <w:szCs w:val="24"/>
        </w:rPr>
      </w:pPr>
      <w:r w:rsidRPr="00FF4F12">
        <w:rPr>
          <w:rFonts w:eastAsia="Times New Roman" w:cs="Times New Roman"/>
          <w:color w:val="000000"/>
          <w:szCs w:val="24"/>
        </w:rPr>
        <w:t xml:space="preserve">«No-violencia», como oposición a la violencia estructural, es decir, resistencia sin armas y con métodos y técnicas pacíficas a las injusticias sociales derivadas del sistema, de las instituciones, etcétera. </w:t>
      </w:r>
      <w:r w:rsidRPr="00FF4F12">
        <w:rPr>
          <w:rFonts w:eastAsia="Times New Roman" w:cs="Times New Roman"/>
          <w:szCs w:val="24"/>
        </w:rPr>
        <w:t xml:space="preserve">La «no-violencia» </w:t>
      </w:r>
      <w:r w:rsidRPr="00FF4F12">
        <w:rPr>
          <w:rFonts w:eastAsia="Times New Roman" w:cs="Times New Roman"/>
          <w:color w:val="000000"/>
          <w:szCs w:val="24"/>
        </w:rPr>
        <w:t>viene del inglés non-</w:t>
      </w:r>
      <w:proofErr w:type="spellStart"/>
      <w:r w:rsidRPr="00FF4F12">
        <w:rPr>
          <w:rFonts w:eastAsia="Times New Roman" w:cs="Times New Roman"/>
          <w:color w:val="000000"/>
          <w:szCs w:val="24"/>
        </w:rPr>
        <w:t>violence</w:t>
      </w:r>
      <w:proofErr w:type="spellEnd"/>
      <w:r w:rsidRPr="00FF4F12">
        <w:rPr>
          <w:rFonts w:eastAsia="Times New Roman" w:cs="Times New Roman"/>
          <w:color w:val="000000"/>
          <w:szCs w:val="24"/>
        </w:rPr>
        <w:t xml:space="preserve">, un concepto que traslada al lenguaje una realidad social (económica, política y cultural), además de histórica, como por ejemplo la lucha sin armas de </w:t>
      </w:r>
      <w:r w:rsidRPr="00FF4F12">
        <w:rPr>
          <w:rFonts w:eastAsia="Times New Roman" w:cs="Times New Roman"/>
          <w:szCs w:val="24"/>
        </w:rPr>
        <w:t xml:space="preserve">Gandhi. </w:t>
      </w:r>
      <w:r w:rsidRPr="00FF4F12">
        <w:rPr>
          <w:rFonts w:eastAsia="Times New Roman" w:cs="Times New Roman"/>
          <w:color w:val="000000"/>
          <w:szCs w:val="24"/>
        </w:rPr>
        <w:t>Representa, además, una forma de resistencia aparentemente nueva, en la que se renuncia al uso de la violencia para resolver conflictos. (</w:t>
      </w:r>
      <w:r w:rsidRPr="00FF4F12">
        <w:rPr>
          <w:rFonts w:eastAsia="Times New Roman" w:cs="Times New Roman"/>
          <w:szCs w:val="24"/>
        </w:rPr>
        <w:t xml:space="preserve">Jiménez, 2019, </w:t>
      </w:r>
      <w:r w:rsidRPr="00FF4F12">
        <w:rPr>
          <w:rFonts w:eastAsia="Times New Roman" w:cs="Times New Roman"/>
          <w:color w:val="000000"/>
          <w:szCs w:val="24"/>
        </w:rPr>
        <w:t>p.</w:t>
      </w:r>
      <w:r w:rsidR="00F74106" w:rsidRPr="00FF4F12">
        <w:rPr>
          <w:rFonts w:eastAsia="Times New Roman" w:cs="Times New Roman"/>
          <w:color w:val="000000"/>
          <w:szCs w:val="24"/>
        </w:rPr>
        <w:t xml:space="preserve"> </w:t>
      </w:r>
      <w:r w:rsidRPr="00FF4F12">
        <w:rPr>
          <w:rFonts w:eastAsia="Times New Roman" w:cs="Times New Roman"/>
          <w:color w:val="000000"/>
          <w:szCs w:val="24"/>
        </w:rPr>
        <w:t>377)</w:t>
      </w:r>
    </w:p>
    <w:p w14:paraId="15EC6AA3" w14:textId="77777777" w:rsidR="00494386" w:rsidRPr="00FF4F12" w:rsidRDefault="00A74F1B" w:rsidP="002330A4">
      <w:pPr>
        <w:pBdr>
          <w:top w:val="nil"/>
          <w:left w:val="nil"/>
          <w:bottom w:val="nil"/>
          <w:right w:val="nil"/>
          <w:between w:val="nil"/>
        </w:pBdr>
        <w:spacing w:before="280"/>
        <w:rPr>
          <w:rFonts w:eastAsia="Times New Roman" w:cs="Times New Roman"/>
          <w:color w:val="000000"/>
          <w:szCs w:val="24"/>
        </w:rPr>
      </w:pPr>
      <w:r w:rsidRPr="00FF4F12">
        <w:rPr>
          <w:rFonts w:eastAsia="Times New Roman" w:cs="Times New Roman"/>
          <w:color w:val="000000"/>
          <w:szCs w:val="24"/>
        </w:rPr>
        <w:t>Esta definición de no-violencia se vincula directamente con la violencia estructural, al presentarse como una forma de resistencia frente a los sistemas, leyes o instituciones que generan exclusión, desigualdad o injusticia de manera silenciosa pero constante. Así, la no-violencia no significa pasividad, sino una respuesta activa y consciente que busca transformar esas estructuras opresoras a través de medios pacíficos (como lo hizo Gandhi), desafiando el orden establecido sin reproducir la violencia que se pretende superar. Es una apuesta por la justicia desde la dignidad, sin recurrir a la imposición ni al daño.</w:t>
      </w:r>
    </w:p>
    <w:p w14:paraId="29C3BF51" w14:textId="77777777" w:rsidR="00494386" w:rsidRPr="00FF4F12" w:rsidRDefault="00A74F1B" w:rsidP="002330A4">
      <w:pPr>
        <w:pBdr>
          <w:top w:val="nil"/>
          <w:left w:val="nil"/>
          <w:bottom w:val="nil"/>
          <w:right w:val="nil"/>
          <w:between w:val="nil"/>
        </w:pBdr>
        <w:spacing w:before="280"/>
        <w:rPr>
          <w:rFonts w:eastAsia="Times New Roman" w:cs="Times New Roman"/>
          <w:color w:val="000000"/>
          <w:szCs w:val="24"/>
        </w:rPr>
      </w:pPr>
      <w:r w:rsidRPr="00FF4F12">
        <w:rPr>
          <w:rFonts w:eastAsia="Times New Roman" w:cs="Times New Roman"/>
          <w:color w:val="000000"/>
          <w:szCs w:val="24"/>
        </w:rPr>
        <w:t>Por último, respecto a la violencia cultural:</w:t>
      </w:r>
    </w:p>
    <w:p w14:paraId="558F4092" w14:textId="49336C06" w:rsidR="00494386" w:rsidRPr="00FF4F12" w:rsidRDefault="00A74F1B" w:rsidP="00F74106">
      <w:pPr>
        <w:pBdr>
          <w:top w:val="nil"/>
          <w:left w:val="nil"/>
          <w:bottom w:val="nil"/>
          <w:right w:val="nil"/>
          <w:between w:val="nil"/>
        </w:pBdr>
        <w:ind w:left="720" w:hanging="11"/>
        <w:rPr>
          <w:rFonts w:eastAsia="Times New Roman" w:cs="Times New Roman"/>
          <w:color w:val="000000"/>
          <w:szCs w:val="24"/>
        </w:rPr>
      </w:pPr>
      <w:r w:rsidRPr="00FF4F12">
        <w:rPr>
          <w:rFonts w:eastAsia="Times New Roman" w:cs="Times New Roman"/>
          <w:szCs w:val="24"/>
        </w:rPr>
        <w:t>La «</w:t>
      </w:r>
      <w:proofErr w:type="spellStart"/>
      <w:r w:rsidRPr="00FF4F12">
        <w:rPr>
          <w:rFonts w:eastAsia="Times New Roman" w:cs="Times New Roman"/>
          <w:szCs w:val="24"/>
        </w:rPr>
        <w:t>noviolencia</w:t>
      </w:r>
      <w:proofErr w:type="spellEnd"/>
      <w:r w:rsidRPr="00FF4F12">
        <w:rPr>
          <w:rFonts w:eastAsia="Times New Roman" w:cs="Times New Roman"/>
          <w:szCs w:val="24"/>
        </w:rPr>
        <w:t xml:space="preserve">» no </w:t>
      </w:r>
      <w:r w:rsidRPr="00FF4F12">
        <w:rPr>
          <w:rFonts w:eastAsia="Times New Roman" w:cs="Times New Roman"/>
          <w:color w:val="000000"/>
          <w:szCs w:val="24"/>
        </w:rPr>
        <w:t>es simplemente la negación de la violencia o una forma de resistencia, sino que incorpora también el desarrollo de una filosofía, de un programa constructivo de tipo social (económico, político y cultural), además, de ético, humanista y espiritual, de las relaciones humanas conflictivas (Filosofía alternativa) (Jiménez, 2009: 141-190). Es decir, más que una práctica es también una forma de pensar (una filosofía de vida) y una manera de luchar contra las «justificaciones» de la violencia cultural, lo que permite avanzar hacia la paz. (</w:t>
      </w:r>
      <w:r w:rsidRPr="00FF4F12">
        <w:rPr>
          <w:rFonts w:eastAsia="Times New Roman" w:cs="Times New Roman"/>
          <w:szCs w:val="24"/>
        </w:rPr>
        <w:t>Jiménez</w:t>
      </w:r>
      <w:r w:rsidR="00F74106" w:rsidRPr="00FF4F12">
        <w:rPr>
          <w:rFonts w:eastAsia="Times New Roman" w:cs="Times New Roman"/>
          <w:szCs w:val="24"/>
        </w:rPr>
        <w:t xml:space="preserve">, </w:t>
      </w:r>
      <w:r w:rsidRPr="00FF4F12">
        <w:rPr>
          <w:rFonts w:eastAsia="Times New Roman" w:cs="Times New Roman"/>
          <w:szCs w:val="24"/>
        </w:rPr>
        <w:t>2019,</w:t>
      </w:r>
      <w:r w:rsidR="00E558AF" w:rsidRPr="00FF4F12">
        <w:rPr>
          <w:rFonts w:eastAsia="Times New Roman" w:cs="Times New Roman"/>
          <w:szCs w:val="24"/>
        </w:rPr>
        <w:t xml:space="preserve"> </w:t>
      </w:r>
      <w:r w:rsidRPr="00FF4F12">
        <w:rPr>
          <w:rFonts w:eastAsia="Times New Roman" w:cs="Times New Roman"/>
          <w:color w:val="000000"/>
          <w:szCs w:val="24"/>
        </w:rPr>
        <w:t>p.</w:t>
      </w:r>
      <w:r w:rsidR="002B7DE6" w:rsidRPr="00FF4F12">
        <w:rPr>
          <w:rFonts w:eastAsia="Times New Roman" w:cs="Times New Roman"/>
          <w:color w:val="000000"/>
          <w:szCs w:val="24"/>
        </w:rPr>
        <w:t xml:space="preserve"> </w:t>
      </w:r>
      <w:r w:rsidRPr="00FF4F12">
        <w:rPr>
          <w:rFonts w:eastAsia="Times New Roman" w:cs="Times New Roman"/>
          <w:color w:val="000000"/>
          <w:szCs w:val="24"/>
        </w:rPr>
        <w:t>377)</w:t>
      </w:r>
    </w:p>
    <w:p w14:paraId="73ACF914" w14:textId="77777777" w:rsidR="00494386" w:rsidRPr="00FF4F12" w:rsidRDefault="00A74F1B" w:rsidP="002330A4">
      <w:pPr>
        <w:pBdr>
          <w:top w:val="nil"/>
          <w:left w:val="nil"/>
          <w:bottom w:val="nil"/>
          <w:right w:val="nil"/>
          <w:between w:val="nil"/>
        </w:pBdr>
        <w:spacing w:before="280"/>
        <w:rPr>
          <w:rFonts w:eastAsia="Times New Roman" w:cs="Times New Roman"/>
          <w:color w:val="000000"/>
          <w:szCs w:val="24"/>
        </w:rPr>
      </w:pPr>
      <w:r w:rsidRPr="00FF4F12">
        <w:rPr>
          <w:rFonts w:eastAsia="Times New Roman" w:cs="Times New Roman"/>
          <w:color w:val="000000"/>
          <w:szCs w:val="24"/>
        </w:rPr>
        <w:t xml:space="preserve">La </w:t>
      </w:r>
      <w:proofErr w:type="spellStart"/>
      <w:r w:rsidRPr="00FF4F12">
        <w:rPr>
          <w:rFonts w:eastAsia="Times New Roman" w:cs="Times New Roman"/>
          <w:color w:val="000000"/>
          <w:szCs w:val="24"/>
        </w:rPr>
        <w:t>noviolencia</w:t>
      </w:r>
      <w:proofErr w:type="spellEnd"/>
      <w:r w:rsidRPr="00FF4F12">
        <w:rPr>
          <w:rFonts w:eastAsia="Times New Roman" w:cs="Times New Roman"/>
          <w:color w:val="000000"/>
          <w:szCs w:val="24"/>
        </w:rPr>
        <w:t>, entendida como una filosofía de vida transformadora, se conecta de forma directa con la violencia cultural, ya que propone desmontar las ideas, creencias y discursos que históricamente han justificado el uso del poder, el sometimiento o la exclusión como algo natural o necesario.</w:t>
      </w:r>
    </w:p>
    <w:p w14:paraId="4DDC5E83" w14:textId="77777777" w:rsidR="00494386" w:rsidRPr="00FF4F12" w:rsidRDefault="00A74F1B" w:rsidP="002330A4">
      <w:pPr>
        <w:pBdr>
          <w:top w:val="nil"/>
          <w:left w:val="nil"/>
          <w:bottom w:val="nil"/>
          <w:right w:val="nil"/>
          <w:between w:val="nil"/>
        </w:pBdr>
        <w:spacing w:before="280"/>
        <w:rPr>
          <w:rFonts w:eastAsia="Times New Roman" w:cs="Times New Roman"/>
          <w:color w:val="000000"/>
          <w:szCs w:val="24"/>
        </w:rPr>
      </w:pPr>
      <w:r w:rsidRPr="00FF4F12">
        <w:rPr>
          <w:rFonts w:eastAsia="Times New Roman" w:cs="Times New Roman"/>
          <w:color w:val="000000"/>
          <w:szCs w:val="24"/>
        </w:rPr>
        <w:t xml:space="preserve"> Así, retoma y profundiza las reflexiones anteriores al mostrarnos que no basta con eliminar la violencia física o estructural: es necesario cambiar la manera en que pensamos, educamos y nos relacionamos, erradicando aquellas normas culturales que sostienen la discriminación o el autoritarismo. Solo desde ese cambio profundo (ético, humano y colectivo) es posible construir relaciones realmente pacíficas y justas.</w:t>
      </w:r>
    </w:p>
    <w:p w14:paraId="1A22B750" w14:textId="4ACDD824" w:rsidR="00494386" w:rsidRPr="00FF4F12" w:rsidRDefault="00A74F1B" w:rsidP="003B5B64">
      <w:pPr>
        <w:pStyle w:val="Ttulo3"/>
        <w:rPr>
          <w:rFonts w:cs="Times New Roman"/>
          <w:szCs w:val="24"/>
        </w:rPr>
      </w:pPr>
      <w:bookmarkStart w:id="1053" w:name="_Toc229133554"/>
      <w:bookmarkStart w:id="1054" w:name="_Toc227692890"/>
      <w:r w:rsidRPr="00FF4F12">
        <w:rPr>
          <w:rFonts w:cs="Times New Roman"/>
          <w:szCs w:val="24"/>
        </w:rPr>
        <w:t>Convivencia</w:t>
      </w:r>
      <w:bookmarkEnd w:id="1053"/>
      <w:bookmarkEnd w:id="1054"/>
      <w:r w:rsidRPr="00FF4F12">
        <w:rPr>
          <w:rFonts w:cs="Times New Roman"/>
          <w:szCs w:val="24"/>
        </w:rPr>
        <w:t xml:space="preserve"> </w:t>
      </w:r>
    </w:p>
    <w:p w14:paraId="40DF24DF" w14:textId="77777777" w:rsidR="00494386" w:rsidRPr="00FF4F12" w:rsidRDefault="00A74F1B" w:rsidP="00F74106">
      <w:pPr>
        <w:jc w:val="both"/>
        <w:rPr>
          <w:rFonts w:cs="Times New Roman"/>
          <w:szCs w:val="24"/>
        </w:rPr>
      </w:pPr>
      <w:r w:rsidRPr="00FF4F12">
        <w:rPr>
          <w:rFonts w:cs="Times New Roman"/>
          <w:szCs w:val="24"/>
        </w:rPr>
        <w:t>A nivel de Colombia en las instituciones escolares, donde prima el bienestar estudiantil en todos sus ámbitos se prioriza la convivencia a partir de la siguiente ley:</w:t>
      </w:r>
    </w:p>
    <w:p w14:paraId="4B964A50" w14:textId="77777777" w:rsidR="00494386" w:rsidRPr="00FF4F12" w:rsidRDefault="00A74F1B" w:rsidP="00F74106">
      <w:pPr>
        <w:pBdr>
          <w:top w:val="nil"/>
          <w:left w:val="nil"/>
          <w:bottom w:val="nil"/>
          <w:right w:val="nil"/>
          <w:between w:val="nil"/>
        </w:pBdr>
        <w:spacing w:before="280"/>
        <w:ind w:left="720" w:hanging="11"/>
        <w:rPr>
          <w:rFonts w:eastAsia="Times New Roman" w:cs="Times New Roman"/>
          <w:szCs w:val="24"/>
        </w:rPr>
      </w:pPr>
      <w:r w:rsidRPr="00FF4F12">
        <w:rPr>
          <w:rFonts w:eastAsia="Times New Roman" w:cs="Times New Roman"/>
          <w:szCs w:val="24"/>
        </w:rPr>
        <w:t xml:space="preserve">Que la Ley 1620 de 2013, creó el Sistema Nacional de Convivencia Escolar y Formación para el ejercicio de los Derechos Humanos, la educación para la sexualidad y la prevención y mitigación de la violencia escolar. </w:t>
      </w:r>
    </w:p>
    <w:p w14:paraId="5FADCDF4" w14:textId="77777777" w:rsidR="00494386" w:rsidRPr="00FF4F12" w:rsidRDefault="00A74F1B" w:rsidP="00F74106">
      <w:pPr>
        <w:pBdr>
          <w:top w:val="nil"/>
          <w:left w:val="nil"/>
          <w:bottom w:val="nil"/>
          <w:right w:val="nil"/>
          <w:between w:val="nil"/>
        </w:pBdr>
        <w:spacing w:before="280"/>
        <w:ind w:left="720"/>
        <w:rPr>
          <w:rFonts w:eastAsia="Times New Roman" w:cs="Times New Roman"/>
          <w:szCs w:val="24"/>
        </w:rPr>
      </w:pPr>
      <w:r w:rsidRPr="00FF4F12">
        <w:rPr>
          <w:rFonts w:eastAsia="Times New Roman" w:cs="Times New Roman"/>
          <w:szCs w:val="24"/>
        </w:rPr>
        <w:t>Que el Gobierno Nacional reconoce que uno de los retos que tiene el país, está en la formación para el ejercicio activo de la ciudadanía y de los Derechos Humanos, a través de una política que promueva y fortalezca la convivencia escolar, precisando que cada experiencia que los estudiantes vivan en los establecimientos educativos, es definitiva para el desarrollo de su personalidad y marcará sus formas de desarrollar y construir su proyecto de vida. Y que de la satisfacción que cada niño y joven alcance y del sentido que, a través del aprendizaje, le dé a su vida, depende no sólo su bienestar sino la prosperidad colectiva.</w:t>
      </w:r>
      <w:r w:rsidRPr="00FF4F12">
        <w:rPr>
          <w:rFonts w:eastAsia="Times New Roman" w:cs="Times New Roman"/>
          <w:szCs w:val="24"/>
          <w:highlight w:val="white"/>
        </w:rPr>
        <w:t xml:space="preserve"> (​Ley 1620 del 2013)</w:t>
      </w:r>
    </w:p>
    <w:p w14:paraId="29C30340" w14:textId="77777777" w:rsidR="00494386" w:rsidRPr="00FF4F12" w:rsidRDefault="00A74F1B" w:rsidP="00F74106">
      <w:pPr>
        <w:rPr>
          <w:rFonts w:cs="Times New Roman"/>
          <w:szCs w:val="24"/>
          <w:highlight w:val="white"/>
        </w:rPr>
      </w:pPr>
      <w:r w:rsidRPr="00FF4F12">
        <w:rPr>
          <w:rFonts w:cs="Times New Roman"/>
          <w:szCs w:val="24"/>
          <w:highlight w:val="white"/>
        </w:rPr>
        <w:t>Es fundamental resaltar que la convivencia escolar no es solo una aspiración, sino un derecho que debe garantizarse mediante la formación en valores, el respeto por los derechos humanos y la prevención de toda forma de violencia. Esta norma reconoce que educar para convivir es clave para construir espacios escolares democráticos, seguros y equitativos.</w:t>
      </w:r>
    </w:p>
    <w:p w14:paraId="39608086" w14:textId="77777777" w:rsidR="00494386" w:rsidRPr="00FF4F12" w:rsidRDefault="00A74F1B" w:rsidP="00F74106">
      <w:pPr>
        <w:rPr>
          <w:rFonts w:eastAsia="Arial" w:cs="Times New Roman"/>
          <w:color w:val="FF0000"/>
          <w:szCs w:val="24"/>
          <w:highlight w:val="white"/>
        </w:rPr>
      </w:pPr>
      <w:r w:rsidRPr="00FF4F12">
        <w:rPr>
          <w:rFonts w:cs="Times New Roman"/>
          <w:szCs w:val="24"/>
          <w:highlight w:val="white"/>
        </w:rPr>
        <w:t xml:space="preserve"> Su objetivo principal es promover y fortalecer la convivencia escolar, reconociendo que las experiencias vividas por los estudiantes en los establecimientos educativos son fundamentales para el desarrollo de su personalidad y la construcción de su proyecto de vida. ​ Además, busca garantizar el bienestar individual y la prosperidad colectiva mediante la articulación de entidades, la familia y la sociedad.</w:t>
      </w:r>
      <w:r w:rsidRPr="00FF4F12">
        <w:rPr>
          <w:rFonts w:eastAsia="Arial" w:cs="Times New Roman"/>
          <w:szCs w:val="24"/>
          <w:highlight w:val="white"/>
        </w:rPr>
        <w:t xml:space="preserve"> </w:t>
      </w:r>
      <w:r w:rsidRPr="00FF4F12">
        <w:rPr>
          <w:rFonts w:eastAsia="Arial" w:cs="Times New Roman"/>
          <w:color w:val="FF0000"/>
          <w:szCs w:val="24"/>
          <w:highlight w:val="white"/>
        </w:rPr>
        <w:t>​</w:t>
      </w:r>
    </w:p>
    <w:p w14:paraId="462F5917" w14:textId="77777777" w:rsidR="00494386" w:rsidRPr="00FF4F12" w:rsidRDefault="00A74F1B" w:rsidP="00F74106">
      <w:pPr>
        <w:rPr>
          <w:rFonts w:cs="Times New Roman"/>
          <w:szCs w:val="24"/>
        </w:rPr>
      </w:pPr>
      <w:r w:rsidRPr="00FF4F12">
        <w:rPr>
          <w:rFonts w:cs="Times New Roman"/>
          <w:szCs w:val="24"/>
        </w:rPr>
        <w:t>La convivencia es fundamental en el ámbito educativo, sin duda es de gran importancia en el desarrollo integral de los estudiantes, brinda ambientes propicios para el aprendizaje, permite resolver conflictos cotidianos y formar en valores. De acuerdo con el lugar donde se aplica requiere conocer los desafíos que enfrentan en su diario vivir en búsqueda de la construcción de una comunidad escolar en armonía y respeto.</w:t>
      </w:r>
    </w:p>
    <w:p w14:paraId="21799AFA" w14:textId="77777777" w:rsidR="00494386" w:rsidRPr="00FF4F12" w:rsidRDefault="00A74F1B" w:rsidP="00F74106">
      <w:pPr>
        <w:rPr>
          <w:rFonts w:eastAsia="Times New Roman" w:cs="Times New Roman"/>
          <w:szCs w:val="24"/>
        </w:rPr>
      </w:pPr>
      <w:r w:rsidRPr="00FF4F12">
        <w:rPr>
          <w:rFonts w:eastAsia="Times New Roman" w:cs="Times New Roman"/>
          <w:szCs w:val="24"/>
        </w:rPr>
        <w:t>Esta investigación abordara los siguientes tipos de convivencia los cuales están implícitos en los contextos escolares:</w:t>
      </w:r>
    </w:p>
    <w:p w14:paraId="31C58BB3" w14:textId="51791DE3" w:rsidR="00251AB6" w:rsidRPr="00FF4F12" w:rsidRDefault="00A74F1B" w:rsidP="003B5B64">
      <w:pPr>
        <w:pStyle w:val="Ttulo4"/>
        <w:rPr>
          <w:rFonts w:cs="Times New Roman"/>
        </w:rPr>
      </w:pPr>
      <w:bookmarkStart w:id="1055" w:name="_Toc229133555"/>
      <w:bookmarkStart w:id="1056" w:name="_Toc227692891"/>
      <w:r w:rsidRPr="00FF4F12">
        <w:rPr>
          <w:rFonts w:cs="Times New Roman"/>
        </w:rPr>
        <w:t xml:space="preserve">Convivencia </w:t>
      </w:r>
      <w:r w:rsidR="00F74106" w:rsidRPr="00FF4F12">
        <w:rPr>
          <w:rFonts w:cs="Times New Roman"/>
        </w:rPr>
        <w:t>F</w:t>
      </w:r>
      <w:r w:rsidRPr="00FF4F12">
        <w:rPr>
          <w:rFonts w:cs="Times New Roman"/>
        </w:rPr>
        <w:t>amiliar</w:t>
      </w:r>
      <w:r w:rsidR="002A5ADC" w:rsidRPr="00FF4F12">
        <w:rPr>
          <w:rFonts w:cs="Times New Roman"/>
        </w:rPr>
        <w:t>.</w:t>
      </w:r>
      <w:bookmarkEnd w:id="1055"/>
      <w:bookmarkEnd w:id="1056"/>
    </w:p>
    <w:p w14:paraId="513B3792" w14:textId="0BFE31B4" w:rsidR="00494386" w:rsidRPr="00FF4F12" w:rsidRDefault="00A74F1B" w:rsidP="002330A4">
      <w:pPr>
        <w:rPr>
          <w:rFonts w:eastAsia="Times New Roman" w:cs="Times New Roman"/>
          <w:szCs w:val="24"/>
        </w:rPr>
      </w:pPr>
      <w:r w:rsidRPr="00FF4F12">
        <w:rPr>
          <w:rFonts w:eastAsia="Times New Roman" w:cs="Times New Roman"/>
          <w:szCs w:val="24"/>
        </w:rPr>
        <w:t xml:space="preserve">Es uno de los principales pilares en la formación y desarrollo integral de los niños y niñas. En los primeros grados de bachillerato, los estudiantes comienzan a desarrollar sus habilidades sociales y emocionales, lo cuales son claves para promover una cultura de paz y respeto en sus entornos cercanos. Las relaciones familiares, siendo las primeras y más cercanas del niño, influyen directamente en el bienestar emocional y en el aprendizaje de valores como la tolerancia, empatía y solidaridad. </w:t>
      </w:r>
    </w:p>
    <w:p w14:paraId="67CFB234" w14:textId="74343DDE" w:rsidR="00494386" w:rsidRPr="00FF4F12" w:rsidRDefault="00A74F1B" w:rsidP="00F74106">
      <w:pPr>
        <w:ind w:left="720" w:hanging="11"/>
        <w:rPr>
          <w:rFonts w:eastAsia="Times New Roman" w:cs="Times New Roman"/>
          <w:szCs w:val="24"/>
        </w:rPr>
      </w:pPr>
      <w:r w:rsidRPr="00FF4F12">
        <w:rPr>
          <w:rFonts w:eastAsia="Times New Roman" w:cs="Times New Roman"/>
          <w:szCs w:val="24"/>
        </w:rPr>
        <w:t>La familia está estrechamente ligada a la escuela en lo que se refiere a procesos de formación, socialización y mejoramiento del clima escolar. La participación de los niños, niñas y jóvenes en los establecimientos educativos evidencia el comportamiento y el ejemplo que le brindan las personas que conforman su núcleo familiar, en especial sus padres. Estos, son el espejo de vida de mayor importancia en todos los procesos de formación por el cual pasa el ser humano. Unos padres integrales, convenientes y pertinentes para el desarrollo de sus hijos, deben garantizar el desarrollo de personas socialmente sanas; de la misma forma, unos padres equivocados, no convenientes, contribuyen con la formación negativa de futuros jóvenes y adultos. (Bolaños &amp; Rivero</w:t>
      </w:r>
      <w:r w:rsidR="00F74106" w:rsidRPr="00FF4F12">
        <w:rPr>
          <w:rFonts w:eastAsia="Times New Roman" w:cs="Times New Roman"/>
          <w:szCs w:val="24"/>
        </w:rPr>
        <w:t>,</w:t>
      </w:r>
      <w:r w:rsidRPr="00FF4F12">
        <w:rPr>
          <w:rFonts w:eastAsia="Times New Roman" w:cs="Times New Roman"/>
          <w:szCs w:val="24"/>
        </w:rPr>
        <w:t xml:space="preserve"> 2019</w:t>
      </w:r>
      <w:r w:rsidR="00F74106" w:rsidRPr="00FF4F12">
        <w:rPr>
          <w:rFonts w:eastAsia="Times New Roman" w:cs="Times New Roman"/>
          <w:szCs w:val="24"/>
        </w:rPr>
        <w:t>,</w:t>
      </w:r>
      <w:r w:rsidRPr="00FF4F12">
        <w:rPr>
          <w:rFonts w:eastAsia="Times New Roman" w:cs="Times New Roman"/>
          <w:szCs w:val="24"/>
        </w:rPr>
        <w:t xml:space="preserve"> p. 144).</w:t>
      </w:r>
    </w:p>
    <w:p w14:paraId="25F470C0" w14:textId="77777777" w:rsidR="00494386" w:rsidRPr="00FF4F12" w:rsidRDefault="00A74F1B" w:rsidP="00F74106">
      <w:pPr>
        <w:rPr>
          <w:rFonts w:cs="Times New Roman"/>
          <w:szCs w:val="24"/>
        </w:rPr>
      </w:pPr>
      <w:r w:rsidRPr="00FF4F12">
        <w:rPr>
          <w:rFonts w:cs="Times New Roman"/>
          <w:szCs w:val="24"/>
        </w:rPr>
        <w:t>La convivencia familiar se refiere a la interacción y relación entre los miembros de una familia, caracterizada por la afectividad, el respeto y la colaboración en la vida cotidiana.</w:t>
      </w:r>
    </w:p>
    <w:p w14:paraId="2D9632E5" w14:textId="77777777" w:rsidR="00494386" w:rsidRPr="00FF4F12" w:rsidRDefault="00A74F1B" w:rsidP="00F74106">
      <w:pPr>
        <w:rPr>
          <w:rFonts w:cs="Times New Roman"/>
          <w:szCs w:val="24"/>
        </w:rPr>
      </w:pPr>
      <w:r w:rsidRPr="00FF4F12">
        <w:rPr>
          <w:rFonts w:cs="Times New Roman"/>
          <w:szCs w:val="24"/>
        </w:rPr>
        <w:t>Es un proceso de socialización donde se desarrollan valores, normas y responsabilidades que influyen en el comportamiento y la formación integral de los individuos.</w:t>
      </w:r>
    </w:p>
    <w:p w14:paraId="762B370E" w14:textId="77777777" w:rsidR="00494386" w:rsidRPr="00FF4F12" w:rsidRDefault="00A74F1B" w:rsidP="00F74106">
      <w:pPr>
        <w:rPr>
          <w:rFonts w:cs="Times New Roman"/>
          <w:szCs w:val="24"/>
        </w:rPr>
      </w:pPr>
      <w:r w:rsidRPr="00FF4F12">
        <w:rPr>
          <w:rFonts w:cs="Times New Roman"/>
          <w:szCs w:val="24"/>
        </w:rPr>
        <w:t>Una buena convivencia familiar es fundamental para el bienestar emocional y social de sus miembros, impactando positivamente en su desempeño en otros entornos, como la escuela.</w:t>
      </w:r>
    </w:p>
    <w:p w14:paraId="72EC194E" w14:textId="598014AB" w:rsidR="00494386" w:rsidRPr="00FF4F12" w:rsidRDefault="00A74F1B" w:rsidP="00F74106">
      <w:pPr>
        <w:ind w:left="720" w:hanging="11"/>
        <w:rPr>
          <w:rFonts w:eastAsia="Times New Roman" w:cs="Times New Roman"/>
          <w:szCs w:val="24"/>
        </w:rPr>
      </w:pPr>
      <w:r w:rsidRPr="00FF4F12">
        <w:rPr>
          <w:rFonts w:eastAsia="Times New Roman" w:cs="Times New Roman"/>
          <w:szCs w:val="24"/>
        </w:rPr>
        <w:t>El entorno familiar del infante se ve afectado en gran medida por un entorno social negativo reafirmando ese mal comportamiento y conducta que el niño o niña presenta en la escuela. Esta relación se vuelve un círculo vicioso en el cual, la red familiar presenta las variables como: la convivencia entre los miembros, un lazo afectivo, conyugal o paterno-filial y el reparto de responsabilidades y ocupaciones. (Bolaños</w:t>
      </w:r>
      <w:r w:rsidR="00F74106" w:rsidRPr="00FF4F12">
        <w:rPr>
          <w:rFonts w:eastAsia="Times New Roman" w:cs="Times New Roman"/>
          <w:szCs w:val="24"/>
        </w:rPr>
        <w:t xml:space="preserve"> </w:t>
      </w:r>
      <w:r w:rsidRPr="00FF4F12">
        <w:rPr>
          <w:rFonts w:eastAsia="Times New Roman" w:cs="Times New Roman"/>
          <w:szCs w:val="24"/>
        </w:rPr>
        <w:t>&amp; Rivero</w:t>
      </w:r>
      <w:r w:rsidR="00F74106" w:rsidRPr="00FF4F12">
        <w:rPr>
          <w:rFonts w:eastAsia="Times New Roman" w:cs="Times New Roman"/>
          <w:szCs w:val="24"/>
        </w:rPr>
        <w:t>,</w:t>
      </w:r>
      <w:r w:rsidRPr="00FF4F12">
        <w:rPr>
          <w:rFonts w:eastAsia="Times New Roman" w:cs="Times New Roman"/>
          <w:szCs w:val="24"/>
        </w:rPr>
        <w:t xml:space="preserve"> 2019</w:t>
      </w:r>
      <w:r w:rsidR="00F74106" w:rsidRPr="00FF4F12">
        <w:rPr>
          <w:rFonts w:eastAsia="Times New Roman" w:cs="Times New Roman"/>
          <w:szCs w:val="24"/>
        </w:rPr>
        <w:t>,</w:t>
      </w:r>
      <w:r w:rsidRPr="00FF4F12">
        <w:rPr>
          <w:rFonts w:eastAsia="Times New Roman" w:cs="Times New Roman"/>
          <w:szCs w:val="24"/>
        </w:rPr>
        <w:t xml:space="preserve"> p. 145)</w:t>
      </w:r>
    </w:p>
    <w:p w14:paraId="6693C40A" w14:textId="77777777" w:rsidR="00494386" w:rsidRPr="00FF4F12" w:rsidRDefault="00A74F1B" w:rsidP="002330A4">
      <w:pPr>
        <w:rPr>
          <w:rFonts w:eastAsia="Times New Roman" w:cs="Times New Roman"/>
          <w:szCs w:val="24"/>
        </w:rPr>
      </w:pPr>
      <w:r w:rsidRPr="00FF4F12">
        <w:rPr>
          <w:rFonts w:eastAsia="Times New Roman" w:cs="Times New Roman"/>
          <w:szCs w:val="24"/>
        </w:rPr>
        <w:t>El autor, nos invita a reflexionar sobre el papel fundamental del entorno familiar en la formación del comportamiento de los niños y niñas, y cómo los conflictos no resueltos dentro del hogar pueden influir directamente en la manera en que se relacionan.</w:t>
      </w:r>
    </w:p>
    <w:p w14:paraId="4DD49377" w14:textId="77777777" w:rsidR="00494386" w:rsidRPr="00FF4F12" w:rsidRDefault="00A74F1B" w:rsidP="002330A4">
      <w:pPr>
        <w:rPr>
          <w:rFonts w:eastAsia="Times New Roman" w:cs="Times New Roman"/>
          <w:szCs w:val="24"/>
        </w:rPr>
      </w:pPr>
      <w:r w:rsidRPr="00FF4F12">
        <w:rPr>
          <w:rFonts w:eastAsia="Times New Roman" w:cs="Times New Roman"/>
          <w:szCs w:val="24"/>
        </w:rPr>
        <w:t>Cuando el entorno social y familiar de un menor está marcado por relaciones tensas, falta de afecto, desequilibrio en las responsabilidades o dinámicas de convivencia conflictivas, es probable que estas experiencias se trasladen al aula, afectando su capacidad para relacionarse de manera pacífica y respetuosa con sus compañeros y docentes. Esto genera un círculo vicioso, donde el mal comportamiento observado en la escuela no es solo una expresión individual, sino el reflejo de una red de relaciones deterioradas fuera del ámbito escolar. Se plantea entonces la necesidad de entender la convivencia escolar no de forma aislada, sino como parte de un todo que incluye el hogar, el entorno social y la comunidad.</w:t>
      </w:r>
    </w:p>
    <w:p w14:paraId="540A750D" w14:textId="6E94F69D" w:rsidR="002A5ADC" w:rsidRPr="00FF4F12" w:rsidRDefault="00A74F1B" w:rsidP="002A5ADC">
      <w:pPr>
        <w:pStyle w:val="Ttulo4"/>
        <w:rPr>
          <w:rFonts w:cs="Times New Roman"/>
        </w:rPr>
      </w:pPr>
      <w:bookmarkStart w:id="1057" w:name="_Toc229133556"/>
      <w:bookmarkStart w:id="1058" w:name="_Toc227692892"/>
      <w:r w:rsidRPr="00FF4F12">
        <w:rPr>
          <w:rFonts w:cs="Times New Roman"/>
        </w:rPr>
        <w:t xml:space="preserve">Convivencia </w:t>
      </w:r>
      <w:r w:rsidR="00F74106" w:rsidRPr="00FF4F12">
        <w:rPr>
          <w:rFonts w:cs="Times New Roman"/>
        </w:rPr>
        <w:t>E</w:t>
      </w:r>
      <w:r w:rsidRPr="00FF4F12">
        <w:rPr>
          <w:rFonts w:cs="Times New Roman"/>
        </w:rPr>
        <w:t>scolar</w:t>
      </w:r>
      <w:r w:rsidR="002A5ADC" w:rsidRPr="00FF4F12">
        <w:rPr>
          <w:rFonts w:cs="Times New Roman"/>
        </w:rPr>
        <w:t>.</w:t>
      </w:r>
      <w:bookmarkEnd w:id="1057"/>
      <w:bookmarkEnd w:id="1058"/>
    </w:p>
    <w:p w14:paraId="1139ABC9" w14:textId="75583587" w:rsidR="00140C82" w:rsidRPr="00FF4F12" w:rsidRDefault="00A74F1B" w:rsidP="00140C82">
      <w:pPr>
        <w:rPr>
          <w:rFonts w:eastAsia="Times New Roman" w:cs="Times New Roman"/>
          <w:szCs w:val="24"/>
        </w:rPr>
      </w:pPr>
      <w:r w:rsidRPr="00FF4F12">
        <w:rPr>
          <w:rFonts w:eastAsia="Times New Roman" w:cs="Times New Roman"/>
          <w:szCs w:val="24"/>
        </w:rPr>
        <w:t xml:space="preserve">Dentro de las aulas y escenarios escolares, existe una construcción colectiva de relaciones interpersonales basadas en la justicia, el respeto y la equidad de quienes cohabitan en las instituciones educativas. </w:t>
      </w:r>
    </w:p>
    <w:p w14:paraId="05ADAAE1" w14:textId="595DF262" w:rsidR="00494386" w:rsidRPr="00FF4F12" w:rsidRDefault="00A74F1B" w:rsidP="005522F0">
      <w:pPr>
        <w:ind w:left="720" w:hanging="11"/>
        <w:rPr>
          <w:rFonts w:eastAsia="Times New Roman" w:cs="Times New Roman"/>
          <w:szCs w:val="24"/>
        </w:rPr>
      </w:pPr>
      <w:r w:rsidRPr="00FF4F12">
        <w:rPr>
          <w:rFonts w:eastAsia="Times New Roman" w:cs="Times New Roman"/>
          <w:szCs w:val="24"/>
        </w:rPr>
        <w:t>Es posible que las escuelas hagan uso de los juegos, del teatro, de la música,</w:t>
      </w:r>
      <w:r w:rsidR="00C24600" w:rsidRPr="00FF4F12">
        <w:rPr>
          <w:rFonts w:eastAsia="Times New Roman" w:cs="Times New Roman"/>
          <w:szCs w:val="24"/>
        </w:rPr>
        <w:t xml:space="preserve"> </w:t>
      </w:r>
      <w:r w:rsidRPr="00FF4F12">
        <w:rPr>
          <w:rFonts w:eastAsia="Times New Roman" w:cs="Times New Roman"/>
          <w:szCs w:val="24"/>
        </w:rPr>
        <w:t xml:space="preserve">del canto, de la lectura de lo cotidiano y de la convivencia grupal para que jóvenes </w:t>
      </w:r>
      <w:r w:rsidR="00307627" w:rsidRPr="00FF4F12">
        <w:rPr>
          <w:rFonts w:eastAsia="Times New Roman" w:cs="Times New Roman"/>
          <w:szCs w:val="24"/>
        </w:rPr>
        <w:t xml:space="preserve">y </w:t>
      </w:r>
      <w:r w:rsidRPr="00FF4F12">
        <w:rPr>
          <w:rFonts w:eastAsia="Times New Roman" w:cs="Times New Roman"/>
          <w:szCs w:val="24"/>
        </w:rPr>
        <w:t>niños se integren en estos valores, &amp;priorizando&amp; la alegría de vivir con placer, preparándolos para ser futuros ciudadanos, inseridos en una sociedad equilibrada, donde será posible encontrar la paz y la seguridad (</w:t>
      </w:r>
      <w:r w:rsidRPr="00FF4F12">
        <w:rPr>
          <w:rFonts w:eastAsia="Times New Roman" w:cs="Times New Roman"/>
          <w:szCs w:val="24"/>
          <w:highlight w:val="white"/>
        </w:rPr>
        <w:t>García &amp; Ferreira</w:t>
      </w:r>
      <w:r w:rsidR="005522F0" w:rsidRPr="00FF4F12">
        <w:rPr>
          <w:rFonts w:eastAsia="Times New Roman" w:cs="Times New Roman"/>
          <w:szCs w:val="24"/>
          <w:highlight w:val="white"/>
        </w:rPr>
        <w:t>,</w:t>
      </w:r>
      <w:r w:rsidRPr="00FF4F12">
        <w:rPr>
          <w:rFonts w:eastAsia="Times New Roman" w:cs="Times New Roman"/>
          <w:szCs w:val="24"/>
          <w:highlight w:val="white"/>
        </w:rPr>
        <w:t xml:space="preserve"> 2005, </w:t>
      </w:r>
      <w:r w:rsidRPr="00FF4F12">
        <w:rPr>
          <w:rFonts w:eastAsia="Times New Roman" w:cs="Times New Roman"/>
          <w:szCs w:val="24"/>
        </w:rPr>
        <w:t>p.</w:t>
      </w:r>
      <w:r w:rsidR="005522F0" w:rsidRPr="00FF4F12">
        <w:rPr>
          <w:rFonts w:eastAsia="Times New Roman" w:cs="Times New Roman"/>
          <w:szCs w:val="24"/>
        </w:rPr>
        <w:t xml:space="preserve"> </w:t>
      </w:r>
      <w:r w:rsidRPr="00FF4F12">
        <w:rPr>
          <w:rFonts w:eastAsia="Times New Roman" w:cs="Times New Roman"/>
          <w:szCs w:val="24"/>
        </w:rPr>
        <w:t>177).</w:t>
      </w:r>
    </w:p>
    <w:p w14:paraId="72811C6D" w14:textId="77777777" w:rsidR="00494386" w:rsidRPr="00FF4F12" w:rsidRDefault="00A74F1B" w:rsidP="002330A4">
      <w:pPr>
        <w:rPr>
          <w:rFonts w:eastAsia="Times New Roman" w:cs="Times New Roman"/>
          <w:szCs w:val="24"/>
        </w:rPr>
      </w:pPr>
      <w:r w:rsidRPr="00FF4F12">
        <w:rPr>
          <w:rFonts w:eastAsia="Times New Roman" w:cs="Times New Roman"/>
          <w:szCs w:val="24"/>
        </w:rPr>
        <w:t>De acuerdo con los autores, las relaciones interpersonales son fundamentales en todos los espacios sociales en que se desenvuelve el ser humano, de ahí que, la convivencia escolar se ha convertido en un eje fundamental en las instituciones; Así las escuelas no solo se convierten en un lugar para los aprendizajes académicos, sino en un espacio propicio para un desarrollo integral del ser humano que incluya una formación en habilidades para una convivencia pacífica, respetuosa y colaborativa con quienes le rodean.</w:t>
      </w:r>
    </w:p>
    <w:p w14:paraId="5E2C859F" w14:textId="77777777" w:rsidR="00494386" w:rsidRPr="00FF4F12" w:rsidRDefault="00A74F1B" w:rsidP="002330A4">
      <w:pPr>
        <w:rPr>
          <w:rFonts w:eastAsia="Times New Roman" w:cs="Times New Roman"/>
          <w:szCs w:val="24"/>
        </w:rPr>
      </w:pPr>
      <w:r w:rsidRPr="00FF4F12">
        <w:rPr>
          <w:rFonts w:eastAsia="Times New Roman" w:cs="Times New Roman"/>
          <w:szCs w:val="24"/>
        </w:rPr>
        <w:t>Para el caso particular, en grados como sexto, donde se presenta una etapa de transición social y emocional compleja, la formación en valores se vuelve fundamental para mantener unas relaciones y experiencias colectivas favorables al interactuar entre los estudiantes, fortaleciendo sus capacidades a la hora de resolver conflictos, escuchar y entender al otro y trabajar bajo un objetivo común en sus interacciones dentro y fuera del aula   interacción positiva entre los estudiantes y fortalezcan su capacidad para resolver conflictos, escuchar al otro y trabajar con un objetivo común.</w:t>
      </w:r>
    </w:p>
    <w:p w14:paraId="6D0F00B2" w14:textId="12316059" w:rsidR="00494386" w:rsidRPr="00FF4F12" w:rsidRDefault="00A74F1B" w:rsidP="005522F0">
      <w:pPr>
        <w:ind w:left="720" w:hanging="11"/>
        <w:rPr>
          <w:rFonts w:eastAsia="Times New Roman" w:cs="Times New Roman"/>
          <w:color w:val="000000"/>
          <w:szCs w:val="24"/>
          <w:highlight w:val="white"/>
        </w:rPr>
      </w:pPr>
      <w:r w:rsidRPr="00FF4F12">
        <w:rPr>
          <w:rFonts w:eastAsia="Times New Roman" w:cs="Times New Roman"/>
          <w:color w:val="000000"/>
          <w:szCs w:val="24"/>
          <w:highlight w:val="white"/>
        </w:rPr>
        <w:t>La convivencia escolar depende en gran medida de la forma en cómo la comunidad educativa hace cumplir de manera efectiva y bien orientada las normas para lograr el objetivo de convivir con armonía, respeto y tolerancia entre todos los integrantes que intervienen en el quehacer educativo. Por esto, es necesario, ante todo, reconocer y conocer el entorno familiar y social de los niños y niñas en todo el proceso de enseñanza-aprendizaje y de socialización para lograr entender y ayudar a mejorar la convivencia escolar (</w:t>
      </w:r>
      <w:r w:rsidRPr="00FF4F12">
        <w:rPr>
          <w:rFonts w:eastAsia="Times New Roman" w:cs="Times New Roman"/>
          <w:szCs w:val="24"/>
        </w:rPr>
        <w:t>Bolaños</w:t>
      </w:r>
      <w:r w:rsidR="005522F0" w:rsidRPr="00FF4F12">
        <w:rPr>
          <w:rFonts w:eastAsia="Times New Roman" w:cs="Times New Roman"/>
          <w:szCs w:val="24"/>
        </w:rPr>
        <w:t xml:space="preserve"> </w:t>
      </w:r>
      <w:r w:rsidRPr="00FF4F12">
        <w:rPr>
          <w:rFonts w:eastAsia="Times New Roman" w:cs="Times New Roman"/>
          <w:szCs w:val="24"/>
        </w:rPr>
        <w:t>&amp; Stuart</w:t>
      </w:r>
      <w:r w:rsidR="005522F0" w:rsidRPr="00FF4F12">
        <w:rPr>
          <w:rFonts w:eastAsia="Times New Roman" w:cs="Times New Roman"/>
          <w:szCs w:val="24"/>
        </w:rPr>
        <w:t xml:space="preserve">, </w:t>
      </w:r>
      <w:r w:rsidRPr="00FF4F12">
        <w:rPr>
          <w:rFonts w:eastAsia="Times New Roman" w:cs="Times New Roman"/>
          <w:szCs w:val="24"/>
        </w:rPr>
        <w:t>2019</w:t>
      </w:r>
      <w:r w:rsidR="005522F0" w:rsidRPr="00FF4F12">
        <w:rPr>
          <w:rFonts w:eastAsia="Times New Roman" w:cs="Times New Roman"/>
          <w:szCs w:val="24"/>
        </w:rPr>
        <w:t>,</w:t>
      </w:r>
      <w:r w:rsidRPr="00FF4F12">
        <w:rPr>
          <w:rFonts w:eastAsia="Times New Roman" w:cs="Times New Roman"/>
          <w:szCs w:val="24"/>
        </w:rPr>
        <w:t xml:space="preserve"> p. 142)</w:t>
      </w:r>
      <w:r w:rsidRPr="00FF4F12">
        <w:rPr>
          <w:rFonts w:eastAsia="Times New Roman" w:cs="Times New Roman"/>
          <w:color w:val="000000"/>
          <w:szCs w:val="24"/>
          <w:highlight w:val="white"/>
        </w:rPr>
        <w:t>.</w:t>
      </w:r>
    </w:p>
    <w:p w14:paraId="739AA7FE" w14:textId="77777777" w:rsidR="00494386" w:rsidRPr="00FF4F12" w:rsidRDefault="00A74F1B" w:rsidP="002330A4">
      <w:pPr>
        <w:rPr>
          <w:rFonts w:eastAsia="Times New Roman" w:cs="Times New Roman"/>
          <w:szCs w:val="24"/>
        </w:rPr>
      </w:pPr>
      <w:r w:rsidRPr="00FF4F12">
        <w:rPr>
          <w:rFonts w:eastAsia="Times New Roman" w:cs="Times New Roman"/>
          <w:szCs w:val="24"/>
        </w:rPr>
        <w:t xml:space="preserve">La convivencia escolar recibe múltiples influencias en su construcción, además de las encontradas desde el aula también influye la forma en que la comunidad educativa aplica y orienta las normas con el fin de brindar justicia y una formación basada en valores como el respeto, la tolerancia y la armonía. </w:t>
      </w:r>
    </w:p>
    <w:p w14:paraId="0F2BBAE1" w14:textId="77777777" w:rsidR="00494386" w:rsidRPr="00FF4F12" w:rsidRDefault="00A74F1B" w:rsidP="002330A4">
      <w:pPr>
        <w:rPr>
          <w:rFonts w:eastAsia="Times New Roman" w:cs="Times New Roman"/>
          <w:color w:val="000000"/>
          <w:szCs w:val="24"/>
          <w:highlight w:val="white"/>
        </w:rPr>
      </w:pPr>
      <w:r w:rsidRPr="00FF4F12">
        <w:rPr>
          <w:rFonts w:eastAsia="Times New Roman" w:cs="Times New Roman"/>
          <w:color w:val="000000"/>
          <w:szCs w:val="24"/>
          <w:highlight w:val="white"/>
        </w:rPr>
        <w:t>El reconocimiento del entorno familiar y social de cada estudiante permite entender su forma de interactuar en su compartir en las escuelas, al comprender su realidad y cotidianidad, los docentes pueden realizar un acompañamiento más empático con los procesos de enseñanza-aprendizaje de sus estudiantes, buscando promover relaciones más solidarias y una mejor convivencia basada en relaciones más pacificas en la escuela.</w:t>
      </w:r>
    </w:p>
    <w:p w14:paraId="1BAD0A1B" w14:textId="4D3300D4" w:rsidR="00494386" w:rsidRPr="00FF4F12" w:rsidRDefault="00A74F1B" w:rsidP="005522F0">
      <w:pPr>
        <w:ind w:left="720" w:hanging="11"/>
        <w:rPr>
          <w:rFonts w:eastAsia="Times New Roman" w:cs="Times New Roman"/>
          <w:szCs w:val="24"/>
        </w:rPr>
      </w:pPr>
      <w:r w:rsidRPr="00FF4F12">
        <w:rPr>
          <w:rFonts w:eastAsia="Times New Roman" w:cs="Times New Roman"/>
          <w:szCs w:val="24"/>
        </w:rPr>
        <w:t xml:space="preserve">“la convivencia escolar es el conjunto de las interacciones y relaciones que se producen entre todos los actores de la comunidad”. Con base en lo anterior, es que las escuelas deben disponer de espacios de conversación y diálogo para tomar acuerdos en </w:t>
      </w:r>
      <w:proofErr w:type="spellStart"/>
      <w:r w:rsidRPr="00FF4F12">
        <w:rPr>
          <w:rFonts w:eastAsia="Times New Roman" w:cs="Times New Roman"/>
          <w:szCs w:val="24"/>
        </w:rPr>
        <w:t>pos</w:t>
      </w:r>
      <w:proofErr w:type="spellEnd"/>
      <w:r w:rsidRPr="00FF4F12">
        <w:rPr>
          <w:rFonts w:eastAsia="Times New Roman" w:cs="Times New Roman"/>
          <w:szCs w:val="24"/>
        </w:rPr>
        <w:t xml:space="preserve"> del bien de la comunidad educativa. Es necesario relevar que hay factores que han influido en que una sana convivencia escolar se lleve de buena manera en los contextos educacionales (</w:t>
      </w:r>
      <w:proofErr w:type="spellStart"/>
      <w:r w:rsidRPr="00FF4F12">
        <w:rPr>
          <w:rFonts w:eastAsia="Times New Roman" w:cs="Times New Roman"/>
          <w:szCs w:val="24"/>
          <w:highlight w:val="white"/>
        </w:rPr>
        <w:t>Nanjarí</w:t>
      </w:r>
      <w:proofErr w:type="spellEnd"/>
      <w:r w:rsidRPr="00FF4F12">
        <w:rPr>
          <w:rFonts w:eastAsia="Times New Roman" w:cs="Times New Roman"/>
          <w:szCs w:val="24"/>
          <w:highlight w:val="white"/>
        </w:rPr>
        <w:t>, Cataldo, Celedón &amp; Vidal</w:t>
      </w:r>
      <w:r w:rsidR="005522F0" w:rsidRPr="00FF4F12">
        <w:rPr>
          <w:rFonts w:eastAsia="Times New Roman" w:cs="Times New Roman"/>
          <w:szCs w:val="24"/>
          <w:highlight w:val="white"/>
        </w:rPr>
        <w:t>,</w:t>
      </w:r>
      <w:r w:rsidRPr="00FF4F12">
        <w:rPr>
          <w:rFonts w:eastAsia="Times New Roman" w:cs="Times New Roman"/>
          <w:szCs w:val="24"/>
          <w:highlight w:val="white"/>
        </w:rPr>
        <w:t xml:space="preserve"> 2021</w:t>
      </w:r>
      <w:r w:rsidR="005522F0" w:rsidRPr="00FF4F12">
        <w:rPr>
          <w:rFonts w:eastAsia="Times New Roman" w:cs="Times New Roman"/>
          <w:szCs w:val="24"/>
        </w:rPr>
        <w:t>,</w:t>
      </w:r>
      <w:r w:rsidRPr="00FF4F12">
        <w:rPr>
          <w:rFonts w:eastAsia="Times New Roman" w:cs="Times New Roman"/>
          <w:szCs w:val="24"/>
        </w:rPr>
        <w:t xml:space="preserve"> p. 136).</w:t>
      </w:r>
    </w:p>
    <w:p w14:paraId="58696268" w14:textId="77777777" w:rsidR="00494386" w:rsidRPr="00FF4F12" w:rsidRDefault="00A74F1B" w:rsidP="002330A4">
      <w:pPr>
        <w:rPr>
          <w:rFonts w:eastAsia="Times New Roman" w:cs="Times New Roman"/>
          <w:szCs w:val="24"/>
        </w:rPr>
      </w:pPr>
      <w:r w:rsidRPr="00FF4F12">
        <w:rPr>
          <w:rFonts w:eastAsia="Times New Roman" w:cs="Times New Roman"/>
          <w:szCs w:val="24"/>
        </w:rPr>
        <w:t>Entendiendo la convivencia escolar como un conjunto de relaciones e interacciones entre todos los miembros que conforman la comunidad educativa, se considera indispensable en estos espacios constituir la base para un ambiente escolar positivo. Para poder mantener relaciones sanas y constructivas en estos espacios es fundamental generar entornos de conversación, dialogo, compartir y toma de decisiones colectivas, que permitan al estudiante, docente, familia y demás actores de la comunidad educativa expresar abiertamente y con tranquilidad sus ideas, emociones y propuestas. Durante estos espacios se fortalece el sentido de pertenencia y participación, los cuales son esenciales para crear acuerdos en beneficio de todos conllevando a la resolución pacífica de los conflictos.</w:t>
      </w:r>
    </w:p>
    <w:p w14:paraId="5DF11D40" w14:textId="77777777" w:rsidR="00494386" w:rsidRPr="00FF4F12" w:rsidRDefault="00A74F1B" w:rsidP="002330A4">
      <w:pPr>
        <w:rPr>
          <w:rFonts w:eastAsia="Times New Roman" w:cs="Times New Roman"/>
          <w:szCs w:val="24"/>
        </w:rPr>
      </w:pPr>
      <w:r w:rsidRPr="00FF4F12">
        <w:rPr>
          <w:rFonts w:eastAsia="Times New Roman" w:cs="Times New Roman"/>
          <w:szCs w:val="24"/>
        </w:rPr>
        <w:t xml:space="preserve">Cabe resaltar que existen factores sociales, familiares y emocionales que pueden influir positiva o negativamente en la convivencia dentro del aula. El entorno familiar, las experiencias previas y las habilidades para manejar las emociones aprendidas del contexto en el que viven los estudiantes tiene afecta directamente la forma en cómo se relacionan con los demás. </w:t>
      </w:r>
    </w:p>
    <w:p w14:paraId="05FC088E" w14:textId="77777777" w:rsidR="00494386" w:rsidRPr="00FF4F12" w:rsidRDefault="00A74F1B" w:rsidP="002330A4">
      <w:pPr>
        <w:rPr>
          <w:rFonts w:eastAsia="Times New Roman" w:cs="Times New Roman"/>
          <w:szCs w:val="24"/>
        </w:rPr>
      </w:pPr>
      <w:r w:rsidRPr="00FF4F12">
        <w:rPr>
          <w:rFonts w:eastAsia="Times New Roman" w:cs="Times New Roman"/>
          <w:szCs w:val="24"/>
        </w:rPr>
        <w:t>Al comprender dichos factores y abordarlos desde una mirada inclusiva y empática, se puede contribuir a una formación integral que potencia el desarrollo de cada estudiante y por ende el colectivo que finalmente llevará a fortalecer la convivencia escolar pacífica y transformadora.</w:t>
      </w:r>
    </w:p>
    <w:p w14:paraId="30E0DD12" w14:textId="77777777" w:rsidR="00494386" w:rsidRPr="00FF4F12" w:rsidRDefault="00A74F1B" w:rsidP="002330A4">
      <w:pPr>
        <w:rPr>
          <w:rFonts w:eastAsia="Times New Roman" w:cs="Times New Roman"/>
          <w:szCs w:val="24"/>
        </w:rPr>
      </w:pPr>
      <w:r w:rsidRPr="00FF4F12">
        <w:rPr>
          <w:rFonts w:eastAsia="Times New Roman" w:cs="Times New Roman"/>
          <w:szCs w:val="24"/>
        </w:rPr>
        <w:t xml:space="preserve">La capacidad de las personas para vivir juntas en armonía, pero bajo el respeto de las diferencias para promover relaciones positivas en los diferentes contextos. Para el caso en el contexto escolar </w:t>
      </w:r>
    </w:p>
    <w:p w14:paraId="510CAB89" w14:textId="13F1924D" w:rsidR="00A06E2B" w:rsidRPr="00FF4F12" w:rsidRDefault="00A74F1B" w:rsidP="00A06E2B">
      <w:pPr>
        <w:ind w:left="720" w:hanging="11"/>
        <w:rPr>
          <w:rFonts w:eastAsia="Times New Roman" w:cs="Times New Roman"/>
          <w:szCs w:val="24"/>
        </w:rPr>
      </w:pPr>
      <w:r w:rsidRPr="00FF4F12">
        <w:rPr>
          <w:rFonts w:eastAsia="Times New Roman" w:cs="Times New Roman"/>
          <w:szCs w:val="24"/>
        </w:rPr>
        <w:t xml:space="preserve">El juego y la socialización generan un vínculo para niños y niñas, que practican de una forma espontánea y natural. Es importante que los educadores estimulen la socialización a través del juego, ya que en éste el infante aprende a convivir y relacionarse </w:t>
      </w:r>
      <w:r w:rsidR="00A06E2B" w:rsidRPr="00FF4F12">
        <w:rPr>
          <w:rFonts w:eastAsia="Times New Roman" w:cs="Times New Roman"/>
          <w:szCs w:val="24"/>
        </w:rPr>
        <w:t>(</w:t>
      </w:r>
      <w:proofErr w:type="spellStart"/>
      <w:r w:rsidR="00A06E2B" w:rsidRPr="00FF4F12">
        <w:rPr>
          <w:rFonts w:eastAsia="Times New Roman" w:cs="Times New Roman"/>
          <w:szCs w:val="24"/>
          <w:highlight w:val="white"/>
        </w:rPr>
        <w:t>Nanjarí</w:t>
      </w:r>
      <w:proofErr w:type="spellEnd"/>
      <w:r w:rsidR="00A06E2B" w:rsidRPr="00FF4F12">
        <w:rPr>
          <w:rFonts w:eastAsia="Times New Roman" w:cs="Times New Roman"/>
          <w:szCs w:val="24"/>
          <w:highlight w:val="white"/>
        </w:rPr>
        <w:t>, Cataldo, Celedón &amp; Vidal, 2021</w:t>
      </w:r>
      <w:r w:rsidR="00A06E2B" w:rsidRPr="00FF4F12">
        <w:rPr>
          <w:rFonts w:eastAsia="Times New Roman" w:cs="Times New Roman"/>
          <w:szCs w:val="24"/>
        </w:rPr>
        <w:t>, p. 141)</w:t>
      </w:r>
    </w:p>
    <w:p w14:paraId="00F88D30" w14:textId="7DFF9539" w:rsidR="00494386" w:rsidRPr="00FF4F12" w:rsidRDefault="00A74F1B" w:rsidP="00A06E2B">
      <w:pPr>
        <w:rPr>
          <w:rFonts w:cs="Times New Roman"/>
          <w:szCs w:val="24"/>
        </w:rPr>
      </w:pPr>
      <w:r w:rsidRPr="00FF4F12">
        <w:rPr>
          <w:rFonts w:cs="Times New Roman"/>
          <w:szCs w:val="24"/>
        </w:rPr>
        <w:t>De acuerdo con los autores, el texto refiere que el juego y la socialización son fundamentales para fortalecer las relaciones entre niños y niñas, promoviendo un ambiente de armonía y respeto. El papel de los educadores es fomentar las actividades lúdicas para fortalecer el aprendizaje de habilidades sociales como la empatía, la cooperación y resolución de conflictos de manera natural y espontanea en los niños; dichos aprendizajes son cruciales en la construcción de una cultura de paz, pues promueven relaciones más positivas en los entornos escolares y comunitarios desde edades tempranas.</w:t>
      </w:r>
    </w:p>
    <w:p w14:paraId="5A4D1AB1" w14:textId="77777777" w:rsidR="00494386" w:rsidRPr="00FF4F12" w:rsidRDefault="00A74F1B" w:rsidP="002330A4">
      <w:pPr>
        <w:rPr>
          <w:rFonts w:eastAsia="Times New Roman" w:cs="Times New Roman"/>
          <w:szCs w:val="24"/>
        </w:rPr>
      </w:pPr>
      <w:r w:rsidRPr="00FF4F12">
        <w:rPr>
          <w:rFonts w:eastAsia="Times New Roman" w:cs="Times New Roman"/>
          <w:szCs w:val="24"/>
        </w:rPr>
        <w:t xml:space="preserve">En la edad escolar en los niños, según lo expresan los autores: </w:t>
      </w:r>
    </w:p>
    <w:p w14:paraId="5B05D13E" w14:textId="17ABDDC4" w:rsidR="00494386" w:rsidRPr="00FF4F12" w:rsidRDefault="00A74F1B" w:rsidP="00A06E2B">
      <w:pPr>
        <w:ind w:left="720" w:hanging="11"/>
        <w:rPr>
          <w:rFonts w:eastAsia="Times New Roman" w:cs="Times New Roman"/>
          <w:szCs w:val="24"/>
          <w:highlight w:val="white"/>
        </w:rPr>
      </w:pPr>
      <w:r w:rsidRPr="00FF4F12">
        <w:rPr>
          <w:rFonts w:eastAsia="Times New Roman" w:cs="Times New Roman"/>
          <w:szCs w:val="24"/>
          <w:highlight w:val="white"/>
        </w:rPr>
        <w:t>Las aulas no son entes aislados de su contexto. El más próximo e inmediato es el propio centro donde se halla inserta. El ecosistema social de cada centro es la síntesis cultural configuradora de la institución, donde el ambiente construido por la relación que mantienen entre sí las personas, los procesos educativos –razón esencial de la Escuela– y la proyección que de ella se hace, configuran en su conjunto la atmósfera envolvente, su clima (</w:t>
      </w:r>
      <w:r w:rsidRPr="00FF4F12">
        <w:rPr>
          <w:rFonts w:eastAsia="Times New Roman" w:cs="Times New Roman"/>
          <w:szCs w:val="24"/>
        </w:rPr>
        <w:t>Romero &amp; Caballero, 2008</w:t>
      </w:r>
      <w:r w:rsidR="00A06E2B" w:rsidRPr="00FF4F12">
        <w:rPr>
          <w:rFonts w:eastAsia="Times New Roman" w:cs="Times New Roman"/>
          <w:szCs w:val="24"/>
        </w:rPr>
        <w:t>,</w:t>
      </w:r>
      <w:r w:rsidRPr="00FF4F12">
        <w:rPr>
          <w:rFonts w:eastAsia="Times New Roman" w:cs="Times New Roman"/>
          <w:szCs w:val="24"/>
        </w:rPr>
        <w:t xml:space="preserve"> </w:t>
      </w:r>
      <w:r w:rsidRPr="00FF4F12">
        <w:rPr>
          <w:rFonts w:eastAsia="Times New Roman" w:cs="Times New Roman"/>
          <w:szCs w:val="24"/>
          <w:highlight w:val="white"/>
        </w:rPr>
        <w:t>p. 3).</w:t>
      </w:r>
    </w:p>
    <w:p w14:paraId="09390DC5" w14:textId="77777777" w:rsidR="00494386" w:rsidRPr="00FF4F12" w:rsidRDefault="00A74F1B" w:rsidP="002330A4">
      <w:pPr>
        <w:rPr>
          <w:rFonts w:eastAsia="Times New Roman" w:cs="Times New Roman"/>
          <w:szCs w:val="24"/>
        </w:rPr>
      </w:pPr>
      <w:r w:rsidRPr="00FF4F12">
        <w:rPr>
          <w:rFonts w:eastAsia="Times New Roman" w:cs="Times New Roman"/>
          <w:szCs w:val="24"/>
        </w:rPr>
        <w:t>De ahí que las aulas y las instituciones educativas, contrario a lo que se podría pensar, no son entes aislados del contexto escolar, sino que más bien, son parte del ecosistema social y cultural, donde las relaciones y el ambiente escolar en cuanto a interacción, influyen profundamente en la formación y comportamiento de los niños.</w:t>
      </w:r>
    </w:p>
    <w:p w14:paraId="6CD1F4AA" w14:textId="77777777" w:rsidR="00494386" w:rsidRPr="00FF4F12" w:rsidRDefault="00A74F1B" w:rsidP="002330A4">
      <w:pPr>
        <w:rPr>
          <w:rFonts w:eastAsia="Times New Roman" w:cs="Times New Roman"/>
          <w:szCs w:val="24"/>
        </w:rPr>
      </w:pPr>
      <w:r w:rsidRPr="00FF4F12">
        <w:rPr>
          <w:rFonts w:eastAsia="Times New Roman" w:cs="Times New Roman"/>
          <w:szCs w:val="24"/>
        </w:rPr>
        <w:t>Así, para promover una convivencia escolar positiva, los educadores no solo deben enfatizar en el juego y la socialización, sino también en el ambiente escolar, el cual debe ser saludable, respetuoso y acorde con los valores relacionados con la paz y convivencia.</w:t>
      </w:r>
    </w:p>
    <w:p w14:paraId="4DA3FD24" w14:textId="77777777" w:rsidR="00494386" w:rsidRPr="00FF4F12" w:rsidRDefault="00A74F1B" w:rsidP="002330A4">
      <w:pPr>
        <w:rPr>
          <w:rFonts w:eastAsia="Times New Roman" w:cs="Times New Roman"/>
          <w:szCs w:val="24"/>
        </w:rPr>
      </w:pPr>
      <w:r w:rsidRPr="00FF4F12">
        <w:rPr>
          <w:rFonts w:eastAsia="Times New Roman" w:cs="Times New Roman"/>
          <w:szCs w:val="24"/>
        </w:rPr>
        <w:t xml:space="preserve">Al propiciar un clima escolar favorable basado en el respeto, y relacionado con los valores, aptitudes y comportamientos de solidaridad que promoverán una cultura de paz en beneficio de la convivencia social, formando individuos resilientes y pacíficos que por supuesto se proyectarán a ambientes familiares, sociales, educativos en sus entornos más cercanos en pro de un cambio positivo en sus relaciones interpersonales inmediatas y a futuro. </w:t>
      </w:r>
    </w:p>
    <w:p w14:paraId="1DB46A2F" w14:textId="2BE60C6E" w:rsidR="00494386" w:rsidRPr="00FF4F12" w:rsidRDefault="00C24600" w:rsidP="003B5B64">
      <w:pPr>
        <w:pStyle w:val="Ttulo3"/>
        <w:rPr>
          <w:rFonts w:cs="Times New Roman"/>
          <w:szCs w:val="24"/>
        </w:rPr>
      </w:pPr>
      <w:bookmarkStart w:id="1059" w:name="_Toc229133557"/>
      <w:bookmarkStart w:id="1060" w:name="_Toc227692893"/>
      <w:r w:rsidRPr="00FF4F12">
        <w:rPr>
          <w:rFonts w:cs="Times New Roman"/>
          <w:szCs w:val="24"/>
        </w:rPr>
        <w:t xml:space="preserve">Estrategias </w:t>
      </w:r>
      <w:r w:rsidR="00A06E2B" w:rsidRPr="00FF4F12">
        <w:rPr>
          <w:rFonts w:cs="Times New Roman"/>
          <w:szCs w:val="24"/>
        </w:rPr>
        <w:t>D</w:t>
      </w:r>
      <w:r w:rsidRPr="00FF4F12">
        <w:rPr>
          <w:rFonts w:cs="Times New Roman"/>
          <w:szCs w:val="24"/>
        </w:rPr>
        <w:t>idácticas</w:t>
      </w:r>
      <w:bookmarkEnd w:id="1059"/>
      <w:bookmarkEnd w:id="1060"/>
    </w:p>
    <w:p w14:paraId="6F8F5888" w14:textId="77777777" w:rsidR="002F6453" w:rsidRPr="00FF4F12" w:rsidRDefault="002F6453" w:rsidP="00A06E2B">
      <w:pPr>
        <w:ind w:left="720" w:hanging="11"/>
        <w:rPr>
          <w:rFonts w:eastAsia="Times New Roman" w:cs="Times New Roman"/>
          <w:szCs w:val="24"/>
        </w:rPr>
      </w:pPr>
      <w:r w:rsidRPr="00FF4F12">
        <w:rPr>
          <w:rFonts w:eastAsia="Times New Roman" w:cs="Times New Roman"/>
          <w:szCs w:val="24"/>
        </w:rPr>
        <w:t>El término estrategia refiere a un sistema de planificación aplicable a un conjunto articulado de acciones para llegar a una meta. La estrategia debe estar fundamentada en un método, pero a diferencia de éste, la estrategia es flexible y puede tomar forma en base a las metas a donde se quiere llegar. En su aplicación, la estrategia puede hacer uso de una serie de técnicas para conseguir los objetivos que persigue.</w:t>
      </w:r>
    </w:p>
    <w:p w14:paraId="694459E8" w14:textId="7FC126D2" w:rsidR="002F6453" w:rsidRPr="00FF4F12" w:rsidRDefault="002F6453" w:rsidP="00A06E2B">
      <w:pPr>
        <w:ind w:left="720"/>
        <w:rPr>
          <w:rFonts w:eastAsia="Times New Roman" w:cs="Times New Roman"/>
          <w:szCs w:val="24"/>
        </w:rPr>
      </w:pPr>
      <w:r w:rsidRPr="00FF4F12">
        <w:rPr>
          <w:rFonts w:eastAsia="Times New Roman" w:cs="Times New Roman"/>
          <w:szCs w:val="24"/>
        </w:rPr>
        <w:t>Una estrategia es, en un sentido estricto, un procedimiento organizado, formalizado y orientado a la obtención de una meta claramente establecida. Su aplicación en la práctica diaria requiere del perfeccionamiento de procedimientos y de técnicas cuya elección detallada y diseño son responsabilidad del docente. (Ferreira et al., 2009</w:t>
      </w:r>
      <w:r w:rsidR="00A06E2B" w:rsidRPr="00FF4F12">
        <w:rPr>
          <w:rFonts w:eastAsia="Times New Roman" w:cs="Times New Roman"/>
          <w:szCs w:val="24"/>
        </w:rPr>
        <w:t>, p</w:t>
      </w:r>
      <w:r w:rsidRPr="00FF4F12">
        <w:rPr>
          <w:rFonts w:eastAsia="Times New Roman" w:cs="Times New Roman"/>
          <w:szCs w:val="24"/>
        </w:rPr>
        <w:t>. 8)</w:t>
      </w:r>
    </w:p>
    <w:p w14:paraId="33FCE265" w14:textId="031DD3E3" w:rsidR="00F76259" w:rsidRPr="00FF4F12" w:rsidRDefault="002F6453" w:rsidP="00A06E2B">
      <w:pPr>
        <w:rPr>
          <w:rFonts w:cs="Times New Roman"/>
          <w:szCs w:val="24"/>
        </w:rPr>
      </w:pPr>
      <w:r w:rsidRPr="00FF4F12">
        <w:rPr>
          <w:rFonts w:cs="Times New Roman"/>
          <w:szCs w:val="24"/>
        </w:rPr>
        <w:t>El autor</w:t>
      </w:r>
      <w:r w:rsidR="00A74F1B" w:rsidRPr="00FF4F12">
        <w:rPr>
          <w:rFonts w:cs="Times New Roman"/>
          <w:szCs w:val="24"/>
        </w:rPr>
        <w:t xml:space="preserve"> </w:t>
      </w:r>
      <w:r w:rsidR="00EC50CA" w:rsidRPr="00FF4F12">
        <w:rPr>
          <w:rFonts w:cs="Times New Roman"/>
          <w:szCs w:val="24"/>
        </w:rPr>
        <w:t xml:space="preserve">exalta </w:t>
      </w:r>
      <w:r w:rsidR="00A74F1B" w:rsidRPr="00FF4F12">
        <w:rPr>
          <w:rFonts w:cs="Times New Roman"/>
          <w:szCs w:val="24"/>
        </w:rPr>
        <w:t>la importancia de</w:t>
      </w:r>
      <w:r w:rsidR="00C24600" w:rsidRPr="00FF4F12">
        <w:rPr>
          <w:rFonts w:cs="Times New Roman"/>
          <w:szCs w:val="24"/>
        </w:rPr>
        <w:t xml:space="preserve"> </w:t>
      </w:r>
      <w:r w:rsidR="00A74F1B" w:rsidRPr="00FF4F12">
        <w:rPr>
          <w:rFonts w:cs="Times New Roman"/>
          <w:szCs w:val="24"/>
        </w:rPr>
        <w:t>l</w:t>
      </w:r>
      <w:r w:rsidR="00C24600" w:rsidRPr="00FF4F12">
        <w:rPr>
          <w:rFonts w:cs="Times New Roman"/>
          <w:szCs w:val="24"/>
        </w:rPr>
        <w:t>as</w:t>
      </w:r>
      <w:r w:rsidR="00A74F1B" w:rsidRPr="00FF4F12">
        <w:rPr>
          <w:rFonts w:cs="Times New Roman"/>
          <w:szCs w:val="24"/>
        </w:rPr>
        <w:t xml:space="preserve"> </w:t>
      </w:r>
      <w:r w:rsidR="00C24600" w:rsidRPr="00FF4F12">
        <w:rPr>
          <w:rFonts w:cs="Times New Roman"/>
          <w:szCs w:val="24"/>
        </w:rPr>
        <w:t>estrategias didácticas</w:t>
      </w:r>
      <w:r w:rsidR="00361AC7" w:rsidRPr="00FF4F12">
        <w:rPr>
          <w:rFonts w:cs="Times New Roman"/>
          <w:szCs w:val="24"/>
        </w:rPr>
        <w:t>, reconociéndolas como un componente fundamental para apoyar el aprendizaje tanto del docente como del estudiante. Las estrategias didácticas coordinan la planificación curricular con la experiencia de aprendizaje, facilitando herramientas para representar y expresar contenidos</w:t>
      </w:r>
      <w:r w:rsidR="00F76259" w:rsidRPr="00FF4F12">
        <w:rPr>
          <w:rFonts w:cs="Times New Roman"/>
          <w:szCs w:val="24"/>
        </w:rPr>
        <w:t xml:space="preserve">; </w:t>
      </w:r>
      <w:r w:rsidR="00361AC7" w:rsidRPr="00FF4F12">
        <w:rPr>
          <w:rFonts w:cs="Times New Roman"/>
          <w:szCs w:val="24"/>
        </w:rPr>
        <w:t>motivando a los estudiantes a desarrollar competencias que generan mayor comprensión y claridad en las distintas actividades académicas y extracurriculares. Su diseño favorece la participación, la interacción y la reflexión crítica, fomentando la empatía</w:t>
      </w:r>
      <w:r w:rsidR="00F76259" w:rsidRPr="00FF4F12">
        <w:rPr>
          <w:rFonts w:cs="Times New Roman"/>
          <w:szCs w:val="24"/>
        </w:rPr>
        <w:t xml:space="preserve"> y</w:t>
      </w:r>
      <w:r w:rsidR="00361AC7" w:rsidRPr="00FF4F12">
        <w:rPr>
          <w:rFonts w:cs="Times New Roman"/>
          <w:szCs w:val="24"/>
        </w:rPr>
        <w:t xml:space="preserve"> la ciudadanía, adaptándose a diversos contextos y necesidades </w:t>
      </w:r>
      <w:r w:rsidR="00F76259" w:rsidRPr="00FF4F12">
        <w:rPr>
          <w:rFonts w:cs="Times New Roman"/>
          <w:szCs w:val="24"/>
        </w:rPr>
        <w:t>promoviendo</w:t>
      </w:r>
      <w:r w:rsidR="00361AC7" w:rsidRPr="00FF4F12">
        <w:rPr>
          <w:rFonts w:cs="Times New Roman"/>
          <w:szCs w:val="24"/>
        </w:rPr>
        <w:t xml:space="preserve"> un aprendizaje significativo.</w:t>
      </w:r>
    </w:p>
    <w:p w14:paraId="7C2A7F44" w14:textId="179C965D" w:rsidR="00361AC7" w:rsidRPr="00FF4F12" w:rsidRDefault="00361AC7" w:rsidP="00A06E2B">
      <w:pPr>
        <w:rPr>
          <w:rFonts w:cs="Times New Roman"/>
          <w:szCs w:val="24"/>
        </w:rPr>
      </w:pPr>
      <w:r w:rsidRPr="00FF4F12">
        <w:rPr>
          <w:rFonts w:cs="Times New Roman"/>
          <w:szCs w:val="24"/>
        </w:rPr>
        <w:t xml:space="preserve"> En </w:t>
      </w:r>
      <w:r w:rsidR="00EC50CA" w:rsidRPr="00FF4F12">
        <w:rPr>
          <w:rFonts w:cs="Times New Roman"/>
          <w:szCs w:val="24"/>
        </w:rPr>
        <w:t xml:space="preserve">esta investigación, </w:t>
      </w:r>
      <w:r w:rsidRPr="00FF4F12">
        <w:rPr>
          <w:rFonts w:cs="Times New Roman"/>
          <w:szCs w:val="24"/>
        </w:rPr>
        <w:t>las estrategias didácticas son dinámicas y contextuales,</w:t>
      </w:r>
      <w:r w:rsidR="00EC50CA" w:rsidRPr="00FF4F12">
        <w:rPr>
          <w:rFonts w:cs="Times New Roman"/>
          <w:szCs w:val="24"/>
        </w:rPr>
        <w:t xml:space="preserve"> con el objetivo de </w:t>
      </w:r>
      <w:r w:rsidRPr="00FF4F12">
        <w:rPr>
          <w:rFonts w:cs="Times New Roman"/>
          <w:szCs w:val="24"/>
        </w:rPr>
        <w:t xml:space="preserve">construir ambientes de aprendizaje que promuevan la paz y la convivencia </w:t>
      </w:r>
      <w:r w:rsidR="00F76259" w:rsidRPr="00FF4F12">
        <w:rPr>
          <w:rFonts w:cs="Times New Roman"/>
          <w:szCs w:val="24"/>
        </w:rPr>
        <w:t>sembrando</w:t>
      </w:r>
      <w:r w:rsidR="00EC50CA" w:rsidRPr="00FF4F12">
        <w:rPr>
          <w:rFonts w:cs="Times New Roman"/>
          <w:szCs w:val="24"/>
        </w:rPr>
        <w:t xml:space="preserve"> </w:t>
      </w:r>
      <w:r w:rsidR="00A4437A" w:rsidRPr="00FF4F12">
        <w:rPr>
          <w:rFonts w:cs="Times New Roman"/>
          <w:szCs w:val="24"/>
        </w:rPr>
        <w:t>comportamientos orientados</w:t>
      </w:r>
      <w:r w:rsidR="00F76259" w:rsidRPr="00FF4F12">
        <w:rPr>
          <w:rFonts w:cs="Times New Roman"/>
          <w:szCs w:val="24"/>
        </w:rPr>
        <w:t xml:space="preserve"> a la acción cívica </w:t>
      </w:r>
      <w:r w:rsidR="00EC50CA" w:rsidRPr="00FF4F12">
        <w:rPr>
          <w:rFonts w:cs="Times New Roman"/>
          <w:szCs w:val="24"/>
        </w:rPr>
        <w:t xml:space="preserve">y valores adecuados al contexto. </w:t>
      </w:r>
    </w:p>
    <w:p w14:paraId="4A672354" w14:textId="093BA9A9" w:rsidR="00A4437A" w:rsidRPr="00FF4F12" w:rsidRDefault="00F76259" w:rsidP="00A06E2B">
      <w:pPr>
        <w:rPr>
          <w:rFonts w:eastAsia="Times New Roman" w:cs="Times New Roman"/>
          <w:szCs w:val="24"/>
        </w:rPr>
      </w:pPr>
      <w:r w:rsidRPr="00FF4F12">
        <w:rPr>
          <w:rFonts w:eastAsia="Times New Roman" w:cs="Times New Roman"/>
          <w:szCs w:val="24"/>
        </w:rPr>
        <w:t xml:space="preserve">Consecuentemente </w:t>
      </w:r>
      <w:proofErr w:type="spellStart"/>
      <w:r w:rsidRPr="00FF4F12">
        <w:rPr>
          <w:rFonts w:eastAsia="Times New Roman" w:cs="Times New Roman"/>
          <w:szCs w:val="24"/>
        </w:rPr>
        <w:t>Bohorquez</w:t>
      </w:r>
      <w:proofErr w:type="spellEnd"/>
      <w:r w:rsidRPr="00FF4F12">
        <w:rPr>
          <w:rFonts w:eastAsia="Times New Roman" w:cs="Times New Roman"/>
          <w:szCs w:val="24"/>
        </w:rPr>
        <w:t xml:space="preserve"> et al., </w:t>
      </w:r>
      <w:r w:rsidR="003D7459" w:rsidRPr="00FF4F12">
        <w:rPr>
          <w:rFonts w:eastAsia="Times New Roman" w:cs="Times New Roman"/>
          <w:szCs w:val="24"/>
        </w:rPr>
        <w:t>(</w:t>
      </w:r>
      <w:r w:rsidRPr="00FF4F12">
        <w:rPr>
          <w:rFonts w:eastAsia="Times New Roman" w:cs="Times New Roman"/>
          <w:szCs w:val="24"/>
        </w:rPr>
        <w:t>2022</w:t>
      </w:r>
      <w:r w:rsidR="003D7459" w:rsidRPr="00FF4F12">
        <w:rPr>
          <w:rFonts w:eastAsia="Times New Roman" w:cs="Times New Roman"/>
          <w:szCs w:val="24"/>
        </w:rPr>
        <w:t>)</w:t>
      </w:r>
      <w:r w:rsidRPr="00FF4F12">
        <w:rPr>
          <w:rFonts w:eastAsia="Times New Roman" w:cs="Times New Roman"/>
          <w:szCs w:val="24"/>
        </w:rPr>
        <w:t xml:space="preserve">, manifiesta que </w:t>
      </w:r>
      <w:r w:rsidR="004C393C" w:rsidRPr="00FF4F12">
        <w:rPr>
          <w:rFonts w:eastAsia="Times New Roman" w:cs="Times New Roman"/>
          <w:szCs w:val="24"/>
        </w:rPr>
        <w:t>“Una estrategia es considerada un procedimiento que posee una estructura, es decir, una planificación, la cual está dirigida hacia el logro de unos propósitos de aprendizaje definidos”. (p</w:t>
      </w:r>
      <w:r w:rsidR="00CD6639" w:rsidRPr="00FF4F12">
        <w:rPr>
          <w:rFonts w:eastAsia="Times New Roman" w:cs="Times New Roman"/>
          <w:szCs w:val="24"/>
        </w:rPr>
        <w:t>.</w:t>
      </w:r>
      <w:r w:rsidR="004C393C" w:rsidRPr="00FF4F12">
        <w:rPr>
          <w:rFonts w:eastAsia="Times New Roman" w:cs="Times New Roman"/>
          <w:szCs w:val="24"/>
        </w:rPr>
        <w:t xml:space="preserve"> 7)</w:t>
      </w:r>
      <w:r w:rsidR="00A4437A" w:rsidRPr="00FF4F12">
        <w:rPr>
          <w:rFonts w:eastAsia="Times New Roman" w:cs="Times New Roman"/>
          <w:szCs w:val="24"/>
        </w:rPr>
        <w:t xml:space="preserve">. El texto citado puede entenderse como una afirmación clave sobre el papel transformador de las estrategias educativas. Al definir una estrategia como un procedimiento estructurado y planificado, se acentúa la importancia de actuar con intención y propósito en el proceso de enseñanza. Esta planificación no debe limitarse a objetivos cognitivos, sino que debe orientarse hacia aprendizajes que promuevan la empatía, el respeto, la resolución pacífica de conflictos y la participación democrática. En este sentido, el </w:t>
      </w:r>
      <w:r w:rsidR="005E6D10" w:rsidRPr="00FF4F12">
        <w:rPr>
          <w:rFonts w:eastAsia="Times New Roman" w:cs="Times New Roman"/>
          <w:szCs w:val="24"/>
        </w:rPr>
        <w:t>proyecto reconoce</w:t>
      </w:r>
      <w:r w:rsidR="00A4437A" w:rsidRPr="00FF4F12">
        <w:rPr>
          <w:rFonts w:eastAsia="Times New Roman" w:cs="Times New Roman"/>
          <w:szCs w:val="24"/>
        </w:rPr>
        <w:t xml:space="preserve"> que cada estrategia es una oportunidad para construir espacios de diálogo, reflexión y acción colectiva, donde los estudiantes no solo adquieren conocimientos, sino también herramientas para convivir en diversidad, cuestionar la violencia en sus múltiples formas y transformar su entorno desde una perspectiva ética y crítica. Así, la estrategia educativa se convierte en un instrumento para la justicia social y la dignidad humana.</w:t>
      </w:r>
    </w:p>
    <w:p w14:paraId="51EDECE7" w14:textId="2658E2F7" w:rsidR="005E6D10" w:rsidRPr="00FF4F12" w:rsidRDefault="005E6D10" w:rsidP="00A06E2B">
      <w:pPr>
        <w:rPr>
          <w:rFonts w:eastAsia="Times New Roman" w:cs="Times New Roman"/>
          <w:szCs w:val="24"/>
        </w:rPr>
      </w:pPr>
      <w:r w:rsidRPr="00FF4F12">
        <w:rPr>
          <w:rFonts w:eastAsia="Times New Roman" w:cs="Times New Roman"/>
          <w:szCs w:val="24"/>
        </w:rPr>
        <w:t xml:space="preserve">Los autores </w:t>
      </w:r>
      <w:r w:rsidR="00D322A5" w:rsidRPr="00FF4F12">
        <w:rPr>
          <w:rFonts w:eastAsia="Times New Roman" w:cs="Times New Roman"/>
          <w:szCs w:val="24"/>
        </w:rPr>
        <w:t>(</w:t>
      </w:r>
      <w:r w:rsidRPr="00FF4F12">
        <w:rPr>
          <w:rFonts w:eastAsia="Times New Roman" w:cs="Times New Roman"/>
          <w:szCs w:val="24"/>
        </w:rPr>
        <w:t>Rodríguez,</w:t>
      </w:r>
      <w:r w:rsidR="00A06E2B" w:rsidRPr="00FF4F12">
        <w:rPr>
          <w:rFonts w:eastAsia="Times New Roman" w:cs="Times New Roman"/>
          <w:szCs w:val="24"/>
        </w:rPr>
        <w:t xml:space="preserve"> &amp;</w:t>
      </w:r>
      <w:r w:rsidRPr="00FF4F12">
        <w:rPr>
          <w:rFonts w:eastAsia="Times New Roman" w:cs="Times New Roman"/>
          <w:szCs w:val="24"/>
        </w:rPr>
        <w:t xml:space="preserve"> Rodríguez</w:t>
      </w:r>
      <w:r w:rsidR="00A06E2B" w:rsidRPr="00FF4F12">
        <w:rPr>
          <w:rFonts w:eastAsia="Times New Roman" w:cs="Times New Roman"/>
          <w:szCs w:val="24"/>
        </w:rPr>
        <w:t xml:space="preserve">, </w:t>
      </w:r>
      <w:r w:rsidRPr="00FF4F12">
        <w:rPr>
          <w:rFonts w:eastAsia="Times New Roman" w:cs="Times New Roman"/>
          <w:szCs w:val="24"/>
        </w:rPr>
        <w:t>2011</w:t>
      </w:r>
      <w:r w:rsidR="00D322A5" w:rsidRPr="00FF4F12">
        <w:rPr>
          <w:rFonts w:eastAsia="Times New Roman" w:cs="Times New Roman"/>
          <w:szCs w:val="24"/>
        </w:rPr>
        <w:t>,</w:t>
      </w:r>
      <w:r w:rsidRPr="00FF4F12">
        <w:rPr>
          <w:rFonts w:eastAsia="Times New Roman" w:cs="Times New Roman"/>
          <w:szCs w:val="24"/>
        </w:rPr>
        <w:t xml:space="preserve"> citados</w:t>
      </w:r>
      <w:r w:rsidR="00637F89" w:rsidRPr="00FF4F12">
        <w:rPr>
          <w:rFonts w:eastAsia="Times New Roman" w:cs="Times New Roman"/>
          <w:szCs w:val="24"/>
        </w:rPr>
        <w:t xml:space="preserve"> por Barrios et al., 2018</w:t>
      </w:r>
      <w:r w:rsidR="00A06E2B" w:rsidRPr="00FF4F12">
        <w:rPr>
          <w:rFonts w:eastAsia="Times New Roman" w:cs="Times New Roman"/>
          <w:szCs w:val="24"/>
        </w:rPr>
        <w:t xml:space="preserve">, </w:t>
      </w:r>
      <w:r w:rsidR="00637F89" w:rsidRPr="00FF4F12">
        <w:rPr>
          <w:rFonts w:eastAsia="Times New Roman" w:cs="Times New Roman"/>
          <w:szCs w:val="24"/>
        </w:rPr>
        <w:t>p.</w:t>
      </w:r>
      <w:r w:rsidR="000C5DB4" w:rsidRPr="00FF4F12">
        <w:rPr>
          <w:rFonts w:eastAsia="Times New Roman" w:cs="Times New Roman"/>
          <w:szCs w:val="24"/>
        </w:rPr>
        <w:t xml:space="preserve"> 2) </w:t>
      </w:r>
      <w:r w:rsidRPr="00FF4F12">
        <w:rPr>
          <w:rFonts w:eastAsia="Times New Roman" w:cs="Times New Roman"/>
          <w:szCs w:val="24"/>
        </w:rPr>
        <w:t>plantean que las estrategias:</w:t>
      </w:r>
    </w:p>
    <w:p w14:paraId="18F68A4D" w14:textId="305F8789" w:rsidR="005E6D10" w:rsidRPr="00FF4F12" w:rsidRDefault="005E6D10" w:rsidP="003D7459">
      <w:pPr>
        <w:ind w:left="720" w:firstLine="0"/>
        <w:rPr>
          <w:rFonts w:eastAsia="Times New Roman" w:cs="Times New Roman"/>
          <w:szCs w:val="24"/>
        </w:rPr>
      </w:pPr>
      <w:r w:rsidRPr="00FF4F12">
        <w:rPr>
          <w:rFonts w:eastAsia="Times New Roman" w:cs="Times New Roman"/>
          <w:szCs w:val="24"/>
        </w:rPr>
        <w:t>• Se diseñan para resolver problemas de la práctica y vencer dificultades, con optimización de tiempo y recursos.</w:t>
      </w:r>
    </w:p>
    <w:p w14:paraId="237961E5" w14:textId="264AC35A" w:rsidR="005E6D10" w:rsidRPr="00FF4F12" w:rsidRDefault="005E6D10" w:rsidP="003D7459">
      <w:pPr>
        <w:ind w:left="720" w:firstLine="0"/>
        <w:rPr>
          <w:rFonts w:eastAsia="Times New Roman" w:cs="Times New Roman"/>
          <w:szCs w:val="24"/>
        </w:rPr>
      </w:pPr>
      <w:r w:rsidRPr="00FF4F12">
        <w:rPr>
          <w:rFonts w:eastAsia="Times New Roman" w:cs="Times New Roman"/>
          <w:szCs w:val="24"/>
        </w:rPr>
        <w:t>• Permiten proyectar un cambio cualitativo en el sistema, a partir de eliminar las contradicciones entre el estado actual y el deseado.</w:t>
      </w:r>
    </w:p>
    <w:p w14:paraId="4D8EB9D7" w14:textId="1B4EDBE2" w:rsidR="005E6D10" w:rsidRPr="00FF4F12" w:rsidRDefault="005E6D10" w:rsidP="003D7459">
      <w:pPr>
        <w:ind w:left="720" w:firstLine="0"/>
        <w:rPr>
          <w:rFonts w:eastAsia="Times New Roman" w:cs="Times New Roman"/>
          <w:szCs w:val="24"/>
        </w:rPr>
      </w:pPr>
      <w:r w:rsidRPr="00FF4F12">
        <w:rPr>
          <w:rFonts w:eastAsia="Times New Roman" w:cs="Times New Roman"/>
          <w:szCs w:val="24"/>
        </w:rPr>
        <w:t>• Implican un proceso de planificación en el que se produce el establecimiento de secuencias de acciones orientadas hacia el fin a alcanzar; lo cual no significa un único curso.</w:t>
      </w:r>
    </w:p>
    <w:p w14:paraId="122F92A2" w14:textId="1AFADB54" w:rsidR="005E6D10" w:rsidRPr="00FF4F12" w:rsidRDefault="005E6D10" w:rsidP="003D7459">
      <w:pPr>
        <w:ind w:left="720" w:firstLine="0"/>
        <w:rPr>
          <w:rFonts w:eastAsia="Times New Roman" w:cs="Times New Roman"/>
          <w:szCs w:val="24"/>
        </w:rPr>
      </w:pPr>
      <w:r w:rsidRPr="00FF4F12">
        <w:rPr>
          <w:rFonts w:eastAsia="Times New Roman" w:cs="Times New Roman"/>
          <w:szCs w:val="24"/>
        </w:rPr>
        <w:t>• Interrelacionan dialécticamente, en un plan global, los objetivos o fines que se persiguen y la metodología para alcanzarlos.</w:t>
      </w:r>
      <w:r w:rsidR="00D322A5" w:rsidRPr="00FF4F12">
        <w:rPr>
          <w:rFonts w:eastAsia="Times New Roman" w:cs="Times New Roman"/>
          <w:szCs w:val="24"/>
        </w:rPr>
        <w:t xml:space="preserve"> </w:t>
      </w:r>
    </w:p>
    <w:p w14:paraId="37C6D492" w14:textId="70345871" w:rsidR="00D322A5" w:rsidRPr="00FF4F12" w:rsidRDefault="00D322A5" w:rsidP="003D7459">
      <w:pPr>
        <w:rPr>
          <w:rFonts w:cs="Times New Roman"/>
          <w:szCs w:val="24"/>
        </w:rPr>
      </w:pPr>
      <w:r w:rsidRPr="00FF4F12">
        <w:rPr>
          <w:rFonts w:cs="Times New Roman"/>
          <w:szCs w:val="24"/>
        </w:rPr>
        <w:t>Dando continuidad a la reflexión anterior sobre el papel transformador de las estrategias educativas en contextos de paz y convivencia, la cita de Rodríguez</w:t>
      </w:r>
      <w:r w:rsidR="00354CBD" w:rsidRPr="00FF4F12">
        <w:rPr>
          <w:rFonts w:cs="Times New Roman"/>
          <w:szCs w:val="24"/>
        </w:rPr>
        <w:t>, M.A.</w:t>
      </w:r>
      <w:r w:rsidRPr="00FF4F12">
        <w:rPr>
          <w:rFonts w:cs="Times New Roman"/>
          <w:szCs w:val="24"/>
        </w:rPr>
        <w:t xml:space="preserve"> </w:t>
      </w:r>
      <w:r w:rsidR="00354CBD" w:rsidRPr="00FF4F12">
        <w:rPr>
          <w:rFonts w:cs="Times New Roman"/>
          <w:szCs w:val="24"/>
        </w:rPr>
        <w:t>y</w:t>
      </w:r>
      <w:r w:rsidRPr="00FF4F12">
        <w:rPr>
          <w:rFonts w:cs="Times New Roman"/>
          <w:szCs w:val="24"/>
        </w:rPr>
        <w:t xml:space="preserve"> Rodríguez</w:t>
      </w:r>
      <w:r w:rsidR="00354CBD" w:rsidRPr="00FF4F12">
        <w:rPr>
          <w:rFonts w:cs="Times New Roman"/>
          <w:szCs w:val="24"/>
        </w:rPr>
        <w:t>, A</w:t>
      </w:r>
      <w:r w:rsidRPr="00FF4F12">
        <w:rPr>
          <w:rFonts w:cs="Times New Roman"/>
          <w:szCs w:val="24"/>
        </w:rPr>
        <w:t xml:space="preserve"> (2011), retomada por Barrios et al. (2018), profundiza en la naturaleza dinámica, crítica y contextualizada de dichas estrategias. En primer lugar, al señalar que se diseñan para resolver problemas de la práctica y vencer dificultades, se reconoce que las estrategias no son fórmulas estáticas, sino respuestas situadas que buscan transformar realidades concretas. En el marco de la educación para la paz, esto implica enfrentar formas de violencia estructural y cultural presentes en los entornos escolares, optimizando recursos y tiempos sin perder de vista el sentido ético del proceso.</w:t>
      </w:r>
    </w:p>
    <w:p w14:paraId="2331D652" w14:textId="42540361" w:rsidR="00FB523C" w:rsidRPr="00FF4F12" w:rsidRDefault="00FB523C" w:rsidP="00A06E2B">
      <w:pPr>
        <w:rPr>
          <w:rFonts w:cs="Times New Roman"/>
          <w:szCs w:val="24"/>
        </w:rPr>
      </w:pPr>
      <w:r w:rsidRPr="00FF4F12">
        <w:rPr>
          <w:rFonts w:cs="Times New Roman"/>
          <w:szCs w:val="24"/>
        </w:rPr>
        <w:t>De acuerdo con Arboleda, et al., (2017)</w:t>
      </w:r>
    </w:p>
    <w:p w14:paraId="4D99AE83" w14:textId="22A03C26" w:rsidR="00FB523C" w:rsidRPr="00FF4F12" w:rsidRDefault="00FB523C" w:rsidP="00FB523C">
      <w:pPr>
        <w:ind w:left="720" w:firstLine="0"/>
        <w:rPr>
          <w:rFonts w:cs="Times New Roman"/>
          <w:szCs w:val="24"/>
        </w:rPr>
      </w:pPr>
      <w:r w:rsidRPr="00FF4F12">
        <w:rPr>
          <w:rFonts w:cs="Times New Roman"/>
          <w:szCs w:val="24"/>
        </w:rPr>
        <w:t xml:space="preserve">las pedagogías que le apuestan a la transformación y construcción de una cultura de paz fomentan cambios en la forma de relacionarse las personas y colectivos, mediante prácticas de justicia social que incluyen relaciones justas, de tolerancia, inclusión, respeto de los Derechos Humanos en todas las esferas, mediación, encuentros interpersonales e interculturales, etcétera. Así mismo, integran la propia experiencia con la realidad, estimulan la transformación y superación de las violencias transmitidas de generación en generación, y fomentan vías pacíficas y creativas para transformar conflictos, analizarlos dialogar, debatir con respeto, cooperar, arbitrar, reconocer intereses y necesidades propias y de las y los demás; entre otras muchas prácticas y capacidades (p. </w:t>
      </w:r>
      <w:r w:rsidR="004D6AA1" w:rsidRPr="00FF4F12">
        <w:rPr>
          <w:rFonts w:cs="Times New Roman"/>
          <w:szCs w:val="24"/>
        </w:rPr>
        <w:t>18</w:t>
      </w:r>
      <w:r w:rsidRPr="00FF4F12">
        <w:rPr>
          <w:rFonts w:cs="Times New Roman"/>
          <w:szCs w:val="24"/>
        </w:rPr>
        <w:t>).</w:t>
      </w:r>
    </w:p>
    <w:p w14:paraId="68DED8B7" w14:textId="08B2E70B" w:rsidR="00FB523C" w:rsidRPr="00FF4F12" w:rsidRDefault="004D6AA1" w:rsidP="004D6AA1">
      <w:pPr>
        <w:rPr>
          <w:rFonts w:cs="Times New Roman"/>
          <w:szCs w:val="24"/>
        </w:rPr>
      </w:pPr>
      <w:r w:rsidRPr="00FF4F12">
        <w:rPr>
          <w:rFonts w:cs="Times New Roman"/>
          <w:szCs w:val="24"/>
        </w:rPr>
        <w:t xml:space="preserve">Lo anterior permite inferir que las pedagogías que apuestan por la transformación y la construcción de una cultura de paz no solo implican transmitir contenidos, sino una nueva forma de relacionarse consigo mismos, con sus pares y con la comunidad en general, más aún en el caso de los niños y niñas de los grados sextos, quienes comienzan a confrontar conflictos interpersonales y experiencias emocionales complejas, problemas pequeños que dimensionan y que es fundamental que aprendan desde la escuela </w:t>
      </w:r>
      <w:r w:rsidR="00CB6B02" w:rsidRPr="00FF4F12">
        <w:rPr>
          <w:rFonts w:cs="Times New Roman"/>
          <w:szCs w:val="24"/>
        </w:rPr>
        <w:t xml:space="preserve">a resolver conflictos cotidianos, reconociendo </w:t>
      </w:r>
      <w:r w:rsidRPr="00FF4F12">
        <w:rPr>
          <w:rFonts w:cs="Times New Roman"/>
          <w:szCs w:val="24"/>
        </w:rPr>
        <w:t xml:space="preserve">que las relaciones pueden ser justas, respetuosas, inclusivas y sostenidas en la comprensión mutua, así pues, fomentar la justicia social implica hacer visible y cuestionar las violencias que muchas veces operan silenciosamente, incluso en sus hogares o comunidades. De ahí que se hace necesario la mediación para que los estudiantes aprendan a dialogar y a debatir con respeto, a identificar y a expresar sus emociones y necesidades </w:t>
      </w:r>
      <w:r w:rsidR="003B4C77" w:rsidRPr="00FF4F12">
        <w:rPr>
          <w:rFonts w:cs="Times New Roman"/>
          <w:szCs w:val="24"/>
        </w:rPr>
        <w:t xml:space="preserve">reconociendo </w:t>
      </w:r>
      <w:r w:rsidRPr="00FF4F12">
        <w:rPr>
          <w:rFonts w:cs="Times New Roman"/>
          <w:szCs w:val="24"/>
        </w:rPr>
        <w:t xml:space="preserve">las de sus </w:t>
      </w:r>
      <w:r w:rsidR="003B4C77" w:rsidRPr="00FF4F12">
        <w:rPr>
          <w:rFonts w:cs="Times New Roman"/>
          <w:szCs w:val="24"/>
        </w:rPr>
        <w:t xml:space="preserve">pares, </w:t>
      </w:r>
      <w:r w:rsidRPr="00FF4F12">
        <w:rPr>
          <w:rFonts w:cs="Times New Roman"/>
          <w:szCs w:val="24"/>
        </w:rPr>
        <w:t xml:space="preserve">promoviendo la empatía y la reflexión sobre sus propias experiencias. </w:t>
      </w:r>
    </w:p>
    <w:p w14:paraId="5EACBF0F" w14:textId="58B18076" w:rsidR="00D322A5" w:rsidRPr="00FF4F12" w:rsidRDefault="00D322A5" w:rsidP="00A06E2B">
      <w:pPr>
        <w:rPr>
          <w:rFonts w:cs="Times New Roman"/>
          <w:szCs w:val="24"/>
        </w:rPr>
      </w:pPr>
      <w:r w:rsidRPr="00FF4F12">
        <w:rPr>
          <w:rFonts w:cs="Times New Roman"/>
          <w:szCs w:val="24"/>
        </w:rPr>
        <w:t xml:space="preserve">Además, al plantear que las estrategias permiten proyectar un cambio cualitativo en el sistema, se introduce una dimensión política y transformadora: no se trata solo de mejorar prácticas, sino de eliminar contradicciones entre lo que es y lo que debería ser. En este sentido, </w:t>
      </w:r>
      <w:r w:rsidR="009A7BA3" w:rsidRPr="00FF4F12">
        <w:rPr>
          <w:rFonts w:cs="Times New Roman"/>
          <w:szCs w:val="24"/>
        </w:rPr>
        <w:t xml:space="preserve">educar para la paz y la convivencia a través de estrategias didácticas; pretende </w:t>
      </w:r>
      <w:r w:rsidRPr="00FF4F12">
        <w:rPr>
          <w:rFonts w:cs="Times New Roman"/>
          <w:szCs w:val="24"/>
        </w:rPr>
        <w:t>cerrar la brecha entre una escuela que reproduce desigualdades y una que promueve justicia, equidad y participación democrática.</w:t>
      </w:r>
    </w:p>
    <w:p w14:paraId="0755FEBD" w14:textId="2996A8E0" w:rsidR="00A4437A" w:rsidRPr="00FF4F12" w:rsidRDefault="00D322A5" w:rsidP="00A06E2B">
      <w:pPr>
        <w:rPr>
          <w:rFonts w:cs="Times New Roman"/>
          <w:szCs w:val="24"/>
          <w:lang w:val="es-CO"/>
        </w:rPr>
      </w:pPr>
      <w:r w:rsidRPr="00FF4F12">
        <w:rPr>
          <w:rFonts w:cs="Times New Roman"/>
          <w:szCs w:val="24"/>
        </w:rPr>
        <w:t>La planificación secuencial que mencionan los autores no implica rigidez, sino apertura a múltiples caminos. Esto es fundamental en contextos educativos diversos,</w:t>
      </w:r>
      <w:r w:rsidR="009A7BA3" w:rsidRPr="00FF4F12">
        <w:rPr>
          <w:rFonts w:cs="Times New Roman"/>
          <w:szCs w:val="24"/>
        </w:rPr>
        <w:t xml:space="preserve"> más aún en el municipio de Iles, Institución Educativa José Antonio Galán, en donde convergen estudiantes de zonas rurales y la zona urbana; donde</w:t>
      </w:r>
      <w:r w:rsidRPr="00FF4F12">
        <w:rPr>
          <w:rFonts w:cs="Times New Roman"/>
          <w:szCs w:val="24"/>
        </w:rPr>
        <w:t xml:space="preserve"> las estrategias deben adaptarse a las voces, necesidades y aspiraciones de los estudiantes. Finalmente, la interrelación dialéctica entre fines y metodologías refuerza la idea de coherencia pedagógica: no se puede educar para la paz con métodos autoritarios o excluyentes. La estrategia, entonces, se convierte en un tejido ético y metodológico que articula intenciones transformadoras con prácticas reflexivas, colaborativas y emancipadoras.</w:t>
      </w:r>
    </w:p>
    <w:p w14:paraId="559C3B54" w14:textId="44310068" w:rsidR="00494386" w:rsidRPr="00FF4F12" w:rsidRDefault="002A5ADC" w:rsidP="002A5ADC">
      <w:pPr>
        <w:pStyle w:val="Ttulo1"/>
        <w:rPr>
          <w:rFonts w:cs="Times New Roman"/>
          <w:szCs w:val="24"/>
        </w:rPr>
      </w:pPr>
      <w:bookmarkStart w:id="1061" w:name="_Toc229133558"/>
      <w:bookmarkStart w:id="1062" w:name="_Toc227692894"/>
      <w:r w:rsidRPr="00FF4F12">
        <w:rPr>
          <w:rFonts w:cs="Times New Roman"/>
          <w:szCs w:val="24"/>
        </w:rPr>
        <w:t xml:space="preserve">Diseño </w:t>
      </w:r>
      <w:r w:rsidR="00887CE6" w:rsidRPr="00FF4F12">
        <w:rPr>
          <w:rFonts w:cs="Times New Roman"/>
          <w:szCs w:val="24"/>
        </w:rPr>
        <w:t>M</w:t>
      </w:r>
      <w:r w:rsidRPr="00FF4F12">
        <w:rPr>
          <w:rFonts w:cs="Times New Roman"/>
          <w:szCs w:val="24"/>
        </w:rPr>
        <w:t>etodológico</w:t>
      </w:r>
      <w:bookmarkEnd w:id="1061"/>
      <w:bookmarkEnd w:id="1062"/>
    </w:p>
    <w:p w14:paraId="54A01DB9" w14:textId="7C8AD6CA" w:rsidR="00F66190" w:rsidRPr="00FF4F12" w:rsidRDefault="00F66190" w:rsidP="00F66190">
      <w:pPr>
        <w:pStyle w:val="Ttulo2"/>
        <w:rPr>
          <w:rFonts w:cs="Times New Roman"/>
        </w:rPr>
      </w:pPr>
      <w:bookmarkStart w:id="1063" w:name="_Toc229133559"/>
      <w:bookmarkStart w:id="1064" w:name="_Toc227692895"/>
      <w:r w:rsidRPr="00FF4F12">
        <w:rPr>
          <w:rFonts w:cs="Times New Roman"/>
        </w:rPr>
        <w:t>Enfoque Cualitativo</w:t>
      </w:r>
      <w:bookmarkEnd w:id="1063"/>
      <w:bookmarkEnd w:id="1064"/>
    </w:p>
    <w:p w14:paraId="39A1D838" w14:textId="10F0B909" w:rsidR="005926B2" w:rsidRPr="00FF4F12" w:rsidRDefault="00F66190" w:rsidP="00F66190">
      <w:pPr>
        <w:pBdr>
          <w:top w:val="nil"/>
          <w:left w:val="nil"/>
          <w:bottom w:val="nil"/>
          <w:right w:val="nil"/>
          <w:between w:val="nil"/>
        </w:pBdr>
        <w:jc w:val="both"/>
        <w:rPr>
          <w:rFonts w:eastAsia="Times New Roman" w:cs="Times New Roman"/>
          <w:szCs w:val="24"/>
          <w:lang w:val="es-CO"/>
        </w:rPr>
      </w:pPr>
      <w:r w:rsidRPr="00FF4F12">
        <w:rPr>
          <w:rFonts w:eastAsia="Times New Roman" w:cs="Times New Roman"/>
          <w:szCs w:val="24"/>
          <w:lang w:val="es-CO"/>
        </w:rPr>
        <w:t xml:space="preserve">Este enfoque es esencial para analizar, interpretar y comprender las problemáticas presentes en las relaciones afectivas, las emociones y las dinámicas de convivencia en los contextos educativos. La perspectiva cualitativa permite valorar los relatos, emociones y percepciones de los estudiantes como insumos fundamentales, reconociendo que la realidad escolar es una creación colectiva, tejida entre múltiples voces y contextos. </w:t>
      </w:r>
    </w:p>
    <w:p w14:paraId="7DF735D4" w14:textId="22E871BB" w:rsidR="005926B2" w:rsidRPr="00FF4F12" w:rsidRDefault="005926B2" w:rsidP="00DC64E6">
      <w:pPr>
        <w:ind w:left="720" w:hanging="11"/>
        <w:rPr>
          <w:rFonts w:eastAsia="Times New Roman" w:cs="Times New Roman"/>
          <w:szCs w:val="24"/>
        </w:rPr>
      </w:pPr>
      <w:r w:rsidRPr="00FF4F12">
        <w:rPr>
          <w:rFonts w:eastAsia="Times New Roman" w:cs="Times New Roman"/>
          <w:szCs w:val="24"/>
        </w:rPr>
        <w:t>La visión Edmund Husserl: lleva a conocer parte de la vida de los participantes de la investigación, así como su propio mundo, relacionados con el fenómeno en estudio, es decir, su punto de partida es la vida de las personas, enfocándose en cómo las experiencias, significados, emociones y situaciones del individuo en estudio son percibidos, aprendidos y concebidos (Corona, 2018, p. 5).</w:t>
      </w:r>
    </w:p>
    <w:p w14:paraId="4A5FE0A2" w14:textId="517EDD80" w:rsidR="00DC64E6" w:rsidRPr="00FF4F12" w:rsidRDefault="00FA67BC" w:rsidP="00DC64E6">
      <w:pPr>
        <w:pBdr>
          <w:top w:val="nil"/>
          <w:left w:val="nil"/>
          <w:bottom w:val="nil"/>
          <w:right w:val="nil"/>
          <w:between w:val="nil"/>
        </w:pBdr>
        <w:jc w:val="both"/>
        <w:rPr>
          <w:rFonts w:eastAsia="Times New Roman" w:cs="Times New Roman"/>
          <w:szCs w:val="24"/>
          <w:lang w:val="es-CO"/>
        </w:rPr>
      </w:pPr>
      <w:r w:rsidRPr="00FF4F12">
        <w:rPr>
          <w:rFonts w:eastAsia="Times New Roman" w:cs="Times New Roman"/>
          <w:szCs w:val="24"/>
          <w:lang w:val="es-CO"/>
        </w:rPr>
        <w:t>El autor r</w:t>
      </w:r>
      <w:r w:rsidR="00DC64E6" w:rsidRPr="00FF4F12">
        <w:rPr>
          <w:rFonts w:eastAsia="Times New Roman" w:cs="Times New Roman"/>
          <w:szCs w:val="24"/>
          <w:lang w:val="es-CO"/>
        </w:rPr>
        <w:t xml:space="preserve">esalta la importancia de comprender a los estudiantes como sujetos singulares, en sus propios contextos; que configuran sus experiencias, emociones y formas de construir significado. </w:t>
      </w:r>
      <w:r w:rsidRPr="00FF4F12">
        <w:rPr>
          <w:rFonts w:eastAsia="Times New Roman" w:cs="Times New Roman"/>
          <w:szCs w:val="24"/>
          <w:lang w:val="es-CO"/>
        </w:rPr>
        <w:t>Indagar en sus historias de vida</w:t>
      </w:r>
      <w:r w:rsidR="00DC64E6" w:rsidRPr="00FF4F12">
        <w:rPr>
          <w:rFonts w:eastAsia="Times New Roman" w:cs="Times New Roman"/>
          <w:szCs w:val="24"/>
          <w:lang w:val="es-CO"/>
        </w:rPr>
        <w:t xml:space="preserve"> permite diseñar estrategias pedagógicas sensibles a sus realidades, favoreciendo un aprendizaje significativo que articula conocimiento, afectividad y sentido. Más que aplicar modelos rígidos, el rol docente se transforma en </w:t>
      </w:r>
      <w:r w:rsidRPr="00FF4F12">
        <w:rPr>
          <w:rFonts w:eastAsia="Times New Roman" w:cs="Times New Roman"/>
          <w:szCs w:val="24"/>
          <w:lang w:val="es-CO"/>
        </w:rPr>
        <w:t xml:space="preserve">un facilitador que se interesa por las experiencias personales de cada estudiante </w:t>
      </w:r>
      <w:r w:rsidR="00DC64E6" w:rsidRPr="00FF4F12">
        <w:rPr>
          <w:rFonts w:eastAsia="Times New Roman" w:cs="Times New Roman"/>
          <w:szCs w:val="24"/>
          <w:lang w:val="es-CO"/>
        </w:rPr>
        <w:t>prom</w:t>
      </w:r>
      <w:r w:rsidRPr="00FF4F12">
        <w:rPr>
          <w:rFonts w:eastAsia="Times New Roman" w:cs="Times New Roman"/>
          <w:szCs w:val="24"/>
          <w:lang w:val="es-CO"/>
        </w:rPr>
        <w:t>oviendo</w:t>
      </w:r>
      <w:r w:rsidR="00DC64E6" w:rsidRPr="00FF4F12">
        <w:rPr>
          <w:rFonts w:eastAsia="Times New Roman" w:cs="Times New Roman"/>
          <w:szCs w:val="24"/>
          <w:lang w:val="es-CO"/>
        </w:rPr>
        <w:t xml:space="preserve"> vínculos genuinos y procesos educativos transformadores.</w:t>
      </w:r>
    </w:p>
    <w:p w14:paraId="0B0456E3" w14:textId="095E45C2" w:rsidR="00FA67BC" w:rsidRPr="00FF4F12" w:rsidRDefault="00FA67BC" w:rsidP="00DC64E6">
      <w:pPr>
        <w:pBdr>
          <w:top w:val="nil"/>
          <w:left w:val="nil"/>
          <w:bottom w:val="nil"/>
          <w:right w:val="nil"/>
          <w:between w:val="nil"/>
        </w:pBdr>
        <w:jc w:val="both"/>
        <w:rPr>
          <w:rFonts w:eastAsia="Times New Roman" w:cs="Times New Roman"/>
          <w:szCs w:val="24"/>
          <w:lang w:val="es-CO"/>
        </w:rPr>
      </w:pPr>
      <w:r w:rsidRPr="00FF4F12">
        <w:rPr>
          <w:rFonts w:eastAsia="Times New Roman" w:cs="Times New Roman"/>
          <w:szCs w:val="24"/>
          <w:lang w:val="es-CO"/>
        </w:rPr>
        <w:t>Por otro lado:</w:t>
      </w:r>
    </w:p>
    <w:p w14:paraId="00A6DEAD" w14:textId="228E72D2" w:rsidR="00FA67BC" w:rsidRPr="00FF4F12" w:rsidRDefault="00FA67BC" w:rsidP="00FA67BC">
      <w:pPr>
        <w:pBdr>
          <w:top w:val="nil"/>
          <w:left w:val="nil"/>
          <w:bottom w:val="nil"/>
          <w:right w:val="nil"/>
          <w:between w:val="nil"/>
        </w:pBdr>
        <w:ind w:left="720" w:hanging="720"/>
        <w:rPr>
          <w:rFonts w:eastAsia="Times New Roman" w:cs="Times New Roman"/>
          <w:szCs w:val="24"/>
          <w:lang w:val="es-CO"/>
        </w:rPr>
      </w:pPr>
      <w:r w:rsidRPr="00FF4F12">
        <w:rPr>
          <w:rFonts w:eastAsia="Times New Roman" w:cs="Times New Roman"/>
          <w:szCs w:val="24"/>
          <w:lang w:val="es-CO"/>
        </w:rPr>
        <w:t xml:space="preserve">            Schütz Alfred: Se considera uno de los filósofos más importantes dentro de la investigación sociológica. Introdujo la metodología de Husserl para estudiar y comparar distintos grupos sociales, distinguiendo dos términos utilizados hasta la actualidad: actor y observador. En el primero hace referencia a los sujetos pertenecientes a un grupo o etnia y el segundo; al sujeto que indaga no investiga a los actores, para comprender e interpretar los significados que ellos dan a diversos objetos (Corona, 2018, p. 5).</w:t>
      </w:r>
    </w:p>
    <w:p w14:paraId="4DD79BAF" w14:textId="5ABE59ED" w:rsidR="00FA67BC" w:rsidRPr="00FF4F12" w:rsidRDefault="004B25F5" w:rsidP="004B25F5">
      <w:pPr>
        <w:pBdr>
          <w:top w:val="nil"/>
          <w:left w:val="nil"/>
          <w:bottom w:val="nil"/>
          <w:right w:val="nil"/>
          <w:between w:val="nil"/>
        </w:pBdr>
        <w:jc w:val="both"/>
        <w:rPr>
          <w:rFonts w:eastAsia="Times New Roman" w:cs="Times New Roman"/>
          <w:szCs w:val="24"/>
          <w:lang w:val="es-CO"/>
        </w:rPr>
      </w:pPr>
      <w:r w:rsidRPr="00FF4F12">
        <w:rPr>
          <w:rFonts w:eastAsia="Times New Roman" w:cs="Times New Roman"/>
          <w:szCs w:val="24"/>
          <w:lang w:val="es-CO"/>
        </w:rPr>
        <w:t>Alfred Schutz destaca la importancia de comprender la subjetividad y los significados que las personas construyen en sus interacciones sociales. Esta perspectiva resulta fundamental en la enseñanza de las ciencias sociales, ya que permite reconocer que los seres humanos se transforman y relacionan constantemente en contextos diversos, donde convergen distintas culturas, creencias e ideas. Así, su enfoque aporta a la formación de estudiantes capaces de interpretar críticamente la realidad social en un mundo heterogéneo.</w:t>
      </w:r>
    </w:p>
    <w:p w14:paraId="57F9F02C" w14:textId="7093BA3E" w:rsidR="00F66190" w:rsidRPr="00FF4F12" w:rsidRDefault="00927E53" w:rsidP="00F66190">
      <w:pPr>
        <w:pStyle w:val="Ttulo2"/>
        <w:rPr>
          <w:rFonts w:cs="Times New Roman"/>
          <w:lang w:val="es-CO"/>
        </w:rPr>
      </w:pPr>
      <w:bookmarkStart w:id="1065" w:name="_Toc229133560"/>
      <w:bookmarkStart w:id="1066" w:name="_Toc227692896"/>
      <w:r w:rsidRPr="00FF4F12">
        <w:rPr>
          <w:rFonts w:cs="Times New Roman"/>
          <w:lang w:val="es-CO"/>
        </w:rPr>
        <w:t>Paradigma Socio Critico</w:t>
      </w:r>
      <w:bookmarkEnd w:id="1065"/>
      <w:bookmarkEnd w:id="1066"/>
    </w:p>
    <w:p w14:paraId="4A6CE7A5" w14:textId="4EFF8752" w:rsidR="004B25F5" w:rsidRPr="00FF4F12" w:rsidRDefault="00F66190" w:rsidP="00F66190">
      <w:pPr>
        <w:pBdr>
          <w:top w:val="nil"/>
          <w:left w:val="nil"/>
          <w:bottom w:val="nil"/>
          <w:right w:val="nil"/>
          <w:between w:val="nil"/>
        </w:pBdr>
        <w:jc w:val="both"/>
        <w:rPr>
          <w:rFonts w:eastAsia="Times New Roman" w:cs="Times New Roman"/>
          <w:szCs w:val="24"/>
          <w:lang w:val="es-CO"/>
        </w:rPr>
      </w:pPr>
      <w:r w:rsidRPr="00FF4F12">
        <w:rPr>
          <w:rFonts w:eastAsia="Times New Roman" w:cs="Times New Roman"/>
          <w:szCs w:val="24"/>
          <w:lang w:val="es-CO"/>
        </w:rPr>
        <w:t xml:space="preserve"> Este paradigma busca conocer y comprender la realidad como praxis, uniendo la teoría y la práctica con el fin de orientar el conocimiento hacia la emancipación y liberación del ser humano.</w:t>
      </w:r>
    </w:p>
    <w:p w14:paraId="3BF74196" w14:textId="06004D0D" w:rsidR="004B25F5" w:rsidRPr="00FF4F12" w:rsidRDefault="004B25F5" w:rsidP="00E975AB">
      <w:pPr>
        <w:ind w:left="720" w:hanging="11"/>
        <w:rPr>
          <w:rFonts w:eastAsia="Times New Roman" w:cs="Times New Roman"/>
          <w:szCs w:val="24"/>
        </w:rPr>
      </w:pPr>
      <w:r w:rsidRPr="00FF4F12">
        <w:rPr>
          <w:rFonts w:eastAsia="Times New Roman" w:cs="Times New Roman"/>
          <w:szCs w:val="24"/>
        </w:rPr>
        <w:t xml:space="preserve">Freire, citado por </w:t>
      </w:r>
      <w:proofErr w:type="spellStart"/>
      <w:r w:rsidRPr="00FF4F12">
        <w:rPr>
          <w:rFonts w:eastAsia="Times New Roman" w:cs="Times New Roman"/>
          <w:szCs w:val="24"/>
        </w:rPr>
        <w:t>Gadotti</w:t>
      </w:r>
      <w:proofErr w:type="spellEnd"/>
      <w:r w:rsidRPr="00FF4F12">
        <w:rPr>
          <w:rFonts w:eastAsia="Times New Roman" w:cs="Times New Roman"/>
          <w:szCs w:val="24"/>
        </w:rPr>
        <w:t xml:space="preserve"> et al., (2008) plantea la educación como un proceso dinámico de construcción, de apropiación, de crítica y autocrítica del conocimiento por parte de los sujetos involucrados para generar nuevos conocimientos y no reducirse a repetir o copiar los existentes. Por lo tanto, es praxis que no se queda en la acción, sino que es una actividad orientada a transformar la realidad; y esta acción transformadora hace que la educación tenga la principal función de crear personas libres y autónomas. Por lo mismo, la pedagogía debe renovarse y reconstruirse con la práctica. En este sentido, la práctica modifica la teoría, y viceversa, y genera nuevas miradas no sólo en cuanto a metodología o contenidos sino a formas de leer la realidad. Este proceso de renovación permanente es posible gracias al diálogo que imprime una dinámica diferente al proceso educativo. (p. 86).</w:t>
      </w:r>
    </w:p>
    <w:p w14:paraId="220596AC" w14:textId="506EEC52" w:rsidR="00F66190" w:rsidRPr="00FF4F12" w:rsidRDefault="00F66190" w:rsidP="00F66190">
      <w:pPr>
        <w:pBdr>
          <w:top w:val="nil"/>
          <w:left w:val="nil"/>
          <w:bottom w:val="nil"/>
          <w:right w:val="nil"/>
          <w:between w:val="nil"/>
        </w:pBdr>
        <w:jc w:val="both"/>
        <w:rPr>
          <w:rFonts w:eastAsia="Times New Roman" w:cs="Times New Roman"/>
          <w:szCs w:val="24"/>
          <w:lang w:val="es-CO"/>
        </w:rPr>
      </w:pPr>
      <w:r w:rsidRPr="00FF4F12">
        <w:rPr>
          <w:rFonts w:eastAsia="Times New Roman" w:cs="Times New Roman"/>
          <w:szCs w:val="24"/>
          <w:lang w:val="es-CO"/>
        </w:rPr>
        <w:t xml:space="preserve"> Desde esta perspectiva, la educación, según Freire, se entiende como una práctica emancipadora que promueve la crítica, la autocrítica y la transformación de la realidad, creando personas libres y autónomas. El aula se convierte en un espacio donde se potencia el diálogo autónomo y participativo, rechazando la reproducción mecánica de saberes y proponiendo la reconstrucción de nuevas formas de interpretar la realidad.</w:t>
      </w:r>
    </w:p>
    <w:p w14:paraId="77E275D5" w14:textId="36DB1CC5" w:rsidR="00927E53" w:rsidRPr="00FF4F12" w:rsidRDefault="00927E53" w:rsidP="00927E53">
      <w:pPr>
        <w:pStyle w:val="Ttulo2"/>
        <w:rPr>
          <w:rFonts w:cs="Times New Roman"/>
          <w:lang w:val="es-CO"/>
        </w:rPr>
      </w:pPr>
      <w:bookmarkStart w:id="1067" w:name="_Toc229133561"/>
      <w:bookmarkStart w:id="1068" w:name="_Toc227692897"/>
      <w:r w:rsidRPr="00FF4F12">
        <w:rPr>
          <w:rFonts w:cs="Times New Roman"/>
          <w:lang w:val="es-CO"/>
        </w:rPr>
        <w:t>Tipo de Investigación</w:t>
      </w:r>
      <w:bookmarkEnd w:id="1067"/>
      <w:bookmarkEnd w:id="1068"/>
    </w:p>
    <w:p w14:paraId="522C74D9" w14:textId="622BBDA3" w:rsidR="004F5390" w:rsidRPr="00FF4F12" w:rsidRDefault="00F66190" w:rsidP="00F66190">
      <w:pPr>
        <w:pBdr>
          <w:top w:val="nil"/>
          <w:left w:val="nil"/>
          <w:bottom w:val="nil"/>
          <w:right w:val="nil"/>
          <w:between w:val="nil"/>
        </w:pBdr>
        <w:jc w:val="both"/>
        <w:rPr>
          <w:rFonts w:eastAsia="Times New Roman" w:cs="Times New Roman"/>
          <w:szCs w:val="24"/>
          <w:lang w:val="es-CO"/>
        </w:rPr>
      </w:pPr>
      <w:r w:rsidRPr="00FF4F12">
        <w:rPr>
          <w:rFonts w:eastAsia="Times New Roman" w:cs="Times New Roman"/>
          <w:szCs w:val="24"/>
          <w:lang w:val="es-CO"/>
        </w:rPr>
        <w:t xml:space="preserve">El tipo de investigación implementado es la Investigación Acción Participación (IAP). La IAP es un modelo participativo de intervención social que exige la participación activa y consciente de todos los actores sociales (estudiantes, docentes, padres y comunidad) en la identificación, análisis y resolución de problemas. </w:t>
      </w:r>
    </w:p>
    <w:p w14:paraId="57CBB3B7" w14:textId="26436655" w:rsidR="004F5390" w:rsidRPr="00FF4F12" w:rsidRDefault="003F66C7" w:rsidP="003F66C7">
      <w:pPr>
        <w:ind w:left="720" w:hanging="11"/>
        <w:rPr>
          <w:rFonts w:eastAsia="Times New Roman" w:cs="Times New Roman"/>
          <w:szCs w:val="24"/>
        </w:rPr>
      </w:pPr>
      <w:r w:rsidRPr="00FF4F12">
        <w:rPr>
          <w:rFonts w:eastAsia="Times New Roman" w:cs="Times New Roman"/>
          <w:szCs w:val="24"/>
        </w:rPr>
        <w:t>La propuesta de IAP de Fals Borda se basa en un modelo de investigación – intervención en el que se incorporan personas de la comunidad a la solución de sus necesidades sentidas y en el que se muestra la pertinencia de la intervención de profesionales en los movimientos urgidos en las comunidades populares. (Montenegro, 2014, p. 23)</w:t>
      </w:r>
      <w:r w:rsidR="00F66190" w:rsidRPr="00FF4F12">
        <w:rPr>
          <w:rFonts w:eastAsia="Times New Roman" w:cs="Times New Roman"/>
          <w:szCs w:val="24"/>
        </w:rPr>
        <w:t xml:space="preserve"> </w:t>
      </w:r>
    </w:p>
    <w:p w14:paraId="4B7201A0" w14:textId="09C60B79" w:rsidR="00F66190" w:rsidRPr="00FF4F12" w:rsidRDefault="003F66C7" w:rsidP="00F66190">
      <w:pPr>
        <w:pBdr>
          <w:top w:val="nil"/>
          <w:left w:val="nil"/>
          <w:bottom w:val="nil"/>
          <w:right w:val="nil"/>
          <w:between w:val="nil"/>
        </w:pBdr>
        <w:jc w:val="both"/>
        <w:rPr>
          <w:rFonts w:eastAsia="Times New Roman" w:cs="Times New Roman"/>
          <w:szCs w:val="24"/>
          <w:lang w:val="es-CO"/>
        </w:rPr>
      </w:pPr>
      <w:r w:rsidRPr="00FF4F12">
        <w:rPr>
          <w:rFonts w:eastAsia="Times New Roman" w:cs="Times New Roman"/>
          <w:szCs w:val="24"/>
          <w:lang w:val="es-CO"/>
        </w:rPr>
        <w:t>Este modelo promueve la autonomía, la concientización y la capacidad de transformar el entorno y las prácticas cotidianas.</w:t>
      </w:r>
      <w:r w:rsidR="003971B5" w:rsidRPr="00FF4F12">
        <w:rPr>
          <w:rFonts w:eastAsia="Times New Roman" w:cs="Times New Roman"/>
          <w:szCs w:val="24"/>
          <w:lang w:val="es-CO"/>
        </w:rPr>
        <w:t xml:space="preserve"> </w:t>
      </w:r>
      <w:r w:rsidR="00F66190" w:rsidRPr="00FF4F12">
        <w:rPr>
          <w:rFonts w:eastAsia="Times New Roman" w:cs="Times New Roman"/>
          <w:szCs w:val="24"/>
          <w:lang w:val="es-CO"/>
        </w:rPr>
        <w:t>Bajo la IAP, las decisiones sobre las acciones a implementar para solucionar los problemas de convivencia se toman en conjunto, influenciadas mayoritariamente por las personas afectadas, buscando fortalecer la responsabilidad compartida, la legitimidad y la sostenibilidad de los resultados.</w:t>
      </w:r>
    </w:p>
    <w:p w14:paraId="416248D3" w14:textId="3FDBA19F" w:rsidR="00927E53" w:rsidRPr="00FF4F12" w:rsidRDefault="00927E53" w:rsidP="00927E53">
      <w:pPr>
        <w:pStyle w:val="Ttulo2"/>
        <w:rPr>
          <w:rFonts w:cs="Times New Roman"/>
          <w:lang w:val="es-CO"/>
        </w:rPr>
      </w:pPr>
      <w:bookmarkStart w:id="1069" w:name="_Toc229133562"/>
      <w:bookmarkStart w:id="1070" w:name="_Toc227692898"/>
      <w:r w:rsidRPr="00FF4F12">
        <w:rPr>
          <w:rFonts w:cs="Times New Roman"/>
          <w:lang w:val="es-CO"/>
        </w:rPr>
        <w:t>Técnicas e Instrumentos de Recolección de Información</w:t>
      </w:r>
      <w:bookmarkEnd w:id="1069"/>
      <w:bookmarkEnd w:id="1070"/>
    </w:p>
    <w:p w14:paraId="67D41ACA" w14:textId="3BA245D3" w:rsidR="00D23261" w:rsidRPr="00FF4F12" w:rsidRDefault="00D23261" w:rsidP="00D23261">
      <w:pPr>
        <w:rPr>
          <w:rFonts w:cs="Times New Roman"/>
          <w:lang w:val="es-CO"/>
        </w:rPr>
      </w:pPr>
      <w:r w:rsidRPr="00FF4F12">
        <w:rPr>
          <w:rFonts w:cs="Times New Roman"/>
          <w:lang w:val="es-CO"/>
        </w:rPr>
        <w:t>En el marco de la investigación acción participación, orientada a promover la educación para la paz y la convivencia en estudiantes de grado sexto uno, se emplearán diversas técnicas e instrumentos de recolección de información que permiten captar las voces, experiencias y percepciones de los actores educativos involucrados.</w:t>
      </w:r>
    </w:p>
    <w:p w14:paraId="273CC40D" w14:textId="77777777" w:rsidR="00D23261" w:rsidRPr="00FF4F12" w:rsidRDefault="00D23261" w:rsidP="00D23261">
      <w:pPr>
        <w:ind w:left="720" w:hanging="11"/>
        <w:rPr>
          <w:rFonts w:eastAsia="Times New Roman" w:cs="Times New Roman"/>
          <w:szCs w:val="24"/>
        </w:rPr>
      </w:pPr>
      <w:r w:rsidRPr="00FF4F12">
        <w:rPr>
          <w:rFonts w:eastAsia="Times New Roman" w:cs="Times New Roman"/>
          <w:szCs w:val="24"/>
        </w:rPr>
        <w:t xml:space="preserve">El diálogo de saberes es una herramienta clave para el trabajo con grupos étnicos </w:t>
      </w:r>
    </w:p>
    <w:p w14:paraId="6139EE6D" w14:textId="77777777" w:rsidR="00D23261" w:rsidRPr="00FF4F12" w:rsidRDefault="00D23261" w:rsidP="00D23261">
      <w:pPr>
        <w:ind w:left="720" w:hanging="11"/>
        <w:rPr>
          <w:rFonts w:eastAsia="Times New Roman" w:cs="Times New Roman"/>
          <w:szCs w:val="24"/>
        </w:rPr>
      </w:pPr>
      <w:r w:rsidRPr="00FF4F12">
        <w:rPr>
          <w:rFonts w:eastAsia="Times New Roman" w:cs="Times New Roman"/>
          <w:szCs w:val="24"/>
        </w:rPr>
        <w:t xml:space="preserve">o en procesos interculturales, por ser una metodología de trabajo participativo </w:t>
      </w:r>
    </w:p>
    <w:p w14:paraId="067CC549" w14:textId="77777777" w:rsidR="00D23261" w:rsidRPr="00FF4F12" w:rsidRDefault="00D23261" w:rsidP="00D23261">
      <w:pPr>
        <w:ind w:left="720" w:hanging="11"/>
        <w:rPr>
          <w:rFonts w:eastAsia="Times New Roman" w:cs="Times New Roman"/>
          <w:szCs w:val="24"/>
        </w:rPr>
      </w:pPr>
      <w:r w:rsidRPr="00FF4F12">
        <w:rPr>
          <w:rFonts w:eastAsia="Times New Roman" w:cs="Times New Roman"/>
          <w:szCs w:val="24"/>
        </w:rPr>
        <w:t xml:space="preserve">y colaborativo en contextos de diversidad social y cultural; donde el diálogo entre </w:t>
      </w:r>
    </w:p>
    <w:p w14:paraId="7BA93464" w14:textId="77777777" w:rsidR="00D23261" w:rsidRPr="00FF4F12" w:rsidRDefault="00D23261" w:rsidP="00D23261">
      <w:pPr>
        <w:ind w:left="720" w:hanging="11"/>
        <w:rPr>
          <w:rFonts w:eastAsia="Times New Roman" w:cs="Times New Roman"/>
          <w:szCs w:val="24"/>
        </w:rPr>
      </w:pPr>
      <w:r w:rsidRPr="00FF4F12">
        <w:rPr>
          <w:rFonts w:eastAsia="Times New Roman" w:cs="Times New Roman"/>
          <w:szCs w:val="24"/>
        </w:rPr>
        <w:t xml:space="preserve">miembros de una misma etnia con roles y responsabilidades distintas, o entre </w:t>
      </w:r>
    </w:p>
    <w:p w14:paraId="459D1F14" w14:textId="5B5D8991" w:rsidR="00D23261" w:rsidRPr="00FF4F12" w:rsidRDefault="00D23261" w:rsidP="00D23261">
      <w:pPr>
        <w:ind w:left="720" w:hanging="11"/>
        <w:rPr>
          <w:rFonts w:eastAsia="Times New Roman" w:cs="Times New Roman"/>
          <w:szCs w:val="24"/>
        </w:rPr>
      </w:pPr>
      <w:r w:rsidRPr="00FF4F12">
        <w:rPr>
          <w:rFonts w:eastAsia="Times New Roman" w:cs="Times New Roman"/>
          <w:szCs w:val="24"/>
        </w:rPr>
        <w:t>miembros de etnias distintas, o entre miembros de culturas distintas (indígenas-campesinos), se realiza con el ánimo de comprender y aprender del otro (a) para construir colectivamente. Arboleda et al., (2017, p. 58)</w:t>
      </w:r>
    </w:p>
    <w:p w14:paraId="2E735851" w14:textId="5DF7098F" w:rsidR="00D23261" w:rsidRPr="00FF4F12" w:rsidRDefault="00D23261" w:rsidP="00CB0731">
      <w:pPr>
        <w:pBdr>
          <w:top w:val="nil"/>
          <w:left w:val="nil"/>
          <w:bottom w:val="nil"/>
          <w:right w:val="nil"/>
          <w:between w:val="nil"/>
        </w:pBdr>
        <w:jc w:val="both"/>
        <w:rPr>
          <w:rFonts w:eastAsia="Times New Roman" w:cs="Times New Roman"/>
          <w:szCs w:val="24"/>
          <w:lang w:val="es-CO"/>
        </w:rPr>
      </w:pPr>
      <w:r w:rsidRPr="00FF4F12">
        <w:rPr>
          <w:rFonts w:eastAsia="Times New Roman" w:cs="Times New Roman"/>
          <w:szCs w:val="24"/>
          <w:lang w:val="es-CO"/>
        </w:rPr>
        <w:t>Arboleda resalta que captar las voces y experiencias de los actores educativos es esencial en una pedagogía comprometida con la paz. Este enfoque permite que los estudiantes se reconozcan como sujetos activos en la construcción de una sociedad justa y plural. Al aplicar técnicas participativas, la investigación promueve el aprendizaje significativo y el desarrollo emocional, convirtiendo el aula en un espacio para comprender y transformar su propia realidad.</w:t>
      </w:r>
    </w:p>
    <w:p w14:paraId="286EDB31" w14:textId="77777777" w:rsidR="00D23261" w:rsidRPr="00FF4F12" w:rsidRDefault="00D23261" w:rsidP="00D23261">
      <w:pPr>
        <w:pBdr>
          <w:top w:val="nil"/>
          <w:left w:val="nil"/>
          <w:bottom w:val="nil"/>
          <w:right w:val="nil"/>
          <w:between w:val="nil"/>
        </w:pBdr>
        <w:jc w:val="both"/>
        <w:rPr>
          <w:rFonts w:eastAsia="Times New Roman" w:cs="Times New Roman"/>
          <w:szCs w:val="24"/>
          <w:lang w:val="es-CO"/>
        </w:rPr>
      </w:pPr>
      <w:r w:rsidRPr="00FF4F12">
        <w:rPr>
          <w:rFonts w:eastAsia="Times New Roman" w:cs="Times New Roman"/>
          <w:szCs w:val="24"/>
          <w:lang w:val="es-CO"/>
        </w:rPr>
        <w:t>Para la recolección de información se utilizan múltiples técnicas que aseguran la participación y la riqueza de los datos.</w:t>
      </w:r>
    </w:p>
    <w:p w14:paraId="6FCF931A" w14:textId="77777777" w:rsidR="00CB0731" w:rsidRPr="00FF4F12" w:rsidRDefault="00F66190" w:rsidP="00F66190">
      <w:pPr>
        <w:pBdr>
          <w:top w:val="nil"/>
          <w:left w:val="nil"/>
          <w:bottom w:val="nil"/>
          <w:right w:val="nil"/>
          <w:between w:val="nil"/>
        </w:pBdr>
        <w:jc w:val="both"/>
        <w:rPr>
          <w:rFonts w:eastAsia="Times New Roman" w:cs="Times New Roman"/>
          <w:szCs w:val="24"/>
          <w:lang w:val="es-CO"/>
        </w:rPr>
      </w:pPr>
      <w:r w:rsidRPr="00FF4F12">
        <w:rPr>
          <w:rFonts w:eastAsia="Times New Roman" w:cs="Times New Roman"/>
          <w:b/>
          <w:szCs w:val="24"/>
          <w:lang w:val="es-CO"/>
        </w:rPr>
        <w:t>Diálogo de Saberes:</w:t>
      </w:r>
      <w:r w:rsidRPr="00FF4F12">
        <w:rPr>
          <w:rFonts w:eastAsia="Times New Roman" w:cs="Times New Roman"/>
          <w:szCs w:val="24"/>
          <w:lang w:val="es-CO"/>
        </w:rPr>
        <w:t xml:space="preserve"> Promueve el trabajo colaborativo y el aprendizaje recíproco en contextos de diversidad cultural.</w:t>
      </w:r>
    </w:p>
    <w:p w14:paraId="0A4793AE" w14:textId="3D4AE22E" w:rsidR="00F66190" w:rsidRPr="00FF4F12" w:rsidRDefault="00F66190" w:rsidP="00F66190">
      <w:pPr>
        <w:pBdr>
          <w:top w:val="nil"/>
          <w:left w:val="nil"/>
          <w:bottom w:val="nil"/>
          <w:right w:val="nil"/>
          <w:between w:val="nil"/>
        </w:pBdr>
        <w:jc w:val="both"/>
        <w:rPr>
          <w:rFonts w:eastAsia="Times New Roman" w:cs="Times New Roman"/>
          <w:szCs w:val="24"/>
          <w:lang w:val="es-CO"/>
        </w:rPr>
      </w:pPr>
      <w:r w:rsidRPr="00FF4F12">
        <w:rPr>
          <w:rFonts w:eastAsia="Times New Roman" w:cs="Times New Roman"/>
          <w:b/>
          <w:szCs w:val="24"/>
          <w:lang w:val="es-CO"/>
        </w:rPr>
        <w:t>Observación Participante Directa:</w:t>
      </w:r>
      <w:r w:rsidRPr="00FF4F12">
        <w:rPr>
          <w:rFonts w:eastAsia="Times New Roman" w:cs="Times New Roman"/>
          <w:szCs w:val="24"/>
          <w:lang w:val="es-CO"/>
        </w:rPr>
        <w:t xml:space="preserve"> </w:t>
      </w:r>
      <w:r w:rsidR="00651227" w:rsidRPr="00FF4F12">
        <w:rPr>
          <w:rFonts w:eastAsia="Times New Roman" w:cs="Times New Roman"/>
          <w:szCs w:val="24"/>
          <w:lang w:val="es-CO"/>
        </w:rPr>
        <w:t>P</w:t>
      </w:r>
      <w:r w:rsidRPr="00FF4F12">
        <w:rPr>
          <w:rFonts w:eastAsia="Times New Roman" w:cs="Times New Roman"/>
          <w:szCs w:val="24"/>
          <w:lang w:val="es-CO"/>
        </w:rPr>
        <w:t>ermite registrar cómo se concretan los enfoques pedagógicos de la educación para la paz (participativo, transformador, crítico, intercultural y socioemocional).</w:t>
      </w:r>
    </w:p>
    <w:p w14:paraId="76F92046" w14:textId="7CD3CE22" w:rsidR="00F66190" w:rsidRPr="00FF4F12" w:rsidRDefault="00F66190" w:rsidP="00F66190">
      <w:pPr>
        <w:pBdr>
          <w:top w:val="nil"/>
          <w:left w:val="nil"/>
          <w:bottom w:val="nil"/>
          <w:right w:val="nil"/>
          <w:between w:val="nil"/>
        </w:pBdr>
        <w:jc w:val="both"/>
        <w:rPr>
          <w:rFonts w:eastAsia="Times New Roman" w:cs="Times New Roman"/>
          <w:szCs w:val="24"/>
          <w:lang w:val="es-CO"/>
        </w:rPr>
      </w:pPr>
      <w:r w:rsidRPr="00FF4F12">
        <w:rPr>
          <w:rFonts w:eastAsia="Times New Roman" w:cs="Times New Roman"/>
          <w:b/>
          <w:szCs w:val="24"/>
          <w:lang w:val="es-CO"/>
        </w:rPr>
        <w:t>Entrevistas Semiestructuradas:</w:t>
      </w:r>
      <w:r w:rsidRPr="00FF4F12">
        <w:rPr>
          <w:rFonts w:eastAsia="Times New Roman" w:cs="Times New Roman"/>
          <w:szCs w:val="24"/>
          <w:lang w:val="es-CO"/>
        </w:rPr>
        <w:t xml:space="preserve"> Indagan las ideas de los estudiantes sobre respeto y conflicto, y conversan con los docentes sobre sus prácticas y la integración de los enfoques (reflexivo, diferencial, de evaluación formativa).</w:t>
      </w:r>
    </w:p>
    <w:p w14:paraId="4E5801C2" w14:textId="19AF36D8" w:rsidR="00F66190" w:rsidRPr="00FF4F12" w:rsidRDefault="00F66190" w:rsidP="00F66190">
      <w:pPr>
        <w:pBdr>
          <w:top w:val="nil"/>
          <w:left w:val="nil"/>
          <w:bottom w:val="nil"/>
          <w:right w:val="nil"/>
          <w:between w:val="nil"/>
        </w:pBdr>
        <w:jc w:val="both"/>
        <w:rPr>
          <w:rFonts w:eastAsia="Times New Roman" w:cs="Times New Roman"/>
          <w:szCs w:val="24"/>
          <w:lang w:val="es-CO"/>
        </w:rPr>
      </w:pPr>
      <w:r w:rsidRPr="00FF4F12">
        <w:rPr>
          <w:rFonts w:eastAsia="Times New Roman" w:cs="Times New Roman"/>
          <w:b/>
          <w:szCs w:val="24"/>
          <w:lang w:val="es-CO"/>
        </w:rPr>
        <w:t>Talleres Participativos:</w:t>
      </w:r>
      <w:r w:rsidRPr="00FF4F12">
        <w:rPr>
          <w:rFonts w:eastAsia="Times New Roman" w:cs="Times New Roman"/>
          <w:szCs w:val="24"/>
          <w:lang w:val="es-CO"/>
        </w:rPr>
        <w:t xml:space="preserve"> Generan espacios de reflexión colectiva y construcción de propuestas, evaluados mediante matrices de participación y registros audiovisuales.</w:t>
      </w:r>
    </w:p>
    <w:p w14:paraId="214851B6" w14:textId="7EF43442" w:rsidR="00F66190" w:rsidRDefault="00F66190" w:rsidP="00F66190">
      <w:pPr>
        <w:pBdr>
          <w:top w:val="nil"/>
          <w:left w:val="nil"/>
          <w:bottom w:val="nil"/>
          <w:right w:val="nil"/>
          <w:between w:val="nil"/>
        </w:pBdr>
        <w:jc w:val="both"/>
        <w:rPr>
          <w:rFonts w:eastAsia="Times New Roman" w:cs="Times New Roman"/>
          <w:szCs w:val="24"/>
          <w:lang w:val="es-CO"/>
        </w:rPr>
      </w:pPr>
      <w:r w:rsidRPr="00FF4F12">
        <w:rPr>
          <w:rFonts w:eastAsia="Times New Roman" w:cs="Times New Roman"/>
          <w:b/>
          <w:szCs w:val="24"/>
          <w:lang w:val="es-CO"/>
        </w:rPr>
        <w:t>Registros Documentales:</w:t>
      </w:r>
      <w:r w:rsidRPr="00FF4F12">
        <w:rPr>
          <w:rFonts w:eastAsia="Times New Roman" w:cs="Times New Roman"/>
          <w:szCs w:val="24"/>
          <w:lang w:val="es-CO"/>
        </w:rPr>
        <w:t xml:space="preserve"> Incluyen observadores del estudiante, carpetas de “Gestores de Paz” y cartas reflexivas, que evidencian los enfoques vivencial, emocional, apreciativo y reflexivo.</w:t>
      </w:r>
    </w:p>
    <w:p w14:paraId="468CB8C2" w14:textId="77777777" w:rsidR="00B342E9" w:rsidRPr="00783B6A" w:rsidRDefault="00B342E9" w:rsidP="00B342E9">
      <w:pPr>
        <w:pBdr>
          <w:top w:val="nil"/>
          <w:left w:val="nil"/>
          <w:bottom w:val="nil"/>
          <w:right w:val="nil"/>
          <w:between w:val="nil"/>
        </w:pBdr>
        <w:jc w:val="both"/>
        <w:rPr>
          <w:moveTo w:id="1071" w:author="Edu Fisica" w:date="2026-05-16T07:13:00Z"/>
          <w:rPrChange w:id="1072" w:author="Edu Fisica" w:date="2026-05-16T07:13:00Z">
            <w:rPr>
              <w:moveTo w:id="1073" w:author="Edu Fisica" w:date="2026-05-16T07:13:00Z"/>
              <w:b/>
              <w:color w:val="000000"/>
            </w:rPr>
          </w:rPrChange>
        </w:rPr>
      </w:pPr>
      <w:moveToRangeStart w:id="1074" w:author="Edu Fisica" w:date="2026-05-16T07:13:00Z" w:name="move229808003"/>
      <w:moveTo w:id="1075" w:author="Edu Fisica" w:date="2026-05-16T07:13:00Z">
        <w:r w:rsidRPr="00783B6A">
          <w:rPr>
            <w:rPrChange w:id="1076" w:author="Edu Fisica" w:date="2026-05-16T07:13:00Z">
              <w:rPr>
                <w:b/>
                <w:color w:val="000000"/>
              </w:rPr>
            </w:rPrChange>
          </w:rPr>
          <w:t>Matriz de Categorización</w:t>
        </w:r>
      </w:moveTo>
    </w:p>
    <w:p w14:paraId="1F98CEA8" w14:textId="77777777" w:rsidR="00B342E9" w:rsidRPr="00783B6A" w:rsidRDefault="00B342E9" w:rsidP="00B342E9">
      <w:pPr>
        <w:pStyle w:val="Descripcin"/>
        <w:keepNext/>
        <w:rPr>
          <w:ins w:id="1077" w:author="Edu Fisica" w:date="2026-05-16T07:13:00Z"/>
        </w:rPr>
      </w:pPr>
      <w:bookmarkStart w:id="1078" w:name="_Toc227605691"/>
      <w:bookmarkStart w:id="1079" w:name="_Toc227692988"/>
      <w:moveToRangeEnd w:id="1074"/>
      <w:ins w:id="1080" w:author="Edu Fisica" w:date="2026-05-16T07:13:00Z">
        <w:r w:rsidRPr="00783B6A">
          <w:t xml:space="preserve">Tabla </w:t>
        </w:r>
        <w:r>
          <w:fldChar w:fldCharType="begin"/>
        </w:r>
        <w:r>
          <w:instrText xml:space="preserve"> SEQ Tabla \* ARABIC </w:instrText>
        </w:r>
        <w:r>
          <w:fldChar w:fldCharType="separate"/>
        </w:r>
        <w:r w:rsidRPr="00783B6A">
          <w:t>1</w:t>
        </w:r>
        <w:r>
          <w:fldChar w:fldCharType="end"/>
        </w:r>
        <w:r w:rsidRPr="00783B6A">
          <w:t xml:space="preserve"> Matriz de categorías - Grado 6-1</w:t>
        </w:r>
        <w:bookmarkEnd w:id="1078"/>
        <w:bookmarkEnd w:id="1079"/>
      </w:ins>
    </w:p>
    <w:tbl>
      <w:tblPr>
        <w:tblStyle w:val="Tablaconcuadrcula"/>
        <w:tblW w:w="0" w:type="auto"/>
        <w:tblLayout w:type="fixed"/>
        <w:tblLook w:val="04A0" w:firstRow="1" w:lastRow="0" w:firstColumn="1" w:lastColumn="0" w:noHBand="0" w:noVBand="1"/>
      </w:tblPr>
      <w:tblGrid>
        <w:gridCol w:w="1651"/>
        <w:gridCol w:w="1321"/>
        <w:gridCol w:w="1596"/>
        <w:gridCol w:w="1381"/>
        <w:gridCol w:w="1701"/>
        <w:gridCol w:w="1417"/>
      </w:tblGrid>
      <w:tr w:rsidR="00B342E9" w:rsidRPr="00215115" w14:paraId="34991ED8" w14:textId="77777777" w:rsidTr="00DC5717">
        <w:tc>
          <w:tcPr>
            <w:tcW w:w="1651" w:type="dxa"/>
            <w:hideMark/>
          </w:tcPr>
          <w:p w14:paraId="443CD740" w14:textId="77777777" w:rsidR="00B342E9" w:rsidRPr="00215115" w:rsidRDefault="00B342E9" w:rsidP="00DC5717">
            <w:pPr>
              <w:spacing w:line="240" w:lineRule="auto"/>
              <w:ind w:firstLine="0"/>
              <w:rPr>
                <w:moveTo w:id="1081" w:author="Edu Fisica" w:date="2026-05-16T07:13:00Z"/>
                <w:sz w:val="20"/>
                <w:rPrChange w:id="1082" w:author="Edu Fisica" w:date="2026-05-16T07:13:00Z">
                  <w:rPr>
                    <w:moveTo w:id="1083" w:author="Edu Fisica" w:date="2026-05-16T07:13:00Z"/>
                    <w:b/>
                    <w:sz w:val="20"/>
                  </w:rPr>
                </w:rPrChange>
              </w:rPr>
            </w:pPr>
            <w:bookmarkStart w:id="1084" w:name="_Hlk224831844"/>
            <w:moveToRangeStart w:id="1085" w:author="Edu Fisica" w:date="2026-05-16T07:13:00Z" w:name="move229808004"/>
            <w:moveTo w:id="1086" w:author="Edu Fisica" w:date="2026-05-16T07:13:00Z">
              <w:r w:rsidRPr="00215115">
                <w:rPr>
                  <w:sz w:val="20"/>
                  <w:rPrChange w:id="1087" w:author="Edu Fisica" w:date="2026-05-16T07:13:00Z">
                    <w:rPr>
                      <w:b/>
                      <w:sz w:val="20"/>
                    </w:rPr>
                  </w:rPrChange>
                </w:rPr>
                <w:t>Objetivo específico</w:t>
              </w:r>
            </w:moveTo>
          </w:p>
        </w:tc>
        <w:tc>
          <w:tcPr>
            <w:tcW w:w="1321" w:type="dxa"/>
            <w:hideMark/>
          </w:tcPr>
          <w:p w14:paraId="6D1A9261" w14:textId="77777777" w:rsidR="00B342E9" w:rsidRPr="00215115" w:rsidRDefault="00B342E9" w:rsidP="00DC5717">
            <w:pPr>
              <w:spacing w:line="240" w:lineRule="auto"/>
              <w:ind w:firstLine="0"/>
              <w:rPr>
                <w:moveTo w:id="1088" w:author="Edu Fisica" w:date="2026-05-16T07:13:00Z"/>
                <w:sz w:val="20"/>
                <w:rPrChange w:id="1089" w:author="Edu Fisica" w:date="2026-05-16T07:13:00Z">
                  <w:rPr>
                    <w:moveTo w:id="1090" w:author="Edu Fisica" w:date="2026-05-16T07:13:00Z"/>
                    <w:b/>
                    <w:sz w:val="20"/>
                  </w:rPr>
                </w:rPrChange>
              </w:rPr>
            </w:pPr>
            <w:moveTo w:id="1091" w:author="Edu Fisica" w:date="2026-05-16T07:13:00Z">
              <w:r w:rsidRPr="00215115">
                <w:rPr>
                  <w:sz w:val="20"/>
                  <w:rPrChange w:id="1092" w:author="Edu Fisica" w:date="2026-05-16T07:13:00Z">
                    <w:rPr>
                      <w:b/>
                      <w:sz w:val="20"/>
                    </w:rPr>
                  </w:rPrChange>
                </w:rPr>
                <w:t>Categoría</w:t>
              </w:r>
            </w:moveTo>
          </w:p>
        </w:tc>
        <w:tc>
          <w:tcPr>
            <w:tcW w:w="1596" w:type="dxa"/>
            <w:hideMark/>
          </w:tcPr>
          <w:p w14:paraId="2F6E952A" w14:textId="77777777" w:rsidR="00B342E9" w:rsidRPr="00215115" w:rsidRDefault="00B342E9" w:rsidP="00DC5717">
            <w:pPr>
              <w:spacing w:line="240" w:lineRule="auto"/>
              <w:ind w:firstLine="0"/>
              <w:rPr>
                <w:moveTo w:id="1093" w:author="Edu Fisica" w:date="2026-05-16T07:13:00Z"/>
                <w:sz w:val="20"/>
                <w:rPrChange w:id="1094" w:author="Edu Fisica" w:date="2026-05-16T07:13:00Z">
                  <w:rPr>
                    <w:moveTo w:id="1095" w:author="Edu Fisica" w:date="2026-05-16T07:13:00Z"/>
                    <w:b/>
                    <w:sz w:val="20"/>
                  </w:rPr>
                </w:rPrChange>
              </w:rPr>
            </w:pPr>
            <w:moveTo w:id="1096" w:author="Edu Fisica" w:date="2026-05-16T07:13:00Z">
              <w:r w:rsidRPr="00215115">
                <w:rPr>
                  <w:sz w:val="20"/>
                  <w:rPrChange w:id="1097" w:author="Edu Fisica" w:date="2026-05-16T07:13:00Z">
                    <w:rPr>
                      <w:b/>
                      <w:sz w:val="20"/>
                    </w:rPr>
                  </w:rPrChange>
                </w:rPr>
                <w:t>Subcategoría</w:t>
              </w:r>
            </w:moveTo>
          </w:p>
        </w:tc>
        <w:tc>
          <w:tcPr>
            <w:tcW w:w="1381" w:type="dxa"/>
            <w:hideMark/>
          </w:tcPr>
          <w:p w14:paraId="405D44E6" w14:textId="77777777" w:rsidR="00B342E9" w:rsidRPr="00215115" w:rsidRDefault="00B342E9" w:rsidP="00DC5717">
            <w:pPr>
              <w:spacing w:line="240" w:lineRule="auto"/>
              <w:ind w:firstLine="0"/>
              <w:rPr>
                <w:moveTo w:id="1098" w:author="Edu Fisica" w:date="2026-05-16T07:13:00Z"/>
                <w:sz w:val="20"/>
                <w:rPrChange w:id="1099" w:author="Edu Fisica" w:date="2026-05-16T07:13:00Z">
                  <w:rPr>
                    <w:moveTo w:id="1100" w:author="Edu Fisica" w:date="2026-05-16T07:13:00Z"/>
                    <w:b/>
                    <w:sz w:val="20"/>
                  </w:rPr>
                </w:rPrChange>
              </w:rPr>
            </w:pPr>
            <w:moveTo w:id="1101" w:author="Edu Fisica" w:date="2026-05-16T07:13:00Z">
              <w:r w:rsidRPr="00215115">
                <w:rPr>
                  <w:sz w:val="20"/>
                  <w:rPrChange w:id="1102" w:author="Edu Fisica" w:date="2026-05-16T07:13:00Z">
                    <w:rPr>
                      <w:b/>
                      <w:sz w:val="20"/>
                    </w:rPr>
                  </w:rPrChange>
                </w:rPr>
                <w:t>Técnica de recolección</w:t>
              </w:r>
            </w:moveTo>
          </w:p>
        </w:tc>
        <w:tc>
          <w:tcPr>
            <w:tcW w:w="1701" w:type="dxa"/>
            <w:hideMark/>
          </w:tcPr>
          <w:p w14:paraId="552900D2" w14:textId="77777777" w:rsidR="00B342E9" w:rsidRPr="00215115" w:rsidRDefault="00B342E9" w:rsidP="00DC5717">
            <w:pPr>
              <w:spacing w:line="240" w:lineRule="auto"/>
              <w:ind w:firstLine="0"/>
              <w:rPr>
                <w:moveTo w:id="1103" w:author="Edu Fisica" w:date="2026-05-16T07:13:00Z"/>
                <w:sz w:val="20"/>
                <w:rPrChange w:id="1104" w:author="Edu Fisica" w:date="2026-05-16T07:13:00Z">
                  <w:rPr>
                    <w:moveTo w:id="1105" w:author="Edu Fisica" w:date="2026-05-16T07:13:00Z"/>
                    <w:b/>
                    <w:sz w:val="20"/>
                  </w:rPr>
                </w:rPrChange>
              </w:rPr>
            </w:pPr>
            <w:moveTo w:id="1106" w:author="Edu Fisica" w:date="2026-05-16T07:13:00Z">
              <w:r w:rsidRPr="00215115">
                <w:rPr>
                  <w:sz w:val="20"/>
                  <w:rPrChange w:id="1107" w:author="Edu Fisica" w:date="2026-05-16T07:13:00Z">
                    <w:rPr>
                      <w:b/>
                      <w:sz w:val="20"/>
                    </w:rPr>
                  </w:rPrChange>
                </w:rPr>
                <w:t>Instrumento</w:t>
              </w:r>
            </w:moveTo>
          </w:p>
        </w:tc>
        <w:tc>
          <w:tcPr>
            <w:tcW w:w="1417" w:type="dxa"/>
            <w:hideMark/>
          </w:tcPr>
          <w:p w14:paraId="21116D41" w14:textId="77777777" w:rsidR="00B342E9" w:rsidRPr="00215115" w:rsidRDefault="00B342E9" w:rsidP="00DC5717">
            <w:pPr>
              <w:spacing w:line="240" w:lineRule="auto"/>
              <w:ind w:firstLine="0"/>
              <w:rPr>
                <w:moveTo w:id="1108" w:author="Edu Fisica" w:date="2026-05-16T07:13:00Z"/>
                <w:sz w:val="20"/>
                <w:rPrChange w:id="1109" w:author="Edu Fisica" w:date="2026-05-16T07:13:00Z">
                  <w:rPr>
                    <w:moveTo w:id="1110" w:author="Edu Fisica" w:date="2026-05-16T07:13:00Z"/>
                    <w:b/>
                    <w:sz w:val="20"/>
                  </w:rPr>
                </w:rPrChange>
              </w:rPr>
            </w:pPr>
            <w:moveTo w:id="1111" w:author="Edu Fisica" w:date="2026-05-16T07:13:00Z">
              <w:r w:rsidRPr="00215115">
                <w:rPr>
                  <w:sz w:val="20"/>
                  <w:rPrChange w:id="1112" w:author="Edu Fisica" w:date="2026-05-16T07:13:00Z">
                    <w:rPr>
                      <w:b/>
                      <w:sz w:val="20"/>
                    </w:rPr>
                  </w:rPrChange>
                </w:rPr>
                <w:t>Sujetos participantes</w:t>
              </w:r>
            </w:moveTo>
          </w:p>
        </w:tc>
      </w:tr>
      <w:tr w:rsidR="00B342E9" w:rsidRPr="00215115" w14:paraId="113E4E5A" w14:textId="77777777" w:rsidTr="00DC5717">
        <w:tc>
          <w:tcPr>
            <w:tcW w:w="1651" w:type="dxa"/>
            <w:hideMark/>
          </w:tcPr>
          <w:p w14:paraId="71412234" w14:textId="77777777" w:rsidR="00B342E9" w:rsidRPr="00215115" w:rsidRDefault="00B342E9" w:rsidP="00DC5717">
            <w:pPr>
              <w:spacing w:line="240" w:lineRule="auto"/>
              <w:ind w:firstLine="0"/>
              <w:jc w:val="both"/>
              <w:rPr>
                <w:moveTo w:id="1113" w:author="Edu Fisica" w:date="2026-05-16T07:13:00Z"/>
                <w:sz w:val="20"/>
                <w:szCs w:val="20"/>
              </w:rPr>
            </w:pPr>
            <w:moveTo w:id="1114" w:author="Edu Fisica" w:date="2026-05-16T07:13:00Z">
              <w:r w:rsidRPr="00215115">
                <w:rPr>
                  <w:sz w:val="20"/>
                  <w:szCs w:val="20"/>
                </w:rPr>
                <w:t>Identificar los problemas de convivencia que se presentan en los estudiantes de grado 6-1, de la Institución Educativa José Antonio Galán de Iles, Nariño.</w:t>
              </w:r>
            </w:moveTo>
          </w:p>
          <w:p w14:paraId="6ACA07A5" w14:textId="77777777" w:rsidR="00B342E9" w:rsidRPr="00215115" w:rsidRDefault="00B342E9" w:rsidP="00DC5717">
            <w:pPr>
              <w:spacing w:line="240" w:lineRule="auto"/>
              <w:jc w:val="both"/>
              <w:rPr>
                <w:moveTo w:id="1115" w:author="Edu Fisica" w:date="2026-05-16T07:13:00Z"/>
                <w:sz w:val="20"/>
                <w:szCs w:val="20"/>
              </w:rPr>
            </w:pPr>
          </w:p>
        </w:tc>
        <w:tc>
          <w:tcPr>
            <w:tcW w:w="1321" w:type="dxa"/>
            <w:hideMark/>
          </w:tcPr>
          <w:p w14:paraId="63942E5D" w14:textId="77777777" w:rsidR="00B342E9" w:rsidRPr="00215115" w:rsidRDefault="00B342E9" w:rsidP="00DC5717">
            <w:pPr>
              <w:spacing w:line="240" w:lineRule="auto"/>
              <w:ind w:firstLine="0"/>
              <w:jc w:val="both"/>
              <w:rPr>
                <w:moveTo w:id="1116" w:author="Edu Fisica" w:date="2026-05-16T07:13:00Z"/>
                <w:sz w:val="20"/>
                <w:szCs w:val="20"/>
              </w:rPr>
            </w:pPr>
            <w:moveTo w:id="1117" w:author="Edu Fisica" w:date="2026-05-16T07:13:00Z">
              <w:r w:rsidRPr="00215115">
                <w:rPr>
                  <w:sz w:val="20"/>
                  <w:szCs w:val="20"/>
                </w:rPr>
                <w:t>Convivencia</w:t>
              </w:r>
            </w:moveTo>
          </w:p>
        </w:tc>
        <w:tc>
          <w:tcPr>
            <w:tcW w:w="1596" w:type="dxa"/>
            <w:hideMark/>
          </w:tcPr>
          <w:p w14:paraId="46C39581" w14:textId="77777777" w:rsidR="00B342E9" w:rsidRPr="00215115" w:rsidRDefault="00B342E9" w:rsidP="00DC5717">
            <w:pPr>
              <w:spacing w:line="240" w:lineRule="auto"/>
              <w:ind w:firstLine="0"/>
              <w:jc w:val="both"/>
              <w:rPr>
                <w:moveTo w:id="1118" w:author="Edu Fisica" w:date="2026-05-16T07:13:00Z"/>
                <w:sz w:val="20"/>
                <w:szCs w:val="20"/>
              </w:rPr>
            </w:pPr>
            <w:moveTo w:id="1119" w:author="Edu Fisica" w:date="2026-05-16T07:13:00Z">
              <w:r w:rsidRPr="00215115">
                <w:rPr>
                  <w:sz w:val="20"/>
                  <w:szCs w:val="20"/>
                </w:rPr>
                <w:t>-Normas y acuerdos escolares</w:t>
              </w:r>
            </w:moveTo>
          </w:p>
          <w:p w14:paraId="584B4908" w14:textId="77777777" w:rsidR="00B342E9" w:rsidRPr="00215115" w:rsidRDefault="00B342E9" w:rsidP="00DC5717">
            <w:pPr>
              <w:spacing w:line="240" w:lineRule="auto"/>
              <w:ind w:firstLine="0"/>
              <w:jc w:val="both"/>
              <w:rPr>
                <w:moveTo w:id="1120" w:author="Edu Fisica" w:date="2026-05-16T07:13:00Z"/>
                <w:sz w:val="20"/>
                <w:szCs w:val="20"/>
              </w:rPr>
            </w:pPr>
            <w:moveTo w:id="1121" w:author="Edu Fisica" w:date="2026-05-16T07:13:00Z">
              <w:r w:rsidRPr="00215115">
                <w:rPr>
                  <w:sz w:val="20"/>
                  <w:szCs w:val="20"/>
                </w:rPr>
                <w:t>-Participación democrática</w:t>
              </w:r>
            </w:moveTo>
          </w:p>
          <w:p w14:paraId="5B3DA992" w14:textId="77777777" w:rsidR="00B342E9" w:rsidRPr="00215115" w:rsidRDefault="00B342E9" w:rsidP="00DC5717">
            <w:pPr>
              <w:spacing w:line="240" w:lineRule="auto"/>
              <w:ind w:firstLine="0"/>
              <w:jc w:val="both"/>
              <w:rPr>
                <w:moveTo w:id="1122" w:author="Edu Fisica" w:date="2026-05-16T07:13:00Z"/>
                <w:sz w:val="20"/>
                <w:szCs w:val="20"/>
              </w:rPr>
            </w:pPr>
            <w:moveTo w:id="1123" w:author="Edu Fisica" w:date="2026-05-16T07:13:00Z">
              <w:r w:rsidRPr="00215115">
                <w:rPr>
                  <w:sz w:val="20"/>
                  <w:szCs w:val="20"/>
                </w:rPr>
                <w:t>-Relaciones interpersonales</w:t>
              </w:r>
            </w:moveTo>
          </w:p>
          <w:p w14:paraId="679F34EE" w14:textId="77777777" w:rsidR="00B342E9" w:rsidRPr="00215115" w:rsidRDefault="00B342E9" w:rsidP="00DC5717">
            <w:pPr>
              <w:spacing w:line="240" w:lineRule="auto"/>
              <w:ind w:firstLine="0"/>
              <w:jc w:val="both"/>
              <w:rPr>
                <w:moveTo w:id="1124" w:author="Edu Fisica" w:date="2026-05-16T07:13:00Z"/>
                <w:sz w:val="20"/>
                <w:szCs w:val="20"/>
              </w:rPr>
            </w:pPr>
            <w:moveTo w:id="1125" w:author="Edu Fisica" w:date="2026-05-16T07:13:00Z">
              <w:r w:rsidRPr="00215115">
                <w:rPr>
                  <w:sz w:val="20"/>
                  <w:szCs w:val="20"/>
                </w:rPr>
                <w:t>-Resolución de conflictos</w:t>
              </w:r>
            </w:moveTo>
          </w:p>
          <w:p w14:paraId="61BE8811" w14:textId="77777777" w:rsidR="00B342E9" w:rsidRPr="00215115" w:rsidRDefault="00B342E9" w:rsidP="00DC5717">
            <w:pPr>
              <w:spacing w:line="240" w:lineRule="auto"/>
              <w:jc w:val="both"/>
              <w:rPr>
                <w:moveTo w:id="1126" w:author="Edu Fisica" w:date="2026-05-16T07:13:00Z"/>
                <w:sz w:val="20"/>
                <w:szCs w:val="20"/>
              </w:rPr>
            </w:pPr>
          </w:p>
        </w:tc>
        <w:tc>
          <w:tcPr>
            <w:tcW w:w="1381" w:type="dxa"/>
            <w:hideMark/>
          </w:tcPr>
          <w:p w14:paraId="6576ECCF" w14:textId="77777777" w:rsidR="00B342E9" w:rsidRPr="00215115" w:rsidRDefault="00B342E9" w:rsidP="00DC5717">
            <w:pPr>
              <w:spacing w:line="240" w:lineRule="auto"/>
              <w:jc w:val="both"/>
              <w:rPr>
                <w:moveTo w:id="1127" w:author="Edu Fisica" w:date="2026-05-16T07:13:00Z"/>
                <w:sz w:val="20"/>
                <w:szCs w:val="20"/>
              </w:rPr>
            </w:pPr>
            <w:moveTo w:id="1128" w:author="Edu Fisica" w:date="2026-05-16T07:13:00Z">
              <w:r w:rsidRPr="00215115">
                <w:rPr>
                  <w:sz w:val="20"/>
                  <w:szCs w:val="20"/>
                </w:rPr>
                <w:br/>
              </w:r>
            </w:moveTo>
          </w:p>
          <w:p w14:paraId="1E67ABF9" w14:textId="77777777" w:rsidR="00B342E9" w:rsidRPr="00215115" w:rsidRDefault="00B342E9" w:rsidP="00DC5717">
            <w:pPr>
              <w:spacing w:line="240" w:lineRule="auto"/>
              <w:jc w:val="both"/>
              <w:rPr>
                <w:moveTo w:id="1129" w:author="Edu Fisica" w:date="2026-05-16T07:13:00Z"/>
                <w:sz w:val="20"/>
                <w:szCs w:val="20"/>
              </w:rPr>
            </w:pPr>
            <w:moveTo w:id="1130" w:author="Edu Fisica" w:date="2026-05-16T07:13:00Z">
              <w:r w:rsidRPr="00215115">
                <w:rPr>
                  <w:sz w:val="20"/>
                  <w:szCs w:val="20"/>
                </w:rPr>
                <w:br/>
                <w:t>Registros documentales</w:t>
              </w:r>
            </w:moveTo>
          </w:p>
          <w:p w14:paraId="0A3D4315" w14:textId="77777777" w:rsidR="00B342E9" w:rsidRPr="00215115" w:rsidRDefault="00B342E9" w:rsidP="00DC5717">
            <w:pPr>
              <w:spacing w:line="240" w:lineRule="auto"/>
              <w:jc w:val="both"/>
              <w:rPr>
                <w:moveTo w:id="1131" w:author="Edu Fisica" w:date="2026-05-16T07:13:00Z"/>
                <w:sz w:val="20"/>
                <w:szCs w:val="20"/>
              </w:rPr>
            </w:pPr>
          </w:p>
          <w:p w14:paraId="6B432503" w14:textId="77777777" w:rsidR="00B342E9" w:rsidRPr="00215115" w:rsidRDefault="00B342E9" w:rsidP="00DC5717">
            <w:pPr>
              <w:spacing w:line="240" w:lineRule="auto"/>
              <w:ind w:firstLine="0"/>
              <w:jc w:val="both"/>
              <w:rPr>
                <w:moveTo w:id="1132" w:author="Edu Fisica" w:date="2026-05-16T07:13:00Z"/>
                <w:sz w:val="20"/>
                <w:szCs w:val="20"/>
              </w:rPr>
            </w:pPr>
            <w:moveTo w:id="1133" w:author="Edu Fisica" w:date="2026-05-16T07:13:00Z">
              <w:r w:rsidRPr="00215115">
                <w:rPr>
                  <w:sz w:val="20"/>
                  <w:szCs w:val="20"/>
                </w:rPr>
                <w:t>Observación participante directa</w:t>
              </w:r>
            </w:moveTo>
          </w:p>
          <w:p w14:paraId="09EFE0A0" w14:textId="77777777" w:rsidR="00B342E9" w:rsidRPr="00215115" w:rsidRDefault="00B342E9" w:rsidP="00DC5717">
            <w:pPr>
              <w:spacing w:line="240" w:lineRule="auto"/>
              <w:jc w:val="both"/>
              <w:rPr>
                <w:moveTo w:id="1134" w:author="Edu Fisica" w:date="2026-05-16T07:13:00Z"/>
                <w:sz w:val="20"/>
                <w:szCs w:val="20"/>
              </w:rPr>
            </w:pPr>
          </w:p>
        </w:tc>
        <w:tc>
          <w:tcPr>
            <w:tcW w:w="1701" w:type="dxa"/>
            <w:hideMark/>
          </w:tcPr>
          <w:p w14:paraId="52890967" w14:textId="77777777" w:rsidR="00B342E9" w:rsidRPr="00215115" w:rsidRDefault="00B342E9" w:rsidP="00DC5717">
            <w:pPr>
              <w:spacing w:line="240" w:lineRule="auto"/>
              <w:jc w:val="both"/>
              <w:rPr>
                <w:moveTo w:id="1135" w:author="Edu Fisica" w:date="2026-05-16T07:13:00Z"/>
                <w:sz w:val="20"/>
                <w:szCs w:val="20"/>
              </w:rPr>
            </w:pPr>
          </w:p>
          <w:p w14:paraId="6E3AA5DB" w14:textId="77777777" w:rsidR="00B342E9" w:rsidRPr="00215115" w:rsidRDefault="00B342E9" w:rsidP="00DC5717">
            <w:pPr>
              <w:spacing w:line="240" w:lineRule="auto"/>
              <w:ind w:right="182" w:firstLine="0"/>
              <w:jc w:val="both"/>
              <w:rPr>
                <w:moveTo w:id="1136" w:author="Edu Fisica" w:date="2026-05-16T07:13:00Z"/>
                <w:sz w:val="20"/>
                <w:szCs w:val="20"/>
              </w:rPr>
            </w:pPr>
            <w:moveTo w:id="1137" w:author="Edu Fisica" w:date="2026-05-16T07:13:00Z">
              <w:r w:rsidRPr="00215115">
                <w:rPr>
                  <w:sz w:val="20"/>
                  <w:szCs w:val="20"/>
                </w:rPr>
                <w:t>-Carpeta de “Gestores de Paz”</w:t>
              </w:r>
            </w:moveTo>
          </w:p>
          <w:p w14:paraId="5AF9C2E9" w14:textId="77777777" w:rsidR="00B342E9" w:rsidRPr="00215115" w:rsidRDefault="00B342E9" w:rsidP="00DC5717">
            <w:pPr>
              <w:spacing w:line="240" w:lineRule="auto"/>
              <w:ind w:firstLine="0"/>
              <w:jc w:val="both"/>
              <w:rPr>
                <w:moveTo w:id="1138" w:author="Edu Fisica" w:date="2026-05-16T07:13:00Z"/>
                <w:sz w:val="20"/>
                <w:szCs w:val="20"/>
              </w:rPr>
            </w:pPr>
          </w:p>
          <w:p w14:paraId="3AB74454" w14:textId="77777777" w:rsidR="00B342E9" w:rsidRPr="00215115" w:rsidRDefault="00B342E9" w:rsidP="00DC5717">
            <w:pPr>
              <w:spacing w:line="240" w:lineRule="auto"/>
              <w:ind w:firstLine="0"/>
              <w:jc w:val="both"/>
              <w:rPr>
                <w:moveTo w:id="1139" w:author="Edu Fisica" w:date="2026-05-16T07:13:00Z"/>
                <w:sz w:val="20"/>
                <w:szCs w:val="20"/>
              </w:rPr>
            </w:pPr>
            <w:moveTo w:id="1140" w:author="Edu Fisica" w:date="2026-05-16T07:13:00Z">
              <w:r w:rsidRPr="00215115">
                <w:rPr>
                  <w:sz w:val="20"/>
                  <w:szCs w:val="20"/>
                </w:rPr>
                <w:t>-Observador del estudiante.</w:t>
              </w:r>
            </w:moveTo>
          </w:p>
          <w:p w14:paraId="23C522A2" w14:textId="77777777" w:rsidR="00B342E9" w:rsidRPr="00215115" w:rsidRDefault="00B342E9" w:rsidP="00DC5717">
            <w:pPr>
              <w:spacing w:line="240" w:lineRule="auto"/>
              <w:ind w:firstLine="0"/>
              <w:jc w:val="both"/>
              <w:rPr>
                <w:moveTo w:id="1141" w:author="Edu Fisica" w:date="2026-05-16T07:13:00Z"/>
                <w:sz w:val="20"/>
                <w:szCs w:val="20"/>
              </w:rPr>
            </w:pPr>
          </w:p>
          <w:p w14:paraId="5CCE6BB4" w14:textId="77777777" w:rsidR="00B342E9" w:rsidRPr="00215115" w:rsidRDefault="00B342E9" w:rsidP="00DC5717">
            <w:pPr>
              <w:spacing w:line="240" w:lineRule="auto"/>
              <w:ind w:hanging="51"/>
              <w:jc w:val="both"/>
              <w:rPr>
                <w:moveTo w:id="1142" w:author="Edu Fisica" w:date="2026-05-16T07:13:00Z"/>
                <w:sz w:val="20"/>
                <w:szCs w:val="20"/>
              </w:rPr>
            </w:pPr>
          </w:p>
        </w:tc>
        <w:tc>
          <w:tcPr>
            <w:tcW w:w="1417" w:type="dxa"/>
            <w:hideMark/>
          </w:tcPr>
          <w:p w14:paraId="7606C3D6" w14:textId="77777777" w:rsidR="00B342E9" w:rsidRPr="00215115" w:rsidRDefault="00B342E9" w:rsidP="00DC5717">
            <w:pPr>
              <w:spacing w:line="240" w:lineRule="auto"/>
              <w:ind w:firstLine="0"/>
              <w:jc w:val="both"/>
              <w:rPr>
                <w:moveTo w:id="1143" w:author="Edu Fisica" w:date="2026-05-16T07:13:00Z"/>
                <w:sz w:val="20"/>
                <w:szCs w:val="20"/>
              </w:rPr>
            </w:pPr>
          </w:p>
          <w:p w14:paraId="7C93D4B6" w14:textId="77777777" w:rsidR="00B342E9" w:rsidRPr="00215115" w:rsidRDefault="00B342E9" w:rsidP="00DC5717">
            <w:pPr>
              <w:spacing w:line="240" w:lineRule="auto"/>
              <w:ind w:firstLine="0"/>
              <w:jc w:val="both"/>
              <w:rPr>
                <w:moveTo w:id="1144" w:author="Edu Fisica" w:date="2026-05-16T07:13:00Z"/>
                <w:sz w:val="20"/>
                <w:szCs w:val="20"/>
              </w:rPr>
            </w:pPr>
            <w:moveTo w:id="1145" w:author="Edu Fisica" w:date="2026-05-16T07:13:00Z">
              <w:r w:rsidRPr="00215115">
                <w:rPr>
                  <w:sz w:val="20"/>
                  <w:szCs w:val="20"/>
                </w:rPr>
                <w:t xml:space="preserve">-Estudiantes del grado 6-1 </w:t>
              </w:r>
            </w:moveTo>
          </w:p>
          <w:p w14:paraId="4E544094" w14:textId="77777777" w:rsidR="00B342E9" w:rsidRPr="00215115" w:rsidRDefault="00B342E9" w:rsidP="00DC5717">
            <w:pPr>
              <w:spacing w:line="240" w:lineRule="auto"/>
              <w:ind w:firstLine="0"/>
              <w:jc w:val="both"/>
              <w:rPr>
                <w:moveTo w:id="1146" w:author="Edu Fisica" w:date="2026-05-16T07:13:00Z"/>
                <w:sz w:val="20"/>
                <w:szCs w:val="20"/>
              </w:rPr>
            </w:pPr>
            <w:moveTo w:id="1147" w:author="Edu Fisica" w:date="2026-05-16T07:13:00Z">
              <w:r w:rsidRPr="00215115">
                <w:rPr>
                  <w:sz w:val="20"/>
                  <w:szCs w:val="20"/>
                </w:rPr>
                <w:t>-Padres de familia o acudientes</w:t>
              </w:r>
              <w:r w:rsidRPr="00215115">
                <w:rPr>
                  <w:sz w:val="20"/>
                  <w:szCs w:val="20"/>
                </w:rPr>
                <w:br/>
                <w:t>-Muestra de docentes del grado 6-1</w:t>
              </w:r>
            </w:moveTo>
          </w:p>
        </w:tc>
      </w:tr>
      <w:tr w:rsidR="00B342E9" w:rsidRPr="00215115" w14:paraId="2E9ABF08" w14:textId="77777777" w:rsidTr="00DC5717">
        <w:tc>
          <w:tcPr>
            <w:tcW w:w="1651" w:type="dxa"/>
            <w:hideMark/>
          </w:tcPr>
          <w:p w14:paraId="1E508B58" w14:textId="77777777" w:rsidR="00B342E9" w:rsidRPr="00215115" w:rsidRDefault="00B342E9" w:rsidP="00DC5717">
            <w:pPr>
              <w:spacing w:line="240" w:lineRule="auto"/>
              <w:ind w:firstLine="0"/>
              <w:jc w:val="both"/>
              <w:rPr>
                <w:moveTo w:id="1148" w:author="Edu Fisica" w:date="2026-05-16T07:13:00Z"/>
                <w:sz w:val="20"/>
                <w:szCs w:val="20"/>
              </w:rPr>
            </w:pPr>
            <w:moveTo w:id="1149" w:author="Edu Fisica" w:date="2026-05-16T07:13:00Z">
              <w:r w:rsidRPr="00215115">
                <w:rPr>
                  <w:sz w:val="20"/>
                  <w:szCs w:val="20"/>
                </w:rPr>
                <w:t>Desarrollar estrategias didácticas que promuevan la paz, la responsabilidad, la reparación, la reconciliación y la resolución de los conflictos escolares.</w:t>
              </w:r>
            </w:moveTo>
          </w:p>
          <w:p w14:paraId="12FE6EBC" w14:textId="77777777" w:rsidR="00B342E9" w:rsidRPr="00215115" w:rsidRDefault="00B342E9" w:rsidP="00DC5717">
            <w:pPr>
              <w:spacing w:line="240" w:lineRule="auto"/>
              <w:jc w:val="both"/>
              <w:rPr>
                <w:moveTo w:id="1150" w:author="Edu Fisica" w:date="2026-05-16T07:13:00Z"/>
                <w:sz w:val="20"/>
                <w:szCs w:val="20"/>
              </w:rPr>
            </w:pPr>
          </w:p>
        </w:tc>
        <w:tc>
          <w:tcPr>
            <w:tcW w:w="1321" w:type="dxa"/>
            <w:hideMark/>
          </w:tcPr>
          <w:p w14:paraId="45EAEBE0" w14:textId="77777777" w:rsidR="00B342E9" w:rsidRPr="00215115" w:rsidRDefault="00B342E9" w:rsidP="00DC5717">
            <w:pPr>
              <w:spacing w:line="240" w:lineRule="auto"/>
              <w:ind w:firstLine="0"/>
              <w:jc w:val="both"/>
              <w:rPr>
                <w:moveTo w:id="1151" w:author="Edu Fisica" w:date="2026-05-16T07:13:00Z"/>
                <w:sz w:val="20"/>
                <w:szCs w:val="20"/>
              </w:rPr>
            </w:pPr>
            <w:moveTo w:id="1152" w:author="Edu Fisica" w:date="2026-05-16T07:13:00Z">
              <w:r w:rsidRPr="00215115">
                <w:rPr>
                  <w:sz w:val="20"/>
                  <w:szCs w:val="20"/>
                </w:rPr>
                <w:t>Estrategias didácticas</w:t>
              </w:r>
            </w:moveTo>
          </w:p>
        </w:tc>
        <w:tc>
          <w:tcPr>
            <w:tcW w:w="1596" w:type="dxa"/>
            <w:hideMark/>
          </w:tcPr>
          <w:p w14:paraId="6067D873" w14:textId="77777777" w:rsidR="00B342E9" w:rsidRPr="00215115" w:rsidRDefault="00B342E9" w:rsidP="00DC5717">
            <w:pPr>
              <w:spacing w:line="240" w:lineRule="auto"/>
              <w:ind w:firstLine="0"/>
              <w:jc w:val="both"/>
              <w:rPr>
                <w:moveTo w:id="1153" w:author="Edu Fisica" w:date="2026-05-16T07:13:00Z"/>
                <w:sz w:val="20"/>
                <w:szCs w:val="20"/>
              </w:rPr>
            </w:pPr>
            <w:moveTo w:id="1154" w:author="Edu Fisica" w:date="2026-05-16T07:13:00Z">
              <w:r w:rsidRPr="00215115">
                <w:rPr>
                  <w:sz w:val="20"/>
                  <w:szCs w:val="20"/>
                </w:rPr>
                <w:t>Metodologías activas</w:t>
              </w:r>
            </w:moveTo>
          </w:p>
          <w:p w14:paraId="0AE79915" w14:textId="77777777" w:rsidR="00B342E9" w:rsidRPr="00215115" w:rsidRDefault="00B342E9" w:rsidP="00DC5717">
            <w:pPr>
              <w:spacing w:line="240" w:lineRule="auto"/>
              <w:jc w:val="both"/>
              <w:rPr>
                <w:moveTo w:id="1155" w:author="Edu Fisica" w:date="2026-05-16T07:13:00Z"/>
                <w:sz w:val="20"/>
                <w:szCs w:val="20"/>
              </w:rPr>
            </w:pPr>
            <w:moveTo w:id="1156" w:author="Edu Fisica" w:date="2026-05-16T07:13:00Z">
              <w:r w:rsidRPr="00215115">
                <w:rPr>
                  <w:sz w:val="20"/>
                  <w:szCs w:val="20"/>
                </w:rPr>
                <w:br/>
                <w:t>Recursos didácticos</w:t>
              </w:r>
            </w:moveTo>
          </w:p>
          <w:p w14:paraId="71E88448" w14:textId="77777777" w:rsidR="00B342E9" w:rsidRPr="00215115" w:rsidRDefault="00B342E9" w:rsidP="00DC5717">
            <w:pPr>
              <w:spacing w:line="240" w:lineRule="auto"/>
              <w:jc w:val="both"/>
              <w:rPr>
                <w:moveTo w:id="1157" w:author="Edu Fisica" w:date="2026-05-16T07:13:00Z"/>
                <w:sz w:val="20"/>
                <w:szCs w:val="20"/>
              </w:rPr>
            </w:pPr>
            <w:moveTo w:id="1158" w:author="Edu Fisica" w:date="2026-05-16T07:13:00Z">
              <w:r w:rsidRPr="00215115">
                <w:rPr>
                  <w:sz w:val="20"/>
                  <w:szCs w:val="20"/>
                </w:rPr>
                <w:br/>
                <w:t>Evaluación formativa</w:t>
              </w:r>
            </w:moveTo>
          </w:p>
          <w:p w14:paraId="0027AD34" w14:textId="77777777" w:rsidR="00B342E9" w:rsidRPr="00215115" w:rsidRDefault="00B342E9" w:rsidP="00DC5717">
            <w:pPr>
              <w:spacing w:line="240" w:lineRule="auto"/>
              <w:jc w:val="both"/>
              <w:rPr>
                <w:moveTo w:id="1159" w:author="Edu Fisica" w:date="2026-05-16T07:13:00Z"/>
                <w:sz w:val="20"/>
                <w:szCs w:val="20"/>
              </w:rPr>
            </w:pPr>
            <w:moveTo w:id="1160" w:author="Edu Fisica" w:date="2026-05-16T07:13:00Z">
              <w:r w:rsidRPr="00215115">
                <w:rPr>
                  <w:sz w:val="20"/>
                  <w:szCs w:val="20"/>
                </w:rPr>
                <w:br/>
                <w:t>Didáctica de la paz</w:t>
              </w:r>
              <w:r w:rsidRPr="00215115">
                <w:rPr>
                  <w:sz w:val="20"/>
                  <w:szCs w:val="20"/>
                </w:rPr>
                <w:br/>
              </w:r>
            </w:moveTo>
          </w:p>
        </w:tc>
        <w:tc>
          <w:tcPr>
            <w:tcW w:w="1381" w:type="dxa"/>
            <w:hideMark/>
          </w:tcPr>
          <w:p w14:paraId="0D2C5EDD" w14:textId="77777777" w:rsidR="00B342E9" w:rsidRPr="00215115" w:rsidRDefault="00B342E9" w:rsidP="00DC5717">
            <w:pPr>
              <w:spacing w:line="240" w:lineRule="auto"/>
              <w:ind w:firstLine="0"/>
              <w:jc w:val="both"/>
              <w:rPr>
                <w:moveTo w:id="1161" w:author="Edu Fisica" w:date="2026-05-16T07:13:00Z"/>
                <w:sz w:val="20"/>
                <w:szCs w:val="20"/>
              </w:rPr>
            </w:pPr>
            <w:moveTo w:id="1162" w:author="Edu Fisica" w:date="2026-05-16T07:13:00Z">
              <w:r w:rsidRPr="00215115">
                <w:rPr>
                  <w:sz w:val="20"/>
                  <w:szCs w:val="20"/>
                </w:rPr>
                <w:t>Observación participante directa</w:t>
              </w:r>
            </w:moveTo>
          </w:p>
          <w:p w14:paraId="7A3FF5E3" w14:textId="77777777" w:rsidR="00B342E9" w:rsidRPr="00215115" w:rsidRDefault="00B342E9" w:rsidP="00DC5717">
            <w:pPr>
              <w:spacing w:line="240" w:lineRule="auto"/>
              <w:jc w:val="both"/>
              <w:rPr>
                <w:moveTo w:id="1163" w:author="Edu Fisica" w:date="2026-05-16T07:13:00Z"/>
                <w:sz w:val="20"/>
                <w:szCs w:val="20"/>
              </w:rPr>
            </w:pPr>
          </w:p>
          <w:p w14:paraId="02C8F720" w14:textId="77777777" w:rsidR="00B342E9" w:rsidRPr="00215115" w:rsidRDefault="00B342E9" w:rsidP="00DC5717">
            <w:pPr>
              <w:spacing w:line="240" w:lineRule="auto"/>
              <w:ind w:firstLine="0"/>
              <w:jc w:val="both"/>
              <w:rPr>
                <w:moveTo w:id="1164" w:author="Edu Fisica" w:date="2026-05-16T07:13:00Z"/>
                <w:sz w:val="20"/>
                <w:szCs w:val="20"/>
              </w:rPr>
            </w:pPr>
            <w:moveTo w:id="1165" w:author="Edu Fisica" w:date="2026-05-16T07:13:00Z">
              <w:r w:rsidRPr="00215115">
                <w:rPr>
                  <w:sz w:val="20"/>
                  <w:szCs w:val="20"/>
                </w:rPr>
                <w:t>Talleres participativos</w:t>
              </w:r>
            </w:moveTo>
          </w:p>
          <w:p w14:paraId="72BD3FF1" w14:textId="77777777" w:rsidR="00B342E9" w:rsidRPr="00215115" w:rsidRDefault="00B342E9" w:rsidP="00DC5717">
            <w:pPr>
              <w:spacing w:line="240" w:lineRule="auto"/>
              <w:jc w:val="both"/>
              <w:rPr>
                <w:moveTo w:id="1166" w:author="Edu Fisica" w:date="2026-05-16T07:13:00Z"/>
                <w:sz w:val="20"/>
                <w:szCs w:val="20"/>
              </w:rPr>
            </w:pPr>
          </w:p>
          <w:p w14:paraId="614AFF08" w14:textId="77777777" w:rsidR="00B342E9" w:rsidRPr="00215115" w:rsidRDefault="00B342E9" w:rsidP="00DC5717">
            <w:pPr>
              <w:spacing w:line="240" w:lineRule="auto"/>
              <w:jc w:val="both"/>
              <w:rPr>
                <w:moveTo w:id="1167" w:author="Edu Fisica" w:date="2026-05-16T07:13:00Z"/>
                <w:sz w:val="20"/>
                <w:szCs w:val="20"/>
              </w:rPr>
            </w:pPr>
            <w:moveTo w:id="1168" w:author="Edu Fisica" w:date="2026-05-16T07:13:00Z">
              <w:r w:rsidRPr="00215115">
                <w:rPr>
                  <w:sz w:val="20"/>
                  <w:szCs w:val="20"/>
                </w:rPr>
                <w:br/>
                <w:t>Diálogo de saberes</w:t>
              </w:r>
            </w:moveTo>
          </w:p>
        </w:tc>
        <w:tc>
          <w:tcPr>
            <w:tcW w:w="1701" w:type="dxa"/>
            <w:hideMark/>
          </w:tcPr>
          <w:p w14:paraId="1526B7D7" w14:textId="77777777" w:rsidR="00B342E9" w:rsidRPr="00215115" w:rsidRDefault="00B342E9" w:rsidP="00DC5717">
            <w:pPr>
              <w:spacing w:line="240" w:lineRule="auto"/>
              <w:ind w:firstLine="0"/>
              <w:jc w:val="both"/>
              <w:rPr>
                <w:moveTo w:id="1169" w:author="Edu Fisica" w:date="2026-05-16T07:13:00Z"/>
                <w:sz w:val="20"/>
                <w:szCs w:val="20"/>
              </w:rPr>
            </w:pPr>
            <w:moveTo w:id="1170" w:author="Edu Fisica" w:date="2026-05-16T07:13:00Z">
              <w:r w:rsidRPr="00215115">
                <w:rPr>
                  <w:sz w:val="20"/>
                  <w:szCs w:val="20"/>
                </w:rPr>
                <w:t>-Rúbrica de actitudes</w:t>
              </w:r>
            </w:moveTo>
          </w:p>
          <w:p w14:paraId="09677618" w14:textId="77777777" w:rsidR="00B342E9" w:rsidRPr="00215115" w:rsidRDefault="00B342E9" w:rsidP="00DC5717">
            <w:pPr>
              <w:spacing w:line="240" w:lineRule="auto"/>
              <w:ind w:firstLine="0"/>
              <w:jc w:val="both"/>
              <w:rPr>
                <w:moveTo w:id="1171" w:author="Edu Fisica" w:date="2026-05-16T07:13:00Z"/>
                <w:sz w:val="20"/>
                <w:szCs w:val="20"/>
              </w:rPr>
            </w:pPr>
          </w:p>
          <w:p w14:paraId="612A3907" w14:textId="77777777" w:rsidR="00B342E9" w:rsidRPr="00215115" w:rsidRDefault="00B342E9" w:rsidP="00DC5717">
            <w:pPr>
              <w:spacing w:line="240" w:lineRule="auto"/>
              <w:ind w:firstLine="0"/>
              <w:jc w:val="both"/>
              <w:rPr>
                <w:moveTo w:id="1172" w:author="Edu Fisica" w:date="2026-05-16T07:13:00Z"/>
                <w:sz w:val="20"/>
                <w:szCs w:val="20"/>
              </w:rPr>
            </w:pPr>
            <w:moveTo w:id="1173" w:author="Edu Fisica" w:date="2026-05-16T07:13:00Z">
              <w:r w:rsidRPr="00215115">
                <w:rPr>
                  <w:sz w:val="20"/>
                  <w:szCs w:val="20"/>
                </w:rPr>
                <w:t>- Guía de talleres</w:t>
              </w:r>
            </w:moveTo>
          </w:p>
          <w:p w14:paraId="2BDAB83B" w14:textId="77777777" w:rsidR="00B342E9" w:rsidRPr="00215115" w:rsidRDefault="00B342E9" w:rsidP="00DC5717">
            <w:pPr>
              <w:tabs>
                <w:tab w:val="left" w:pos="744"/>
              </w:tabs>
              <w:spacing w:line="240" w:lineRule="auto"/>
              <w:ind w:right="323" w:firstLine="319"/>
              <w:jc w:val="both"/>
              <w:rPr>
                <w:moveTo w:id="1174" w:author="Edu Fisica" w:date="2026-05-16T07:13:00Z"/>
                <w:sz w:val="20"/>
                <w:szCs w:val="20"/>
              </w:rPr>
            </w:pPr>
            <w:moveTo w:id="1175" w:author="Edu Fisica" w:date="2026-05-16T07:13:00Z">
              <w:r w:rsidRPr="00215115">
                <w:rPr>
                  <w:sz w:val="20"/>
                  <w:szCs w:val="20"/>
                </w:rPr>
                <w:br/>
                <w:t>-Registros audiovisuales</w:t>
              </w:r>
            </w:moveTo>
          </w:p>
          <w:p w14:paraId="00DA7E7D" w14:textId="77777777" w:rsidR="00B342E9" w:rsidRPr="00215115" w:rsidRDefault="00B342E9" w:rsidP="00DC5717">
            <w:pPr>
              <w:tabs>
                <w:tab w:val="left" w:pos="744"/>
              </w:tabs>
              <w:spacing w:line="240" w:lineRule="auto"/>
              <w:ind w:right="323" w:firstLine="0"/>
              <w:jc w:val="both"/>
              <w:rPr>
                <w:moveTo w:id="1176" w:author="Edu Fisica" w:date="2026-05-16T07:13:00Z"/>
                <w:sz w:val="20"/>
                <w:szCs w:val="20"/>
              </w:rPr>
            </w:pPr>
          </w:p>
          <w:p w14:paraId="593326B9" w14:textId="77777777" w:rsidR="00B342E9" w:rsidRPr="00215115" w:rsidRDefault="00B342E9" w:rsidP="00DC5717">
            <w:pPr>
              <w:tabs>
                <w:tab w:val="left" w:pos="744"/>
              </w:tabs>
              <w:spacing w:line="240" w:lineRule="auto"/>
              <w:ind w:right="323" w:firstLine="0"/>
              <w:jc w:val="both"/>
              <w:rPr>
                <w:moveTo w:id="1177" w:author="Edu Fisica" w:date="2026-05-16T07:13:00Z"/>
                <w:sz w:val="20"/>
                <w:szCs w:val="20"/>
              </w:rPr>
            </w:pPr>
            <w:moveTo w:id="1178" w:author="Edu Fisica" w:date="2026-05-16T07:13:00Z">
              <w:r w:rsidRPr="00215115">
                <w:rPr>
                  <w:sz w:val="20"/>
                  <w:szCs w:val="20"/>
                </w:rPr>
                <w:t>-Cátedra de la Paz</w:t>
              </w:r>
            </w:moveTo>
          </w:p>
          <w:p w14:paraId="1A617295" w14:textId="77777777" w:rsidR="00B342E9" w:rsidRPr="00215115" w:rsidRDefault="00B342E9" w:rsidP="00DC5717">
            <w:pPr>
              <w:tabs>
                <w:tab w:val="left" w:pos="744"/>
              </w:tabs>
              <w:spacing w:line="240" w:lineRule="auto"/>
              <w:ind w:right="323" w:firstLine="319"/>
              <w:jc w:val="both"/>
              <w:rPr>
                <w:moveTo w:id="1179" w:author="Edu Fisica" w:date="2026-05-16T07:13:00Z"/>
                <w:sz w:val="20"/>
                <w:szCs w:val="20"/>
              </w:rPr>
            </w:pPr>
          </w:p>
        </w:tc>
        <w:tc>
          <w:tcPr>
            <w:tcW w:w="1417" w:type="dxa"/>
            <w:hideMark/>
          </w:tcPr>
          <w:p w14:paraId="2775883C" w14:textId="77777777" w:rsidR="00B342E9" w:rsidRPr="00215115" w:rsidRDefault="00B342E9" w:rsidP="00DC5717">
            <w:pPr>
              <w:spacing w:line="240" w:lineRule="auto"/>
              <w:ind w:firstLine="0"/>
              <w:jc w:val="both"/>
              <w:rPr>
                <w:moveTo w:id="1180" w:author="Edu Fisica" w:date="2026-05-16T07:13:00Z"/>
                <w:sz w:val="20"/>
                <w:szCs w:val="20"/>
              </w:rPr>
            </w:pPr>
          </w:p>
          <w:p w14:paraId="62F831EC" w14:textId="77777777" w:rsidR="00B342E9" w:rsidRPr="00215115" w:rsidRDefault="00B342E9" w:rsidP="00DC5717">
            <w:pPr>
              <w:spacing w:line="240" w:lineRule="auto"/>
              <w:ind w:firstLine="0"/>
              <w:jc w:val="both"/>
              <w:rPr>
                <w:moveTo w:id="1181" w:author="Edu Fisica" w:date="2026-05-16T07:13:00Z"/>
                <w:sz w:val="20"/>
                <w:szCs w:val="20"/>
              </w:rPr>
            </w:pPr>
            <w:moveTo w:id="1182" w:author="Edu Fisica" w:date="2026-05-16T07:13:00Z">
              <w:r w:rsidRPr="00215115">
                <w:rPr>
                  <w:sz w:val="20"/>
                  <w:szCs w:val="20"/>
                </w:rPr>
                <w:t>Docentes investigadores</w:t>
              </w:r>
            </w:moveTo>
          </w:p>
          <w:p w14:paraId="66A0198D" w14:textId="77777777" w:rsidR="00B342E9" w:rsidRPr="00215115" w:rsidRDefault="00B342E9" w:rsidP="00DC5717">
            <w:pPr>
              <w:spacing w:line="240" w:lineRule="auto"/>
              <w:jc w:val="both"/>
              <w:rPr>
                <w:moveTo w:id="1183" w:author="Edu Fisica" w:date="2026-05-16T07:13:00Z"/>
                <w:sz w:val="20"/>
                <w:szCs w:val="20"/>
              </w:rPr>
            </w:pPr>
          </w:p>
          <w:p w14:paraId="270128DD" w14:textId="77777777" w:rsidR="00B342E9" w:rsidRPr="00215115" w:rsidRDefault="00B342E9" w:rsidP="00DC5717">
            <w:pPr>
              <w:spacing w:line="240" w:lineRule="auto"/>
              <w:ind w:firstLine="0"/>
              <w:jc w:val="both"/>
              <w:rPr>
                <w:moveTo w:id="1184" w:author="Edu Fisica" w:date="2026-05-16T07:13:00Z"/>
                <w:sz w:val="20"/>
                <w:szCs w:val="20"/>
              </w:rPr>
            </w:pPr>
            <w:moveTo w:id="1185" w:author="Edu Fisica" w:date="2026-05-16T07:13:00Z">
              <w:r w:rsidRPr="00215115">
                <w:rPr>
                  <w:sz w:val="20"/>
                  <w:szCs w:val="20"/>
                </w:rPr>
                <w:t xml:space="preserve">Estudiantes del grado 6-1 </w:t>
              </w:r>
            </w:moveTo>
          </w:p>
          <w:p w14:paraId="72897CAD" w14:textId="77777777" w:rsidR="00B342E9" w:rsidRPr="00215115" w:rsidRDefault="00B342E9" w:rsidP="00DC5717">
            <w:pPr>
              <w:spacing w:line="240" w:lineRule="auto"/>
              <w:jc w:val="both"/>
              <w:rPr>
                <w:moveTo w:id="1186" w:author="Edu Fisica" w:date="2026-05-16T07:13:00Z"/>
                <w:sz w:val="20"/>
                <w:szCs w:val="20"/>
              </w:rPr>
            </w:pPr>
          </w:p>
          <w:p w14:paraId="1F80E340" w14:textId="77777777" w:rsidR="00B342E9" w:rsidRPr="00215115" w:rsidRDefault="00B342E9" w:rsidP="00DC5717">
            <w:pPr>
              <w:spacing w:line="240" w:lineRule="auto"/>
              <w:jc w:val="both"/>
              <w:rPr>
                <w:moveTo w:id="1187" w:author="Edu Fisica" w:date="2026-05-16T07:13:00Z"/>
                <w:sz w:val="20"/>
                <w:szCs w:val="20"/>
              </w:rPr>
            </w:pPr>
          </w:p>
        </w:tc>
      </w:tr>
      <w:tr w:rsidR="00B342E9" w:rsidRPr="00215115" w14:paraId="724E8883" w14:textId="77777777" w:rsidTr="00DC5717">
        <w:tc>
          <w:tcPr>
            <w:tcW w:w="1651" w:type="dxa"/>
            <w:hideMark/>
          </w:tcPr>
          <w:p w14:paraId="019F52E7" w14:textId="77777777" w:rsidR="00B342E9" w:rsidRPr="00215115" w:rsidRDefault="00B342E9" w:rsidP="00DC5717">
            <w:pPr>
              <w:spacing w:line="240" w:lineRule="auto"/>
              <w:ind w:firstLine="0"/>
              <w:jc w:val="both"/>
              <w:rPr>
                <w:moveTo w:id="1188" w:author="Edu Fisica" w:date="2026-05-16T07:13:00Z"/>
                <w:sz w:val="20"/>
                <w:szCs w:val="20"/>
              </w:rPr>
            </w:pPr>
            <w:moveTo w:id="1189" w:author="Edu Fisica" w:date="2026-05-16T07:13:00Z">
              <w:r w:rsidRPr="00215115">
                <w:rPr>
                  <w:sz w:val="20"/>
                  <w:szCs w:val="20"/>
                </w:rPr>
                <w:t xml:space="preserve">Fomentar actitudes proactivas orientadas a la construcción de la paz y al fortalecimiento de la convivencia armoniosa </w:t>
              </w:r>
            </w:moveTo>
          </w:p>
        </w:tc>
        <w:tc>
          <w:tcPr>
            <w:tcW w:w="1321" w:type="dxa"/>
            <w:hideMark/>
          </w:tcPr>
          <w:p w14:paraId="583C15D9" w14:textId="77777777" w:rsidR="00B342E9" w:rsidRPr="00215115" w:rsidRDefault="00B342E9" w:rsidP="00DC5717">
            <w:pPr>
              <w:spacing w:line="240" w:lineRule="auto"/>
              <w:ind w:firstLine="0"/>
              <w:jc w:val="both"/>
              <w:rPr>
                <w:moveTo w:id="1190" w:author="Edu Fisica" w:date="2026-05-16T07:13:00Z"/>
                <w:sz w:val="20"/>
                <w:szCs w:val="20"/>
              </w:rPr>
            </w:pPr>
            <w:moveTo w:id="1191" w:author="Edu Fisica" w:date="2026-05-16T07:13:00Z">
              <w:r w:rsidRPr="00215115">
                <w:rPr>
                  <w:sz w:val="20"/>
                  <w:szCs w:val="20"/>
                </w:rPr>
                <w:t>Educar para la paz</w:t>
              </w:r>
            </w:moveTo>
          </w:p>
        </w:tc>
        <w:tc>
          <w:tcPr>
            <w:tcW w:w="1596" w:type="dxa"/>
            <w:hideMark/>
          </w:tcPr>
          <w:p w14:paraId="141F0CF0" w14:textId="77777777" w:rsidR="00B342E9" w:rsidRPr="00215115" w:rsidRDefault="00B342E9" w:rsidP="00DC5717">
            <w:pPr>
              <w:spacing w:line="240" w:lineRule="auto"/>
              <w:ind w:firstLine="0"/>
              <w:jc w:val="both"/>
              <w:rPr>
                <w:moveTo w:id="1192" w:author="Edu Fisica" w:date="2026-05-16T07:13:00Z"/>
                <w:sz w:val="20"/>
                <w:szCs w:val="20"/>
              </w:rPr>
            </w:pPr>
            <w:moveTo w:id="1193" w:author="Edu Fisica" w:date="2026-05-16T07:13:00Z">
              <w:r w:rsidRPr="00215115">
                <w:rPr>
                  <w:sz w:val="20"/>
                  <w:szCs w:val="20"/>
                </w:rPr>
                <w:t>Valores y actitudes</w:t>
              </w:r>
            </w:moveTo>
          </w:p>
          <w:p w14:paraId="06400FBC" w14:textId="77777777" w:rsidR="00B342E9" w:rsidRPr="00215115" w:rsidRDefault="00B342E9" w:rsidP="00DC5717">
            <w:pPr>
              <w:spacing w:line="240" w:lineRule="auto"/>
              <w:ind w:firstLine="105"/>
              <w:jc w:val="both"/>
              <w:rPr>
                <w:moveTo w:id="1194" w:author="Edu Fisica" w:date="2026-05-16T07:13:00Z"/>
                <w:sz w:val="20"/>
                <w:szCs w:val="20"/>
              </w:rPr>
            </w:pPr>
            <w:moveTo w:id="1195" w:author="Edu Fisica" w:date="2026-05-16T07:13:00Z">
              <w:r w:rsidRPr="00215115">
                <w:rPr>
                  <w:sz w:val="20"/>
                  <w:szCs w:val="20"/>
                </w:rPr>
                <w:br/>
                <w:t>Derechos humanos y ciudadanía</w:t>
              </w:r>
            </w:moveTo>
          </w:p>
          <w:p w14:paraId="62A849C8" w14:textId="77777777" w:rsidR="00B342E9" w:rsidRPr="00215115" w:rsidRDefault="00B342E9" w:rsidP="00DC5717">
            <w:pPr>
              <w:spacing w:line="240" w:lineRule="auto"/>
              <w:ind w:firstLine="105"/>
              <w:jc w:val="both"/>
              <w:rPr>
                <w:moveTo w:id="1196" w:author="Edu Fisica" w:date="2026-05-16T07:13:00Z"/>
                <w:sz w:val="20"/>
                <w:szCs w:val="20"/>
              </w:rPr>
            </w:pPr>
            <w:moveTo w:id="1197" w:author="Edu Fisica" w:date="2026-05-16T07:13:00Z">
              <w:r w:rsidRPr="00215115">
                <w:rPr>
                  <w:sz w:val="20"/>
                  <w:szCs w:val="20"/>
                </w:rPr>
                <w:br/>
                <w:t>Cultura de paz</w:t>
              </w:r>
            </w:moveTo>
          </w:p>
          <w:p w14:paraId="6D23571E" w14:textId="77777777" w:rsidR="00B342E9" w:rsidRPr="00215115" w:rsidRDefault="00B342E9" w:rsidP="00DC5717">
            <w:pPr>
              <w:spacing w:line="240" w:lineRule="auto"/>
              <w:ind w:firstLine="105"/>
              <w:jc w:val="both"/>
              <w:rPr>
                <w:moveTo w:id="1198" w:author="Edu Fisica" w:date="2026-05-16T07:13:00Z"/>
                <w:sz w:val="20"/>
                <w:szCs w:val="20"/>
              </w:rPr>
            </w:pPr>
            <w:moveTo w:id="1199" w:author="Edu Fisica" w:date="2026-05-16T07:13:00Z">
              <w:r w:rsidRPr="00215115">
                <w:rPr>
                  <w:sz w:val="20"/>
                  <w:szCs w:val="20"/>
                </w:rPr>
                <w:br/>
                <w:t>Inclusión y diversidad</w:t>
              </w:r>
            </w:moveTo>
          </w:p>
          <w:p w14:paraId="7FD21574" w14:textId="77777777" w:rsidR="00B342E9" w:rsidRPr="00215115" w:rsidRDefault="00B342E9" w:rsidP="00DC5717">
            <w:pPr>
              <w:spacing w:line="240" w:lineRule="auto"/>
              <w:ind w:firstLine="105"/>
              <w:jc w:val="both"/>
              <w:rPr>
                <w:moveTo w:id="1200" w:author="Edu Fisica" w:date="2026-05-16T07:13:00Z"/>
                <w:sz w:val="20"/>
                <w:szCs w:val="20"/>
              </w:rPr>
            </w:pPr>
            <w:moveTo w:id="1201" w:author="Edu Fisica" w:date="2026-05-16T07:13:00Z">
              <w:r w:rsidRPr="00215115">
                <w:rPr>
                  <w:sz w:val="20"/>
                  <w:szCs w:val="20"/>
                </w:rPr>
                <w:br/>
              </w:r>
            </w:moveTo>
          </w:p>
        </w:tc>
        <w:tc>
          <w:tcPr>
            <w:tcW w:w="1381" w:type="dxa"/>
            <w:hideMark/>
          </w:tcPr>
          <w:p w14:paraId="398DF136" w14:textId="77777777" w:rsidR="00B342E9" w:rsidRPr="00215115" w:rsidRDefault="00B342E9" w:rsidP="00DC5717">
            <w:pPr>
              <w:spacing w:line="240" w:lineRule="auto"/>
              <w:ind w:firstLine="0"/>
              <w:jc w:val="both"/>
              <w:rPr>
                <w:moveTo w:id="1202" w:author="Edu Fisica" w:date="2026-05-16T07:13:00Z"/>
                <w:sz w:val="20"/>
                <w:szCs w:val="20"/>
              </w:rPr>
            </w:pPr>
            <w:moveTo w:id="1203" w:author="Edu Fisica" w:date="2026-05-16T07:13:00Z">
              <w:r w:rsidRPr="00215115">
                <w:rPr>
                  <w:sz w:val="20"/>
                  <w:szCs w:val="20"/>
                </w:rPr>
                <w:t>Observación participante</w:t>
              </w:r>
            </w:moveTo>
          </w:p>
          <w:p w14:paraId="156B7804" w14:textId="77777777" w:rsidR="00B342E9" w:rsidRPr="00215115" w:rsidRDefault="00B342E9" w:rsidP="00DC5717">
            <w:pPr>
              <w:spacing w:line="240" w:lineRule="auto"/>
              <w:ind w:firstLine="104"/>
              <w:jc w:val="both"/>
              <w:rPr>
                <w:moveTo w:id="1204" w:author="Edu Fisica" w:date="2026-05-16T07:13:00Z"/>
                <w:sz w:val="20"/>
                <w:szCs w:val="20"/>
              </w:rPr>
            </w:pPr>
          </w:p>
          <w:p w14:paraId="56E7EB4C" w14:textId="77777777" w:rsidR="00B342E9" w:rsidRPr="00215115" w:rsidRDefault="00B342E9" w:rsidP="00DC5717">
            <w:pPr>
              <w:spacing w:line="240" w:lineRule="auto"/>
              <w:ind w:firstLine="0"/>
              <w:jc w:val="both"/>
              <w:rPr>
                <w:moveTo w:id="1205" w:author="Edu Fisica" w:date="2026-05-16T07:13:00Z"/>
                <w:sz w:val="20"/>
                <w:szCs w:val="20"/>
              </w:rPr>
            </w:pPr>
            <w:moveTo w:id="1206" w:author="Edu Fisica" w:date="2026-05-16T07:13:00Z">
              <w:r w:rsidRPr="00215115">
                <w:rPr>
                  <w:sz w:val="20"/>
                  <w:szCs w:val="20"/>
                </w:rPr>
                <w:t>Registros documentales</w:t>
              </w:r>
            </w:moveTo>
          </w:p>
          <w:p w14:paraId="1A3AA525" w14:textId="77777777" w:rsidR="00B342E9" w:rsidRPr="00215115" w:rsidRDefault="00B342E9" w:rsidP="00DC5717">
            <w:pPr>
              <w:spacing w:line="240" w:lineRule="auto"/>
              <w:ind w:firstLine="0"/>
              <w:jc w:val="both"/>
              <w:rPr>
                <w:moveTo w:id="1207" w:author="Edu Fisica" w:date="2026-05-16T07:13:00Z"/>
                <w:sz w:val="20"/>
                <w:szCs w:val="20"/>
              </w:rPr>
            </w:pPr>
          </w:p>
          <w:p w14:paraId="56DE2A72" w14:textId="77777777" w:rsidR="00B342E9" w:rsidRPr="00215115" w:rsidRDefault="00B342E9" w:rsidP="00DC5717">
            <w:pPr>
              <w:spacing w:line="240" w:lineRule="auto"/>
              <w:ind w:firstLine="0"/>
              <w:jc w:val="both"/>
              <w:rPr>
                <w:moveTo w:id="1208" w:author="Edu Fisica" w:date="2026-05-16T07:13:00Z"/>
                <w:sz w:val="20"/>
                <w:szCs w:val="20"/>
              </w:rPr>
            </w:pPr>
            <w:moveTo w:id="1209" w:author="Edu Fisica" w:date="2026-05-16T07:13:00Z">
              <w:r w:rsidRPr="00215115">
                <w:rPr>
                  <w:sz w:val="20"/>
                  <w:szCs w:val="20"/>
                </w:rPr>
                <w:t>Dialogo de saberes</w:t>
              </w:r>
            </w:moveTo>
          </w:p>
          <w:p w14:paraId="240F457C" w14:textId="77777777" w:rsidR="00B342E9" w:rsidRPr="00215115" w:rsidRDefault="00B342E9" w:rsidP="00DC5717">
            <w:pPr>
              <w:spacing w:line="240" w:lineRule="auto"/>
              <w:ind w:firstLine="104"/>
              <w:jc w:val="both"/>
              <w:rPr>
                <w:moveTo w:id="1210" w:author="Edu Fisica" w:date="2026-05-16T07:13:00Z"/>
                <w:sz w:val="20"/>
                <w:szCs w:val="20"/>
              </w:rPr>
            </w:pPr>
          </w:p>
          <w:p w14:paraId="78E9795D" w14:textId="77777777" w:rsidR="00B342E9" w:rsidRPr="00215115" w:rsidRDefault="00B342E9" w:rsidP="00DC5717">
            <w:pPr>
              <w:spacing w:line="240" w:lineRule="auto"/>
              <w:ind w:firstLine="104"/>
              <w:jc w:val="both"/>
              <w:rPr>
                <w:moveTo w:id="1211" w:author="Edu Fisica" w:date="2026-05-16T07:13:00Z"/>
                <w:sz w:val="20"/>
                <w:szCs w:val="20"/>
              </w:rPr>
            </w:pPr>
            <w:moveTo w:id="1212" w:author="Edu Fisica" w:date="2026-05-16T07:13:00Z">
              <w:r w:rsidRPr="00215115">
                <w:rPr>
                  <w:sz w:val="20"/>
                  <w:szCs w:val="20"/>
                </w:rPr>
                <w:br/>
              </w:r>
            </w:moveTo>
          </w:p>
        </w:tc>
        <w:tc>
          <w:tcPr>
            <w:tcW w:w="1701" w:type="dxa"/>
            <w:hideMark/>
          </w:tcPr>
          <w:p w14:paraId="2FE1E464" w14:textId="77777777" w:rsidR="00B342E9" w:rsidRPr="00215115" w:rsidRDefault="00B342E9" w:rsidP="00DC5717">
            <w:pPr>
              <w:spacing w:line="240" w:lineRule="auto"/>
              <w:ind w:firstLine="0"/>
              <w:jc w:val="both"/>
              <w:rPr>
                <w:moveTo w:id="1213" w:author="Edu Fisica" w:date="2026-05-16T07:13:00Z"/>
                <w:sz w:val="20"/>
                <w:szCs w:val="20"/>
              </w:rPr>
            </w:pPr>
            <w:moveTo w:id="1214" w:author="Edu Fisica" w:date="2026-05-16T07:13:00Z">
              <w:r w:rsidRPr="00215115">
                <w:rPr>
                  <w:sz w:val="20"/>
                  <w:szCs w:val="20"/>
                </w:rPr>
                <w:t>-Cine, comida y comodidad: el festín de la pantalla grande.</w:t>
              </w:r>
            </w:moveTo>
          </w:p>
          <w:p w14:paraId="080390B2" w14:textId="77777777" w:rsidR="00B342E9" w:rsidRPr="00215115" w:rsidRDefault="00B342E9" w:rsidP="00DC5717">
            <w:pPr>
              <w:spacing w:line="240" w:lineRule="auto"/>
              <w:ind w:firstLine="0"/>
              <w:jc w:val="both"/>
              <w:rPr>
                <w:moveTo w:id="1215" w:author="Edu Fisica" w:date="2026-05-16T07:13:00Z"/>
                <w:sz w:val="20"/>
                <w:szCs w:val="20"/>
              </w:rPr>
            </w:pPr>
            <w:moveTo w:id="1216" w:author="Edu Fisica" w:date="2026-05-16T07:13:00Z">
              <w:r w:rsidRPr="00215115">
                <w:rPr>
                  <w:sz w:val="20"/>
                  <w:szCs w:val="20"/>
                </w:rPr>
                <w:t>-Caminata de integración</w:t>
              </w:r>
            </w:moveTo>
          </w:p>
          <w:p w14:paraId="0BD2B144" w14:textId="77777777" w:rsidR="00B342E9" w:rsidRPr="00215115" w:rsidRDefault="00B342E9" w:rsidP="00DC5717">
            <w:pPr>
              <w:spacing w:line="240" w:lineRule="auto"/>
              <w:ind w:firstLine="0"/>
              <w:jc w:val="both"/>
              <w:rPr>
                <w:moveTo w:id="1217" w:author="Edu Fisica" w:date="2026-05-16T07:13:00Z"/>
                <w:sz w:val="20"/>
                <w:szCs w:val="20"/>
              </w:rPr>
            </w:pPr>
            <w:moveTo w:id="1218" w:author="Edu Fisica" w:date="2026-05-16T07:13:00Z">
              <w:r w:rsidRPr="00215115">
                <w:rPr>
                  <w:sz w:val="20"/>
                  <w:szCs w:val="20"/>
                </w:rPr>
                <w:t xml:space="preserve">-Integración y emprendimiento </w:t>
              </w:r>
            </w:moveTo>
          </w:p>
          <w:p w14:paraId="2CE744D0" w14:textId="77777777" w:rsidR="00B342E9" w:rsidRPr="00215115" w:rsidRDefault="00B342E9" w:rsidP="00DC5717">
            <w:pPr>
              <w:spacing w:line="240" w:lineRule="auto"/>
              <w:ind w:firstLine="0"/>
              <w:jc w:val="both"/>
              <w:rPr>
                <w:moveTo w:id="1219" w:author="Edu Fisica" w:date="2026-05-16T07:13:00Z"/>
                <w:sz w:val="20"/>
                <w:szCs w:val="20"/>
              </w:rPr>
            </w:pPr>
            <w:moveTo w:id="1220" w:author="Edu Fisica" w:date="2026-05-16T07:13:00Z">
              <w:r w:rsidRPr="00215115">
                <w:rPr>
                  <w:sz w:val="20"/>
                  <w:szCs w:val="20"/>
                </w:rPr>
                <w:t>-Convivencia al Carrizal</w:t>
              </w:r>
            </w:moveTo>
          </w:p>
          <w:p w14:paraId="3F47A180" w14:textId="77777777" w:rsidR="00B342E9" w:rsidRPr="00215115" w:rsidRDefault="00B342E9" w:rsidP="00DC5717">
            <w:pPr>
              <w:spacing w:line="240" w:lineRule="auto"/>
              <w:ind w:firstLine="0"/>
              <w:jc w:val="both"/>
              <w:rPr>
                <w:moveTo w:id="1221" w:author="Edu Fisica" w:date="2026-05-16T07:13:00Z"/>
                <w:sz w:val="20"/>
                <w:szCs w:val="20"/>
              </w:rPr>
            </w:pPr>
            <w:moveTo w:id="1222" w:author="Edu Fisica" w:date="2026-05-16T07:13:00Z">
              <w:r w:rsidRPr="00215115">
                <w:rPr>
                  <w:sz w:val="20"/>
                  <w:szCs w:val="20"/>
                </w:rPr>
                <w:t>-Cartas reflexivas</w:t>
              </w:r>
            </w:moveTo>
          </w:p>
          <w:p w14:paraId="3A0B7F58" w14:textId="77777777" w:rsidR="00B342E9" w:rsidRPr="00215115" w:rsidRDefault="00B342E9" w:rsidP="00DC5717">
            <w:pPr>
              <w:spacing w:line="240" w:lineRule="auto"/>
              <w:ind w:firstLine="0"/>
              <w:jc w:val="both"/>
              <w:rPr>
                <w:moveTo w:id="1223" w:author="Edu Fisica" w:date="2026-05-16T07:13:00Z"/>
                <w:sz w:val="20"/>
                <w:szCs w:val="20"/>
              </w:rPr>
            </w:pPr>
            <w:moveTo w:id="1224" w:author="Edu Fisica" w:date="2026-05-16T07:13:00Z">
              <w:r w:rsidRPr="00215115">
                <w:rPr>
                  <w:sz w:val="20"/>
                  <w:szCs w:val="20"/>
                </w:rPr>
                <w:t>-Mural para la paz y la convivencia.</w:t>
              </w:r>
            </w:moveTo>
          </w:p>
          <w:p w14:paraId="6621369F" w14:textId="77777777" w:rsidR="00B342E9" w:rsidRPr="00215115" w:rsidRDefault="00B342E9" w:rsidP="00DC5717">
            <w:pPr>
              <w:spacing w:line="240" w:lineRule="auto"/>
              <w:ind w:firstLine="0"/>
              <w:jc w:val="both"/>
              <w:rPr>
                <w:moveTo w:id="1225" w:author="Edu Fisica" w:date="2026-05-16T07:13:00Z"/>
                <w:sz w:val="20"/>
                <w:szCs w:val="20"/>
              </w:rPr>
            </w:pPr>
          </w:p>
          <w:p w14:paraId="233961EE" w14:textId="77777777" w:rsidR="00B342E9" w:rsidRPr="00215115" w:rsidRDefault="00B342E9" w:rsidP="00DC5717">
            <w:pPr>
              <w:spacing w:line="240" w:lineRule="auto"/>
              <w:jc w:val="both"/>
              <w:rPr>
                <w:moveTo w:id="1226" w:author="Edu Fisica" w:date="2026-05-16T07:13:00Z"/>
                <w:sz w:val="20"/>
                <w:szCs w:val="20"/>
              </w:rPr>
            </w:pPr>
          </w:p>
        </w:tc>
        <w:tc>
          <w:tcPr>
            <w:tcW w:w="1417" w:type="dxa"/>
            <w:hideMark/>
          </w:tcPr>
          <w:p w14:paraId="6B6EBE13" w14:textId="77777777" w:rsidR="00B342E9" w:rsidRPr="00215115" w:rsidRDefault="00B342E9" w:rsidP="00DC5717">
            <w:pPr>
              <w:spacing w:line="240" w:lineRule="auto"/>
              <w:ind w:hanging="37"/>
              <w:jc w:val="both"/>
              <w:rPr>
                <w:moveTo w:id="1227" w:author="Edu Fisica" w:date="2026-05-16T07:13:00Z"/>
                <w:sz w:val="20"/>
                <w:szCs w:val="20"/>
              </w:rPr>
            </w:pPr>
          </w:p>
          <w:p w14:paraId="127EDE35" w14:textId="77777777" w:rsidR="00B342E9" w:rsidRPr="00215115" w:rsidRDefault="00B342E9" w:rsidP="00DC5717">
            <w:pPr>
              <w:spacing w:line="240" w:lineRule="auto"/>
              <w:ind w:hanging="37"/>
              <w:jc w:val="both"/>
              <w:rPr>
                <w:moveTo w:id="1228" w:author="Edu Fisica" w:date="2026-05-16T07:13:00Z"/>
                <w:sz w:val="20"/>
                <w:szCs w:val="20"/>
              </w:rPr>
            </w:pPr>
            <w:moveTo w:id="1229" w:author="Edu Fisica" w:date="2026-05-16T07:13:00Z">
              <w:r w:rsidRPr="00215115">
                <w:rPr>
                  <w:sz w:val="20"/>
                  <w:szCs w:val="20"/>
                </w:rPr>
                <w:t xml:space="preserve">Estudiantes del grado 6-1 </w:t>
              </w:r>
            </w:moveTo>
          </w:p>
          <w:p w14:paraId="281F621C" w14:textId="77777777" w:rsidR="00B342E9" w:rsidRPr="00215115" w:rsidRDefault="00B342E9" w:rsidP="00DC5717">
            <w:pPr>
              <w:spacing w:line="240" w:lineRule="auto"/>
              <w:ind w:hanging="37"/>
              <w:jc w:val="both"/>
              <w:rPr>
                <w:moveTo w:id="1230" w:author="Edu Fisica" w:date="2026-05-16T07:13:00Z"/>
                <w:sz w:val="20"/>
                <w:szCs w:val="20"/>
              </w:rPr>
            </w:pPr>
          </w:p>
          <w:p w14:paraId="57039141" w14:textId="77777777" w:rsidR="00B342E9" w:rsidRPr="00215115" w:rsidRDefault="00B342E9" w:rsidP="00DC5717">
            <w:pPr>
              <w:spacing w:line="240" w:lineRule="auto"/>
              <w:ind w:hanging="37"/>
              <w:jc w:val="both"/>
              <w:rPr>
                <w:moveTo w:id="1231" w:author="Edu Fisica" w:date="2026-05-16T07:13:00Z"/>
                <w:sz w:val="20"/>
                <w:szCs w:val="20"/>
              </w:rPr>
            </w:pPr>
            <w:moveTo w:id="1232" w:author="Edu Fisica" w:date="2026-05-16T07:13:00Z">
              <w:r w:rsidRPr="00215115">
                <w:rPr>
                  <w:sz w:val="20"/>
                  <w:szCs w:val="20"/>
                </w:rPr>
                <w:t>Padres de familia o acudientes</w:t>
              </w:r>
            </w:moveTo>
          </w:p>
          <w:p w14:paraId="3EE85696" w14:textId="77777777" w:rsidR="00B342E9" w:rsidRPr="00215115" w:rsidRDefault="00B342E9" w:rsidP="00DC5717">
            <w:pPr>
              <w:spacing w:line="240" w:lineRule="auto"/>
              <w:jc w:val="both"/>
              <w:rPr>
                <w:moveTo w:id="1233" w:author="Edu Fisica" w:date="2026-05-16T07:13:00Z"/>
                <w:sz w:val="20"/>
                <w:szCs w:val="20"/>
              </w:rPr>
            </w:pPr>
          </w:p>
        </w:tc>
      </w:tr>
      <w:tr w:rsidR="00B342E9" w:rsidRPr="00215115" w14:paraId="3BFB1558" w14:textId="77777777" w:rsidTr="00DC5717">
        <w:tc>
          <w:tcPr>
            <w:tcW w:w="1651" w:type="dxa"/>
            <w:hideMark/>
          </w:tcPr>
          <w:p w14:paraId="49D8097E" w14:textId="77777777" w:rsidR="00B342E9" w:rsidRPr="00215115" w:rsidRDefault="00B342E9" w:rsidP="00DC5717">
            <w:pPr>
              <w:spacing w:line="240" w:lineRule="auto"/>
              <w:ind w:firstLine="0"/>
              <w:jc w:val="both"/>
              <w:rPr>
                <w:moveTo w:id="1234" w:author="Edu Fisica" w:date="2026-05-16T07:13:00Z"/>
                <w:sz w:val="20"/>
                <w:szCs w:val="20"/>
              </w:rPr>
            </w:pPr>
            <w:moveTo w:id="1235" w:author="Edu Fisica" w:date="2026-05-16T07:13:00Z">
              <w:r w:rsidRPr="00215115">
                <w:rPr>
                  <w:sz w:val="20"/>
                  <w:szCs w:val="20"/>
                </w:rPr>
                <w:t xml:space="preserve">Evaluar la incidencia de las estrategias didácticas en las competencias sociales y en la percepción de convivencia entre los estudiantes del grado 6-1 </w:t>
              </w:r>
            </w:moveTo>
          </w:p>
        </w:tc>
        <w:tc>
          <w:tcPr>
            <w:tcW w:w="1321" w:type="dxa"/>
            <w:hideMark/>
          </w:tcPr>
          <w:p w14:paraId="7FF10302" w14:textId="77777777" w:rsidR="00B342E9" w:rsidRPr="00215115" w:rsidRDefault="00B342E9" w:rsidP="00DC5717">
            <w:pPr>
              <w:spacing w:line="240" w:lineRule="auto"/>
              <w:ind w:hanging="39"/>
              <w:jc w:val="both"/>
              <w:rPr>
                <w:moveTo w:id="1236" w:author="Edu Fisica" w:date="2026-05-16T07:13:00Z"/>
                <w:sz w:val="20"/>
                <w:szCs w:val="20"/>
              </w:rPr>
            </w:pPr>
            <w:moveTo w:id="1237" w:author="Edu Fisica" w:date="2026-05-16T07:13:00Z">
              <w:r w:rsidRPr="00215115">
                <w:rPr>
                  <w:sz w:val="20"/>
                  <w:szCs w:val="20"/>
                </w:rPr>
                <w:t xml:space="preserve">Estrategias didácticas </w:t>
              </w:r>
            </w:moveTo>
          </w:p>
          <w:p w14:paraId="5C0D5491" w14:textId="77777777" w:rsidR="00B342E9" w:rsidRPr="00215115" w:rsidRDefault="00B342E9" w:rsidP="00DC5717">
            <w:pPr>
              <w:spacing w:line="240" w:lineRule="auto"/>
              <w:ind w:hanging="39"/>
              <w:jc w:val="both"/>
              <w:rPr>
                <w:moveTo w:id="1238" w:author="Edu Fisica" w:date="2026-05-16T07:13:00Z"/>
                <w:sz w:val="20"/>
                <w:szCs w:val="20"/>
              </w:rPr>
            </w:pPr>
          </w:p>
          <w:p w14:paraId="06722DCC" w14:textId="77777777" w:rsidR="00B342E9" w:rsidRPr="00215115" w:rsidRDefault="00B342E9" w:rsidP="00DC5717">
            <w:pPr>
              <w:spacing w:line="240" w:lineRule="auto"/>
              <w:jc w:val="both"/>
              <w:rPr>
                <w:moveTo w:id="1239" w:author="Edu Fisica" w:date="2026-05-16T07:13:00Z"/>
                <w:sz w:val="20"/>
                <w:szCs w:val="20"/>
              </w:rPr>
            </w:pPr>
          </w:p>
          <w:p w14:paraId="6553ACE5" w14:textId="77777777" w:rsidR="00B342E9" w:rsidRPr="00215115" w:rsidRDefault="00B342E9" w:rsidP="00DC5717">
            <w:pPr>
              <w:spacing w:line="240" w:lineRule="auto"/>
              <w:jc w:val="both"/>
              <w:rPr>
                <w:moveTo w:id="1240" w:author="Edu Fisica" w:date="2026-05-16T07:13:00Z"/>
                <w:sz w:val="20"/>
                <w:szCs w:val="20"/>
              </w:rPr>
            </w:pPr>
          </w:p>
          <w:p w14:paraId="561CB976" w14:textId="77777777" w:rsidR="00B342E9" w:rsidRPr="00215115" w:rsidRDefault="00B342E9" w:rsidP="00DC5717">
            <w:pPr>
              <w:spacing w:line="240" w:lineRule="auto"/>
              <w:ind w:hanging="39"/>
              <w:jc w:val="both"/>
              <w:rPr>
                <w:moveTo w:id="1241" w:author="Edu Fisica" w:date="2026-05-16T07:13:00Z"/>
                <w:sz w:val="20"/>
                <w:szCs w:val="20"/>
              </w:rPr>
            </w:pPr>
            <w:moveTo w:id="1242" w:author="Edu Fisica" w:date="2026-05-16T07:13:00Z">
              <w:r w:rsidRPr="00215115">
                <w:rPr>
                  <w:sz w:val="20"/>
                  <w:szCs w:val="20"/>
                </w:rPr>
                <w:t>Educar para la paz</w:t>
              </w:r>
            </w:moveTo>
          </w:p>
        </w:tc>
        <w:tc>
          <w:tcPr>
            <w:tcW w:w="1596" w:type="dxa"/>
            <w:hideMark/>
          </w:tcPr>
          <w:p w14:paraId="2703CFC4" w14:textId="77777777" w:rsidR="00B342E9" w:rsidRPr="00215115" w:rsidRDefault="00B342E9" w:rsidP="00DC5717">
            <w:pPr>
              <w:spacing w:line="240" w:lineRule="auto"/>
              <w:ind w:hanging="37"/>
              <w:jc w:val="both"/>
              <w:rPr>
                <w:moveTo w:id="1243" w:author="Edu Fisica" w:date="2026-05-16T07:13:00Z"/>
                <w:sz w:val="20"/>
                <w:szCs w:val="20"/>
              </w:rPr>
            </w:pPr>
            <w:moveTo w:id="1244" w:author="Edu Fisica" w:date="2026-05-16T07:13:00Z">
              <w:r w:rsidRPr="00215115">
                <w:rPr>
                  <w:sz w:val="20"/>
                  <w:szCs w:val="20"/>
                </w:rPr>
                <w:t>Competencias sociales</w:t>
              </w:r>
            </w:moveTo>
          </w:p>
          <w:p w14:paraId="58465B42" w14:textId="77777777" w:rsidR="00B342E9" w:rsidRPr="00215115" w:rsidRDefault="00B342E9" w:rsidP="00DC5717">
            <w:pPr>
              <w:spacing w:line="240" w:lineRule="auto"/>
              <w:ind w:hanging="37"/>
              <w:jc w:val="both"/>
              <w:rPr>
                <w:moveTo w:id="1245" w:author="Edu Fisica" w:date="2026-05-16T07:13:00Z"/>
                <w:sz w:val="20"/>
                <w:szCs w:val="20"/>
              </w:rPr>
            </w:pPr>
            <w:moveTo w:id="1246" w:author="Edu Fisica" w:date="2026-05-16T07:13:00Z">
              <w:r w:rsidRPr="00215115">
                <w:rPr>
                  <w:sz w:val="20"/>
                  <w:szCs w:val="20"/>
                </w:rPr>
                <w:br/>
                <w:t>Percepción de convivencia</w:t>
              </w:r>
            </w:moveTo>
          </w:p>
          <w:p w14:paraId="1E27D0A4" w14:textId="77777777" w:rsidR="00B342E9" w:rsidRPr="00215115" w:rsidRDefault="00B342E9" w:rsidP="00DC5717">
            <w:pPr>
              <w:spacing w:line="240" w:lineRule="auto"/>
              <w:jc w:val="both"/>
              <w:rPr>
                <w:moveTo w:id="1247" w:author="Edu Fisica" w:date="2026-05-16T07:13:00Z"/>
                <w:sz w:val="20"/>
                <w:szCs w:val="20"/>
              </w:rPr>
            </w:pPr>
            <w:moveTo w:id="1248" w:author="Edu Fisica" w:date="2026-05-16T07:13:00Z">
              <w:r w:rsidRPr="00215115">
                <w:rPr>
                  <w:sz w:val="20"/>
                  <w:szCs w:val="20"/>
                </w:rPr>
                <w:br/>
                <w:t>Impacto de metodologías activas</w:t>
              </w:r>
            </w:moveTo>
          </w:p>
        </w:tc>
        <w:tc>
          <w:tcPr>
            <w:tcW w:w="1381" w:type="dxa"/>
            <w:hideMark/>
          </w:tcPr>
          <w:p w14:paraId="787BD900" w14:textId="77777777" w:rsidR="00B342E9" w:rsidRPr="00215115" w:rsidRDefault="00B342E9" w:rsidP="00DC5717">
            <w:pPr>
              <w:spacing w:line="240" w:lineRule="auto"/>
              <w:ind w:firstLine="0"/>
              <w:jc w:val="both"/>
              <w:rPr>
                <w:moveTo w:id="1249" w:author="Edu Fisica" w:date="2026-05-16T07:13:00Z"/>
                <w:sz w:val="20"/>
                <w:szCs w:val="20"/>
              </w:rPr>
            </w:pPr>
            <w:moveTo w:id="1250" w:author="Edu Fisica" w:date="2026-05-16T07:13:00Z">
              <w:r w:rsidRPr="00215115">
                <w:rPr>
                  <w:sz w:val="20"/>
                  <w:szCs w:val="20"/>
                </w:rPr>
                <w:t>Observación participante</w:t>
              </w:r>
            </w:moveTo>
          </w:p>
          <w:p w14:paraId="4240C265" w14:textId="77777777" w:rsidR="00B342E9" w:rsidRPr="00215115" w:rsidRDefault="00B342E9" w:rsidP="00DC5717">
            <w:pPr>
              <w:spacing w:line="240" w:lineRule="auto"/>
              <w:jc w:val="both"/>
              <w:rPr>
                <w:moveTo w:id="1251" w:author="Edu Fisica" w:date="2026-05-16T07:13:00Z"/>
                <w:sz w:val="20"/>
                <w:szCs w:val="20"/>
              </w:rPr>
            </w:pPr>
          </w:p>
          <w:p w14:paraId="496E7E06" w14:textId="77777777" w:rsidR="00B342E9" w:rsidRPr="00215115" w:rsidRDefault="00B342E9" w:rsidP="00DC5717">
            <w:pPr>
              <w:spacing w:line="240" w:lineRule="auto"/>
              <w:jc w:val="both"/>
              <w:rPr>
                <w:moveTo w:id="1252" w:author="Edu Fisica" w:date="2026-05-16T07:13:00Z"/>
                <w:sz w:val="20"/>
                <w:szCs w:val="20"/>
              </w:rPr>
            </w:pPr>
            <w:moveTo w:id="1253" w:author="Edu Fisica" w:date="2026-05-16T07:13:00Z">
              <w:r w:rsidRPr="00215115">
                <w:rPr>
                  <w:sz w:val="20"/>
                  <w:szCs w:val="20"/>
                </w:rPr>
                <w:br/>
                <w:t>Entrevistas Semiestructuradas</w:t>
              </w:r>
            </w:moveTo>
          </w:p>
          <w:p w14:paraId="2EE58426" w14:textId="77777777" w:rsidR="00B342E9" w:rsidRPr="00215115" w:rsidRDefault="00B342E9" w:rsidP="00DC5717">
            <w:pPr>
              <w:spacing w:line="240" w:lineRule="auto"/>
              <w:jc w:val="both"/>
              <w:rPr>
                <w:moveTo w:id="1254" w:author="Edu Fisica" w:date="2026-05-16T07:13:00Z"/>
                <w:sz w:val="20"/>
                <w:szCs w:val="20"/>
              </w:rPr>
            </w:pPr>
          </w:p>
          <w:p w14:paraId="360B62B9" w14:textId="77777777" w:rsidR="00B342E9" w:rsidRPr="00215115" w:rsidRDefault="00B342E9" w:rsidP="00DC5717">
            <w:pPr>
              <w:spacing w:line="240" w:lineRule="auto"/>
              <w:ind w:firstLine="0"/>
              <w:jc w:val="both"/>
              <w:rPr>
                <w:moveTo w:id="1255" w:author="Edu Fisica" w:date="2026-05-16T07:13:00Z"/>
                <w:sz w:val="20"/>
                <w:szCs w:val="20"/>
              </w:rPr>
            </w:pPr>
            <w:moveTo w:id="1256" w:author="Edu Fisica" w:date="2026-05-16T07:13:00Z">
              <w:r w:rsidRPr="00215115">
                <w:rPr>
                  <w:sz w:val="20"/>
                  <w:szCs w:val="20"/>
                </w:rPr>
                <w:t>Registros documentales</w:t>
              </w:r>
            </w:moveTo>
          </w:p>
        </w:tc>
        <w:tc>
          <w:tcPr>
            <w:tcW w:w="1701" w:type="dxa"/>
            <w:hideMark/>
          </w:tcPr>
          <w:p w14:paraId="6DD72088" w14:textId="77777777" w:rsidR="00B342E9" w:rsidRPr="00215115" w:rsidRDefault="00B342E9" w:rsidP="00DC5717">
            <w:pPr>
              <w:spacing w:line="240" w:lineRule="auto"/>
              <w:ind w:right="607" w:firstLine="0"/>
              <w:jc w:val="both"/>
              <w:rPr>
                <w:moveTo w:id="1257" w:author="Edu Fisica" w:date="2026-05-16T07:13:00Z"/>
                <w:sz w:val="20"/>
                <w:szCs w:val="20"/>
              </w:rPr>
            </w:pPr>
          </w:p>
          <w:p w14:paraId="7107ECA0" w14:textId="77777777" w:rsidR="00B342E9" w:rsidRPr="00215115" w:rsidRDefault="00B342E9" w:rsidP="00DC5717">
            <w:pPr>
              <w:spacing w:line="240" w:lineRule="auto"/>
              <w:ind w:right="607" w:firstLine="0"/>
              <w:jc w:val="both"/>
              <w:rPr>
                <w:moveTo w:id="1258" w:author="Edu Fisica" w:date="2026-05-16T07:13:00Z"/>
                <w:sz w:val="20"/>
                <w:szCs w:val="20"/>
              </w:rPr>
            </w:pPr>
            <w:moveTo w:id="1259" w:author="Edu Fisica" w:date="2026-05-16T07:13:00Z">
              <w:r w:rsidRPr="00215115">
                <w:rPr>
                  <w:sz w:val="20"/>
                  <w:szCs w:val="20"/>
                </w:rPr>
                <w:t>-Registro anecdótico</w:t>
              </w:r>
            </w:moveTo>
          </w:p>
          <w:p w14:paraId="580DB3A1" w14:textId="77777777" w:rsidR="00B342E9" w:rsidRPr="00215115" w:rsidRDefault="00B342E9" w:rsidP="00DC5717">
            <w:pPr>
              <w:spacing w:line="240" w:lineRule="auto"/>
              <w:ind w:right="465" w:firstLine="0"/>
              <w:jc w:val="both"/>
              <w:rPr>
                <w:moveTo w:id="1260" w:author="Edu Fisica" w:date="2026-05-16T07:13:00Z"/>
                <w:sz w:val="20"/>
                <w:szCs w:val="20"/>
              </w:rPr>
            </w:pPr>
            <w:moveTo w:id="1261" w:author="Edu Fisica" w:date="2026-05-16T07:13:00Z">
              <w:r w:rsidRPr="00215115">
                <w:rPr>
                  <w:sz w:val="20"/>
                  <w:szCs w:val="20"/>
                </w:rPr>
                <w:t>-Guía de entrevista</w:t>
              </w:r>
            </w:moveTo>
          </w:p>
          <w:p w14:paraId="20B10AEC" w14:textId="77777777" w:rsidR="00B342E9" w:rsidRPr="00215115" w:rsidRDefault="00B342E9" w:rsidP="00DC5717">
            <w:pPr>
              <w:spacing w:line="240" w:lineRule="auto"/>
              <w:ind w:right="323" w:firstLine="0"/>
              <w:jc w:val="both"/>
              <w:rPr>
                <w:moveTo w:id="1262" w:author="Edu Fisica" w:date="2026-05-16T07:13:00Z"/>
                <w:sz w:val="20"/>
                <w:szCs w:val="20"/>
              </w:rPr>
            </w:pPr>
            <w:moveTo w:id="1263" w:author="Edu Fisica" w:date="2026-05-16T07:13:00Z">
              <w:r w:rsidRPr="00215115">
                <w:rPr>
                  <w:sz w:val="20"/>
                  <w:szCs w:val="20"/>
                </w:rPr>
                <w:t>-Informe de convivencia de casos especiales</w:t>
              </w:r>
            </w:moveTo>
          </w:p>
        </w:tc>
        <w:tc>
          <w:tcPr>
            <w:tcW w:w="1417" w:type="dxa"/>
            <w:hideMark/>
          </w:tcPr>
          <w:p w14:paraId="42FCB4A2" w14:textId="77777777" w:rsidR="00B342E9" w:rsidRPr="00215115" w:rsidRDefault="00B342E9" w:rsidP="00DC5717">
            <w:pPr>
              <w:spacing w:line="240" w:lineRule="auto"/>
              <w:ind w:firstLine="0"/>
              <w:jc w:val="both"/>
              <w:rPr>
                <w:moveTo w:id="1264" w:author="Edu Fisica" w:date="2026-05-16T07:13:00Z"/>
                <w:sz w:val="20"/>
                <w:szCs w:val="20"/>
              </w:rPr>
            </w:pPr>
          </w:p>
          <w:p w14:paraId="73AA8DD4" w14:textId="77777777" w:rsidR="00B342E9" w:rsidRPr="00215115" w:rsidRDefault="00B342E9" w:rsidP="00DC5717">
            <w:pPr>
              <w:spacing w:line="240" w:lineRule="auto"/>
              <w:ind w:firstLine="0"/>
              <w:jc w:val="both"/>
              <w:rPr>
                <w:moveTo w:id="1265" w:author="Edu Fisica" w:date="2026-05-16T07:13:00Z"/>
                <w:sz w:val="20"/>
                <w:szCs w:val="20"/>
              </w:rPr>
            </w:pPr>
            <w:moveTo w:id="1266" w:author="Edu Fisica" w:date="2026-05-16T07:13:00Z">
              <w:r w:rsidRPr="00215115">
                <w:rPr>
                  <w:sz w:val="20"/>
                  <w:szCs w:val="20"/>
                </w:rPr>
                <w:t>Estudiantes de grado 6-1</w:t>
              </w:r>
            </w:moveTo>
          </w:p>
          <w:p w14:paraId="710FFC31" w14:textId="77777777" w:rsidR="00B342E9" w:rsidRPr="00215115" w:rsidRDefault="00B342E9" w:rsidP="00DC5717">
            <w:pPr>
              <w:spacing w:line="240" w:lineRule="auto"/>
              <w:ind w:firstLine="0"/>
              <w:jc w:val="both"/>
              <w:rPr>
                <w:moveTo w:id="1267" w:author="Edu Fisica" w:date="2026-05-16T07:13:00Z"/>
                <w:sz w:val="20"/>
                <w:szCs w:val="20"/>
              </w:rPr>
            </w:pPr>
            <w:moveTo w:id="1268" w:author="Edu Fisica" w:date="2026-05-16T07:13:00Z">
              <w:r w:rsidRPr="00215115">
                <w:rPr>
                  <w:sz w:val="20"/>
                  <w:szCs w:val="20"/>
                </w:rPr>
                <w:br/>
                <w:t>Docentes</w:t>
              </w:r>
            </w:moveTo>
          </w:p>
          <w:p w14:paraId="0D4ADF83" w14:textId="77777777" w:rsidR="00B342E9" w:rsidRPr="00215115" w:rsidRDefault="00B342E9" w:rsidP="00DC5717">
            <w:pPr>
              <w:spacing w:line="240" w:lineRule="auto"/>
              <w:ind w:firstLine="0"/>
              <w:jc w:val="both"/>
              <w:rPr>
                <w:moveTo w:id="1269" w:author="Edu Fisica" w:date="2026-05-16T07:13:00Z"/>
                <w:sz w:val="20"/>
                <w:szCs w:val="20"/>
              </w:rPr>
            </w:pPr>
          </w:p>
          <w:p w14:paraId="0C6D53E0" w14:textId="77777777" w:rsidR="00B342E9" w:rsidRPr="00215115" w:rsidRDefault="00B342E9" w:rsidP="00DC5717">
            <w:pPr>
              <w:spacing w:line="240" w:lineRule="auto"/>
              <w:ind w:hanging="37"/>
              <w:jc w:val="both"/>
              <w:rPr>
                <w:moveTo w:id="1270" w:author="Edu Fisica" w:date="2026-05-16T07:13:00Z"/>
                <w:sz w:val="20"/>
                <w:szCs w:val="20"/>
              </w:rPr>
            </w:pPr>
            <w:moveTo w:id="1271" w:author="Edu Fisica" w:date="2026-05-16T07:13:00Z">
              <w:r w:rsidRPr="00215115">
                <w:rPr>
                  <w:sz w:val="20"/>
                  <w:szCs w:val="20"/>
                </w:rPr>
                <w:t>Padres de familia o acudientes</w:t>
              </w:r>
            </w:moveTo>
          </w:p>
          <w:p w14:paraId="59375D17" w14:textId="77777777" w:rsidR="00B342E9" w:rsidRPr="00215115" w:rsidRDefault="00B342E9" w:rsidP="00DC5717">
            <w:pPr>
              <w:spacing w:line="240" w:lineRule="auto"/>
              <w:ind w:firstLine="0"/>
              <w:jc w:val="both"/>
              <w:rPr>
                <w:moveTo w:id="1272" w:author="Edu Fisica" w:date="2026-05-16T07:13:00Z"/>
                <w:sz w:val="20"/>
                <w:szCs w:val="20"/>
              </w:rPr>
            </w:pPr>
          </w:p>
        </w:tc>
      </w:tr>
    </w:tbl>
    <w:bookmarkEnd w:id="1084"/>
    <w:p w14:paraId="2A6EB094" w14:textId="77777777" w:rsidR="00B342E9" w:rsidRPr="00215115" w:rsidRDefault="00B342E9" w:rsidP="00B342E9">
      <w:pPr>
        <w:spacing w:line="360" w:lineRule="auto"/>
        <w:ind w:firstLine="426"/>
        <w:jc w:val="both"/>
        <w:rPr>
          <w:moveTo w:id="1273" w:author="Edu Fisica" w:date="2026-05-16T07:13:00Z"/>
          <w:sz w:val="20"/>
          <w:rPrChange w:id="1274" w:author="Edu Fisica" w:date="2026-05-16T07:13:00Z">
            <w:rPr>
              <w:moveTo w:id="1275" w:author="Edu Fisica" w:date="2026-05-16T07:13:00Z"/>
            </w:rPr>
          </w:rPrChange>
        </w:rPr>
      </w:pPr>
      <w:moveTo w:id="1276" w:author="Edu Fisica" w:date="2026-05-16T07:13:00Z">
        <w:r w:rsidRPr="00215115">
          <w:rPr>
            <w:sz w:val="20"/>
            <w:rPrChange w:id="1277" w:author="Edu Fisica" w:date="2026-05-16T07:13:00Z">
              <w:rPr>
                <w:i/>
              </w:rPr>
            </w:rPrChange>
          </w:rPr>
          <w:t>Nota.</w:t>
        </w:r>
        <w:r w:rsidRPr="00215115">
          <w:rPr>
            <w:sz w:val="20"/>
            <w:rPrChange w:id="1278" w:author="Edu Fisica" w:date="2026-05-16T07:13:00Z">
              <w:rPr/>
            </w:rPrChange>
          </w:rPr>
          <w:t xml:space="preserve"> Esta tabla muestra los diferentes procesos que enmarcan las proposiciones y argumentos metodológicos de la investigación, nacientes a partir de los objetivos específicos. </w:t>
        </w:r>
      </w:moveTo>
    </w:p>
    <w:moveToRangeEnd w:id="1085"/>
    <w:p w14:paraId="7378EEE9" w14:textId="77777777" w:rsidR="00B342E9" w:rsidRDefault="00B342E9" w:rsidP="00B342E9">
      <w:pPr>
        <w:pBdr>
          <w:top w:val="nil"/>
          <w:left w:val="nil"/>
          <w:bottom w:val="nil"/>
          <w:right w:val="nil"/>
          <w:between w:val="nil"/>
        </w:pBdr>
        <w:jc w:val="both"/>
        <w:rPr>
          <w:ins w:id="1279" w:author="Edu Fisica" w:date="2026-05-16T07:13:00Z"/>
        </w:rPr>
      </w:pPr>
    </w:p>
    <w:p w14:paraId="54B49E54" w14:textId="78EE1C66" w:rsidR="00F66190" w:rsidRPr="00FF4F12" w:rsidRDefault="00927E53" w:rsidP="00927E53">
      <w:pPr>
        <w:pStyle w:val="Ttulo2"/>
        <w:rPr>
          <w:rFonts w:cs="Times New Roman"/>
          <w:lang w:val="es-CO"/>
        </w:rPr>
      </w:pPr>
      <w:bookmarkStart w:id="1280" w:name="_Toc229133563"/>
      <w:bookmarkStart w:id="1281" w:name="_Toc227692899"/>
      <w:r w:rsidRPr="00FF4F12">
        <w:rPr>
          <w:rFonts w:cs="Times New Roman"/>
          <w:lang w:val="es-CO"/>
        </w:rPr>
        <w:t>Población y Muestra</w:t>
      </w:r>
      <w:bookmarkEnd w:id="1280"/>
      <w:bookmarkEnd w:id="1281"/>
    </w:p>
    <w:p w14:paraId="4DC62BB0" w14:textId="1145CDA4" w:rsidR="00210FB3" w:rsidRPr="00FF4F12" w:rsidRDefault="00210FB3" w:rsidP="00FE2C7E">
      <w:pPr>
        <w:pBdr>
          <w:top w:val="nil"/>
          <w:left w:val="nil"/>
          <w:bottom w:val="nil"/>
          <w:right w:val="nil"/>
          <w:between w:val="nil"/>
        </w:pBdr>
        <w:jc w:val="both"/>
        <w:rPr>
          <w:rFonts w:eastAsia="Times New Roman" w:cs="Times New Roman"/>
          <w:szCs w:val="24"/>
        </w:rPr>
      </w:pPr>
      <w:r w:rsidRPr="00FF4F12">
        <w:rPr>
          <w:rFonts w:eastAsia="Times New Roman" w:cs="Times New Roman"/>
          <w:szCs w:val="24"/>
        </w:rPr>
        <w:t>La población objeto de estudio está conformada por 22 estudiantes del grado sexto uno de la Institución Educativa José Antonio Galán, ubicada en el municipio de Iles, Nariño. Las edades de los participantes oscilan entre los 10 y los 13 años, distribuidos en 8 niñas y 14 niños. Esta diversidad etaria permite observar distintas etapas del desarrollo emocional, cognitivo y social, relevantes para el análisis de las dinámicas de convivencia escolar</w:t>
      </w:r>
      <w:r w:rsidR="002B66C1" w:rsidRPr="00FF4F12">
        <w:rPr>
          <w:rFonts w:eastAsia="Times New Roman" w:cs="Times New Roman"/>
          <w:szCs w:val="24"/>
        </w:rPr>
        <w:t xml:space="preserve">.  </w:t>
      </w:r>
      <w:r w:rsidRPr="00FF4F12">
        <w:rPr>
          <w:rFonts w:eastAsia="Times New Roman" w:cs="Times New Roman"/>
          <w:szCs w:val="24"/>
        </w:rPr>
        <w:t xml:space="preserve">En cuanto a la procedencia territorial, se identifican estudiantes tanto del casco urbano como de veredas como San Javier, Quitasol, San Andrés, Bolívar y Loma Alta. En el caso de las niñas, una reside en el casco urbano y siete provienen de veredas; mientras </w:t>
      </w:r>
      <w:r w:rsidR="002B66C1" w:rsidRPr="00FF4F12">
        <w:rPr>
          <w:rFonts w:eastAsia="Times New Roman" w:cs="Times New Roman"/>
          <w:szCs w:val="24"/>
        </w:rPr>
        <w:t>que,</w:t>
      </w:r>
      <w:r w:rsidRPr="00FF4F12">
        <w:rPr>
          <w:rFonts w:eastAsia="Times New Roman" w:cs="Times New Roman"/>
          <w:szCs w:val="24"/>
        </w:rPr>
        <w:t xml:space="preserve"> entre los niños, nueve viven en el casco urbano y cinco en zonas rurales. Esta composición territorial aporta elementos clave para comprender las experiencias escolares desde contextos diferenciados, marcados por condiciones de acceso, trayectorias familiares y referentes comunitarios diversos.</w:t>
      </w:r>
      <w:r w:rsidR="00FE2C7E" w:rsidRPr="00FF4F12">
        <w:rPr>
          <w:rFonts w:eastAsia="Times New Roman" w:cs="Times New Roman"/>
          <w:szCs w:val="24"/>
        </w:rPr>
        <w:t xml:space="preserve">  </w:t>
      </w:r>
      <w:r w:rsidRPr="00FF4F12">
        <w:rPr>
          <w:rFonts w:eastAsia="Times New Roman" w:cs="Times New Roman"/>
          <w:szCs w:val="24"/>
        </w:rPr>
        <w:t>Más allá de los datos demográficos, esta muestra refleja una riqueza de historias personales y colectivas que, aunque comparten el espacio escolar, están atravesadas por realidades complejas como hogares disfuncionales, prácticas culturales heredadas y tensiones intergeneracionales. Estos elementos no solo configuran el entorno de socialización de los estudiantes, sino que también inciden en sus formas de relacionarse, resolver conflictos y construir sentido de comunidad.</w:t>
      </w:r>
    </w:p>
    <w:p w14:paraId="4039A4D1" w14:textId="629CE7F6" w:rsidR="00210FB3" w:rsidRPr="00FF4F12" w:rsidRDefault="00210FB3" w:rsidP="00210FB3">
      <w:pPr>
        <w:pBdr>
          <w:top w:val="nil"/>
          <w:left w:val="nil"/>
          <w:bottom w:val="nil"/>
          <w:right w:val="nil"/>
          <w:between w:val="nil"/>
        </w:pBdr>
        <w:jc w:val="both"/>
        <w:rPr>
          <w:rFonts w:eastAsia="Times New Roman" w:cs="Times New Roman"/>
          <w:szCs w:val="24"/>
        </w:rPr>
      </w:pPr>
      <w:r w:rsidRPr="00FF4F12">
        <w:rPr>
          <w:rFonts w:eastAsia="Times New Roman" w:cs="Times New Roman"/>
          <w:szCs w:val="24"/>
        </w:rPr>
        <w:t>Desde una perspectiva metodológica, esta caracterización permite abordar el estudio con un enfoque inclusivo, situado y ético, reconociendo que la reflexión sobre valores y convivencia no puede desligarse de las condiciones concretas en las que se desarrolla la vida escolar. La diversidad de esta muestra se convierte así en una oportunidad para explorar estrategias pedagógicas que promuevan el respeto, la empatía y la participación activa en la construcción de una cultura de paz.</w:t>
      </w:r>
    </w:p>
    <w:p w14:paraId="387BB0D1" w14:textId="7C3B23B4" w:rsidR="00BD0F65" w:rsidRPr="00FF4F12" w:rsidRDefault="00BD0F65" w:rsidP="00210FB3">
      <w:pPr>
        <w:pBdr>
          <w:top w:val="nil"/>
          <w:left w:val="nil"/>
          <w:bottom w:val="nil"/>
          <w:right w:val="nil"/>
          <w:between w:val="nil"/>
        </w:pBdr>
        <w:jc w:val="both"/>
        <w:rPr>
          <w:rFonts w:eastAsia="Times New Roman" w:cs="Times New Roman"/>
          <w:szCs w:val="24"/>
        </w:rPr>
      </w:pPr>
    </w:p>
    <w:p w14:paraId="03D5B22C" w14:textId="0D29FA13" w:rsidR="00BD0F65" w:rsidRDefault="00BD0F65" w:rsidP="00210FB3">
      <w:pPr>
        <w:pBdr>
          <w:top w:val="nil"/>
          <w:left w:val="nil"/>
          <w:bottom w:val="nil"/>
          <w:right w:val="nil"/>
          <w:between w:val="nil"/>
        </w:pBdr>
        <w:jc w:val="both"/>
        <w:rPr>
          <w:rFonts w:eastAsia="Times New Roman" w:cs="Times New Roman"/>
          <w:szCs w:val="24"/>
        </w:rPr>
      </w:pPr>
    </w:p>
    <w:p w14:paraId="1E6B5B29" w14:textId="1794E679" w:rsidR="00760F2E" w:rsidRDefault="00760F2E" w:rsidP="00210FB3">
      <w:pPr>
        <w:pBdr>
          <w:top w:val="nil"/>
          <w:left w:val="nil"/>
          <w:bottom w:val="nil"/>
          <w:right w:val="nil"/>
          <w:between w:val="nil"/>
        </w:pBdr>
        <w:jc w:val="both"/>
        <w:rPr>
          <w:rFonts w:eastAsia="Times New Roman" w:cs="Times New Roman"/>
          <w:szCs w:val="24"/>
        </w:rPr>
      </w:pPr>
    </w:p>
    <w:p w14:paraId="465A7ABC" w14:textId="182362C7" w:rsidR="00760F2E" w:rsidRDefault="00760F2E" w:rsidP="00210FB3">
      <w:pPr>
        <w:pBdr>
          <w:top w:val="nil"/>
          <w:left w:val="nil"/>
          <w:bottom w:val="nil"/>
          <w:right w:val="nil"/>
          <w:between w:val="nil"/>
        </w:pBdr>
        <w:jc w:val="both"/>
        <w:rPr>
          <w:rFonts w:eastAsia="Times New Roman" w:cs="Times New Roman"/>
          <w:szCs w:val="24"/>
        </w:rPr>
      </w:pPr>
    </w:p>
    <w:p w14:paraId="20913606" w14:textId="7DD253D3" w:rsidR="00760F2E" w:rsidRDefault="00760F2E" w:rsidP="00210FB3">
      <w:pPr>
        <w:pBdr>
          <w:top w:val="nil"/>
          <w:left w:val="nil"/>
          <w:bottom w:val="nil"/>
          <w:right w:val="nil"/>
          <w:between w:val="nil"/>
        </w:pBdr>
        <w:jc w:val="both"/>
        <w:rPr>
          <w:rFonts w:eastAsia="Times New Roman" w:cs="Times New Roman"/>
          <w:szCs w:val="24"/>
        </w:rPr>
      </w:pPr>
    </w:p>
    <w:p w14:paraId="08E6C915" w14:textId="18BCCED2" w:rsidR="00760F2E" w:rsidRDefault="00760F2E" w:rsidP="00210FB3">
      <w:pPr>
        <w:pBdr>
          <w:top w:val="nil"/>
          <w:left w:val="nil"/>
          <w:bottom w:val="nil"/>
          <w:right w:val="nil"/>
          <w:between w:val="nil"/>
        </w:pBdr>
        <w:jc w:val="both"/>
        <w:rPr>
          <w:rFonts w:eastAsia="Times New Roman" w:cs="Times New Roman"/>
          <w:szCs w:val="24"/>
        </w:rPr>
      </w:pPr>
    </w:p>
    <w:p w14:paraId="1E571DDE" w14:textId="0F217D62" w:rsidR="00760F2E" w:rsidRDefault="00760F2E" w:rsidP="00210FB3">
      <w:pPr>
        <w:pBdr>
          <w:top w:val="nil"/>
          <w:left w:val="nil"/>
          <w:bottom w:val="nil"/>
          <w:right w:val="nil"/>
          <w:between w:val="nil"/>
        </w:pBdr>
        <w:jc w:val="both"/>
        <w:rPr>
          <w:rFonts w:eastAsia="Times New Roman" w:cs="Times New Roman"/>
          <w:szCs w:val="24"/>
        </w:rPr>
      </w:pPr>
    </w:p>
    <w:p w14:paraId="12D3C0C4" w14:textId="6096E077" w:rsidR="00760F2E" w:rsidRDefault="00760F2E" w:rsidP="00210FB3">
      <w:pPr>
        <w:pBdr>
          <w:top w:val="nil"/>
          <w:left w:val="nil"/>
          <w:bottom w:val="nil"/>
          <w:right w:val="nil"/>
          <w:between w:val="nil"/>
        </w:pBdr>
        <w:jc w:val="both"/>
        <w:rPr>
          <w:rFonts w:eastAsia="Times New Roman" w:cs="Times New Roman"/>
          <w:szCs w:val="24"/>
        </w:rPr>
      </w:pPr>
    </w:p>
    <w:p w14:paraId="172E1717" w14:textId="77777777" w:rsidR="00760F2E" w:rsidRPr="00FF4F12" w:rsidRDefault="00760F2E" w:rsidP="00210FB3">
      <w:pPr>
        <w:pBdr>
          <w:top w:val="nil"/>
          <w:left w:val="nil"/>
          <w:bottom w:val="nil"/>
          <w:right w:val="nil"/>
          <w:between w:val="nil"/>
        </w:pBdr>
        <w:jc w:val="both"/>
        <w:rPr>
          <w:rFonts w:eastAsia="Times New Roman" w:cs="Times New Roman"/>
          <w:szCs w:val="24"/>
        </w:rPr>
      </w:pPr>
    </w:p>
    <w:p w14:paraId="612B1BEB" w14:textId="4DDB02D4" w:rsidR="00BD0F65" w:rsidRPr="00FF4F12" w:rsidRDefault="00BD0F65" w:rsidP="00210FB3">
      <w:pPr>
        <w:pBdr>
          <w:top w:val="nil"/>
          <w:left w:val="nil"/>
          <w:bottom w:val="nil"/>
          <w:right w:val="nil"/>
          <w:between w:val="nil"/>
        </w:pBdr>
        <w:jc w:val="both"/>
        <w:rPr>
          <w:rFonts w:eastAsia="Times New Roman" w:cs="Times New Roman"/>
          <w:szCs w:val="24"/>
        </w:rPr>
      </w:pPr>
    </w:p>
    <w:p w14:paraId="66084D8A" w14:textId="67938EC2" w:rsidR="00BD0F65" w:rsidRPr="00FF4F12" w:rsidRDefault="00BD0F65" w:rsidP="00210FB3">
      <w:pPr>
        <w:pBdr>
          <w:top w:val="nil"/>
          <w:left w:val="nil"/>
          <w:bottom w:val="nil"/>
          <w:right w:val="nil"/>
          <w:between w:val="nil"/>
        </w:pBdr>
        <w:jc w:val="both"/>
        <w:rPr>
          <w:rFonts w:eastAsia="Times New Roman" w:cs="Times New Roman"/>
          <w:szCs w:val="24"/>
        </w:rPr>
      </w:pPr>
    </w:p>
    <w:p w14:paraId="6B6400F0" w14:textId="77777777" w:rsidR="00E579E1" w:rsidRPr="00FF4F12" w:rsidRDefault="00E579E1" w:rsidP="00210FB3">
      <w:pPr>
        <w:pBdr>
          <w:top w:val="nil"/>
          <w:left w:val="nil"/>
          <w:bottom w:val="nil"/>
          <w:right w:val="nil"/>
          <w:between w:val="nil"/>
        </w:pBdr>
        <w:jc w:val="both"/>
        <w:rPr>
          <w:del w:id="1282" w:author="Edu Fisica" w:date="2026-05-16T07:13:00Z"/>
          <w:rFonts w:eastAsia="Times New Roman" w:cs="Times New Roman"/>
          <w:szCs w:val="24"/>
        </w:rPr>
      </w:pPr>
    </w:p>
    <w:p w14:paraId="51EDCB9E" w14:textId="7684EC26" w:rsidR="00B92E70" w:rsidRDefault="00334989" w:rsidP="006E2823">
      <w:pPr>
        <w:pStyle w:val="Ttulo1"/>
        <w:pPrChange w:id="1283" w:author="Edu Fisica" w:date="2026-05-16T07:13:00Z">
          <w:pPr>
            <w:pStyle w:val="Ttulo1"/>
            <w:numPr>
              <w:numId w:val="0"/>
            </w:numPr>
            <w:ind w:firstLine="0"/>
          </w:pPr>
        </w:pPrChange>
      </w:pPr>
      <w:bookmarkStart w:id="1284" w:name="_Toc227692900"/>
      <w:del w:id="1285" w:author="Edu Fisica" w:date="2026-05-16T07:13:00Z">
        <w:r>
          <w:rPr>
            <w:rFonts w:cs="Times New Roman"/>
          </w:rPr>
          <w:delText>6.</w:delText>
        </w:r>
      </w:del>
      <w:r>
        <w:t xml:space="preserve"> </w:t>
      </w:r>
      <w:bookmarkStart w:id="1286" w:name="_Toc229133564"/>
      <w:r w:rsidR="00BD0F65" w:rsidRPr="00FF4F12">
        <w:t xml:space="preserve">Análisis </w:t>
      </w:r>
      <w:r>
        <w:t xml:space="preserve">e interpretación </w:t>
      </w:r>
      <w:r w:rsidR="00BD0F65" w:rsidRPr="00FF4F12">
        <w:t>de Resultados</w:t>
      </w:r>
      <w:bookmarkEnd w:id="1284"/>
      <w:bookmarkEnd w:id="1286"/>
    </w:p>
    <w:p w14:paraId="64645C79" w14:textId="77777777" w:rsidR="00AD5C6D" w:rsidRDefault="00AD5C6D" w:rsidP="0077510E">
      <w:pPr>
        <w:pBdr>
          <w:top w:val="nil"/>
          <w:left w:val="nil"/>
          <w:bottom w:val="nil"/>
          <w:right w:val="nil"/>
          <w:between w:val="nil"/>
        </w:pBdr>
        <w:jc w:val="both"/>
        <w:rPr>
          <w:del w:id="1287" w:author="Edu Fisica" w:date="2026-05-16T07:13:00Z"/>
          <w:rStyle w:val="nfasis"/>
          <w:rFonts w:cs="Times New Roman"/>
          <w:i w:val="0"/>
        </w:rPr>
      </w:pPr>
      <w:del w:id="1288" w:author="Edu Fisica" w:date="2026-05-16T07:13:00Z">
        <w:r w:rsidRPr="00FF4F12">
          <w:rPr>
            <w:rFonts w:cs="Times New Roman"/>
          </w:rPr>
          <w:delText xml:space="preserve">En este apartado se describen los procesos mediante los cuales se desarrollaron los objetivos de la investigación, a partir de la organización en categorías y subcategorías, aplicando diversas técnicas de recolección de información con los estudiantes de grado </w:delText>
        </w:r>
        <w:r w:rsidR="00EC38CD" w:rsidRPr="00FF4F12">
          <w:rPr>
            <w:rFonts w:cs="Times New Roman"/>
          </w:rPr>
          <w:delText>6-1</w:delText>
        </w:r>
        <w:r w:rsidRPr="00FF4F12">
          <w:rPr>
            <w:rFonts w:cs="Times New Roman"/>
          </w:rPr>
          <w:delText xml:space="preserve">. </w:delText>
        </w:r>
        <w:r w:rsidRPr="00334989">
          <w:rPr>
            <w:rFonts w:cs="Times New Roman"/>
            <w:color w:val="FF0000"/>
          </w:rPr>
          <w:delText>Dichas prácticas</w:delText>
        </w:r>
        <w:r w:rsidRPr="00FF4F12">
          <w:rPr>
            <w:rFonts w:cs="Times New Roman"/>
          </w:rPr>
          <w:delText xml:space="preserve">, orientadas </w:delText>
        </w:r>
        <w:r w:rsidRPr="00334989">
          <w:rPr>
            <w:rFonts w:cs="Times New Roman"/>
            <w:color w:val="FF0000"/>
          </w:rPr>
          <w:delText>desde</w:delText>
        </w:r>
        <w:r w:rsidRPr="00FF4F12">
          <w:rPr>
            <w:rFonts w:cs="Times New Roman"/>
          </w:rPr>
          <w:delText xml:space="preserve"> el proyecto </w:delText>
        </w:r>
        <w:r w:rsidRPr="00FF4F12">
          <w:rPr>
            <w:rStyle w:val="nfasis"/>
            <w:rFonts w:cs="Times New Roman"/>
            <w:i w:val="0"/>
          </w:rPr>
          <w:delText>Educar para la paz y la convivencia a través de estrategias didáctica</w:delText>
        </w:r>
        <w:r w:rsidR="00EC38CD" w:rsidRPr="00FF4F12">
          <w:rPr>
            <w:rStyle w:val="nfasis"/>
            <w:rFonts w:cs="Times New Roman"/>
            <w:i w:val="0"/>
          </w:rPr>
          <w:delText>s</w:delText>
        </w:r>
      </w:del>
    </w:p>
    <w:p w14:paraId="793C72BB" w14:textId="77777777" w:rsidR="00334989" w:rsidRPr="00334989" w:rsidRDefault="00334989" w:rsidP="0077510E">
      <w:pPr>
        <w:pBdr>
          <w:top w:val="nil"/>
          <w:left w:val="nil"/>
          <w:bottom w:val="nil"/>
          <w:right w:val="nil"/>
          <w:between w:val="nil"/>
        </w:pBdr>
        <w:jc w:val="both"/>
        <w:rPr>
          <w:del w:id="1289" w:author="Edu Fisica" w:date="2026-05-16T07:13:00Z"/>
          <w:rStyle w:val="nfasis"/>
          <w:rFonts w:cs="Times New Roman"/>
          <w:i w:val="0"/>
          <w:color w:val="FF0000"/>
        </w:rPr>
      </w:pPr>
      <w:bookmarkStart w:id="1290" w:name="_GoBack"/>
      <w:bookmarkEnd w:id="1290"/>
      <w:del w:id="1291" w:author="Edu Fisica" w:date="2026-05-16T07:13:00Z">
        <w:r>
          <w:rPr>
            <w:rStyle w:val="nfasis"/>
            <w:rFonts w:cs="Times New Roman"/>
            <w:i w:val="0"/>
            <w:color w:val="FF0000"/>
          </w:rPr>
          <w:delText>Mejorar la redacción</w:delText>
        </w:r>
      </w:del>
    </w:p>
    <w:p w14:paraId="5D70C70C" w14:textId="1FD2D92C" w:rsidR="00B92E70" w:rsidRPr="00B92E70" w:rsidRDefault="00B92E70" w:rsidP="00B92E70">
      <w:pPr>
        <w:pBdr>
          <w:top w:val="nil"/>
          <w:left w:val="nil"/>
          <w:bottom w:val="nil"/>
          <w:right w:val="nil"/>
          <w:between w:val="nil"/>
        </w:pBdr>
        <w:jc w:val="both"/>
        <w:rPr>
          <w:ins w:id="1292" w:author="Edu Fisica" w:date="2026-05-16T07:13:00Z"/>
          <w:rFonts w:eastAsia="Times New Roman" w:cs="Times New Roman"/>
          <w:szCs w:val="24"/>
        </w:rPr>
      </w:pPr>
      <w:ins w:id="1293" w:author="Edu Fisica" w:date="2026-05-16T07:13:00Z">
        <w:r w:rsidRPr="00B92E70">
          <w:rPr>
            <w:rFonts w:eastAsia="Times New Roman" w:cs="Times New Roman"/>
            <w:szCs w:val="24"/>
          </w:rPr>
          <w:t xml:space="preserve">En este apartado se presentan los procesos que dieron lugar al desarrollo del objetivo general de la investigación Educar para la paz y la convivencia a través de estrategias didácticas con los estudiantes del grado 6-1 de la Institución Educativa José Antonio Galán durante el año lectivo 2025. El análisis de los resultados constituye un eje fundamental, pues permite evidenciar cómo la organización en categorías y subcategorías, junto con la aplicación de diversas técnicas de recolección de información, favoreció la comprensión de las dinámicas de aula y la construcción de aprendizajes orientados a la paz y la sana convivencia. Estas prácticas, diseñadas desde el proyecto, aportan una mirada integral y humana sobre el impacto de las estrategias didácticas en la formación ciudadana y en la inclusión escolar. </w:t>
        </w:r>
        <w:r w:rsidR="006E2823">
          <w:rPr>
            <w:rFonts w:eastAsia="Times New Roman" w:cs="Times New Roman"/>
            <w:szCs w:val="24"/>
          </w:rPr>
          <w:t xml:space="preserve">A </w:t>
        </w:r>
        <w:proofErr w:type="gramStart"/>
        <w:r w:rsidR="006E2823">
          <w:rPr>
            <w:rFonts w:eastAsia="Times New Roman" w:cs="Times New Roman"/>
            <w:szCs w:val="24"/>
          </w:rPr>
          <w:t>continuación</w:t>
        </w:r>
        <w:proofErr w:type="gramEnd"/>
        <w:r w:rsidR="006E2823">
          <w:rPr>
            <w:rFonts w:eastAsia="Times New Roman" w:cs="Times New Roman"/>
            <w:szCs w:val="24"/>
          </w:rPr>
          <w:t xml:space="preserve"> </w:t>
        </w:r>
        <w:r w:rsidRPr="00B92E70">
          <w:rPr>
            <w:rFonts w:eastAsia="Times New Roman" w:cs="Times New Roman"/>
            <w:szCs w:val="24"/>
          </w:rPr>
          <w:t>se abordarán los objetivos específicos, acompañados de los hallazgos correspondientes, con el fin de profundizar en la riqueza de las experiencias y en los aportes significativos para la comunidad educativa.</w:t>
        </w:r>
      </w:ins>
    </w:p>
    <w:p w14:paraId="3524BF4E" w14:textId="08CDE257" w:rsidR="0072781F" w:rsidRPr="00FF4F12" w:rsidRDefault="006B7242" w:rsidP="006E2823">
      <w:pPr>
        <w:pStyle w:val="Ttulo2"/>
      </w:pPr>
      <w:bookmarkStart w:id="1294" w:name="_Toc229133565"/>
      <w:bookmarkStart w:id="1295" w:name="_Toc227692901"/>
      <w:r w:rsidRPr="00FF4F12">
        <w:t>Identificación de problemas de convivencia:</w:t>
      </w:r>
      <w:bookmarkEnd w:id="1294"/>
      <w:bookmarkEnd w:id="1295"/>
      <w:r w:rsidRPr="00FF4F12">
        <w:t xml:space="preserve"> </w:t>
      </w:r>
    </w:p>
    <w:p w14:paraId="176AFA61" w14:textId="0921DA4C" w:rsidR="006B7242" w:rsidRPr="00FF4F12" w:rsidRDefault="0072781F" w:rsidP="0072781F">
      <w:pPr>
        <w:pBdr>
          <w:top w:val="nil"/>
          <w:left w:val="nil"/>
          <w:bottom w:val="nil"/>
          <w:right w:val="nil"/>
          <w:between w:val="nil"/>
        </w:pBdr>
        <w:ind w:firstLine="0"/>
        <w:jc w:val="both"/>
        <w:rPr>
          <w:rFonts w:eastAsia="Times New Roman" w:cs="Times New Roman"/>
          <w:szCs w:val="24"/>
        </w:rPr>
      </w:pPr>
      <w:r w:rsidRPr="00FF4F12">
        <w:rPr>
          <w:rFonts w:eastAsia="Times New Roman" w:cs="Times New Roman"/>
          <w:szCs w:val="24"/>
        </w:rPr>
        <w:t>E</w:t>
      </w:r>
      <w:r w:rsidR="006B7242" w:rsidRPr="00FF4F12">
        <w:rPr>
          <w:rFonts w:eastAsia="Times New Roman" w:cs="Times New Roman"/>
          <w:szCs w:val="24"/>
        </w:rPr>
        <w:t>l primer objetivo del proceso investigativo se centra en reconocer las principales dificultades que enfrentan los estudiantes en relación con el cumplimiento de normas y acuerdos escolares, la participación democrática, las relaciones interpersonales y la resolución de conflictos. Para el desarrollo de este objetivo, se emplearon técnicas de observación participante directa y el análisis de registros documentales, las cuales permitieron captar comportamientos reales de la población al integrarse en su entorno social cotidiano.</w:t>
      </w:r>
    </w:p>
    <w:p w14:paraId="288597C7" w14:textId="1F673EAA" w:rsidR="006B7242" w:rsidRPr="00FF4F12" w:rsidRDefault="006B7242" w:rsidP="006B7242">
      <w:pPr>
        <w:pBdr>
          <w:top w:val="nil"/>
          <w:left w:val="nil"/>
          <w:bottom w:val="nil"/>
          <w:right w:val="nil"/>
          <w:between w:val="nil"/>
        </w:pBdr>
        <w:jc w:val="both"/>
        <w:rPr>
          <w:rFonts w:eastAsia="Times New Roman" w:cs="Times New Roman"/>
          <w:szCs w:val="24"/>
        </w:rPr>
      </w:pPr>
      <w:r w:rsidRPr="00FF4F12">
        <w:rPr>
          <w:rFonts w:eastAsia="Times New Roman" w:cs="Times New Roman"/>
          <w:szCs w:val="24"/>
        </w:rPr>
        <w:t xml:space="preserve">Instrumentos como el observador del estudiante </w:t>
      </w:r>
      <w:ins w:id="1296" w:author="Edu Fisica" w:date="2026-05-16T07:13:00Z">
        <w:r w:rsidR="006E2823">
          <w:rPr>
            <w:rFonts w:eastAsia="Times New Roman" w:cs="Times New Roman"/>
            <w:szCs w:val="24"/>
          </w:rPr>
          <w:t xml:space="preserve">(figura 4) </w:t>
        </w:r>
      </w:ins>
      <w:r w:rsidRPr="00FF4F12">
        <w:rPr>
          <w:rFonts w:eastAsia="Times New Roman" w:cs="Times New Roman"/>
          <w:szCs w:val="24"/>
        </w:rPr>
        <w:t>y la carpeta de gestores de paz</w:t>
      </w:r>
      <w:ins w:id="1297" w:author="Edu Fisica" w:date="2026-05-16T07:13:00Z">
        <w:r w:rsidR="006E2823">
          <w:rPr>
            <w:rFonts w:eastAsia="Times New Roman" w:cs="Times New Roman"/>
            <w:szCs w:val="24"/>
          </w:rPr>
          <w:t xml:space="preserve"> (figura 5)</w:t>
        </w:r>
      </w:ins>
      <w:r w:rsidRPr="00FF4F12">
        <w:rPr>
          <w:rFonts w:eastAsia="Times New Roman" w:cs="Times New Roman"/>
          <w:szCs w:val="24"/>
        </w:rPr>
        <w:t xml:space="preserve"> facilitaron la recolección de información específica sobre comportamientos, acuerdos establecidos y procesos de mediación, con la participación activa de estudiantes, padres de familia y docentes, lo que garantizó una visión integral de la convivencia escolar.</w:t>
      </w:r>
    </w:p>
    <w:p w14:paraId="1981C4F3" w14:textId="77777777" w:rsidR="00AB6B10" w:rsidRDefault="00AB6B10" w:rsidP="006B7242">
      <w:pPr>
        <w:pBdr>
          <w:top w:val="nil"/>
          <w:left w:val="nil"/>
          <w:bottom w:val="nil"/>
          <w:right w:val="nil"/>
          <w:between w:val="nil"/>
        </w:pBdr>
        <w:jc w:val="both"/>
        <w:rPr>
          <w:del w:id="1298" w:author="Edu Fisica" w:date="2026-05-16T07:13:00Z"/>
          <w:rFonts w:eastAsia="Times New Roman" w:cs="Times New Roman"/>
          <w:szCs w:val="24"/>
        </w:rPr>
      </w:pPr>
    </w:p>
    <w:p w14:paraId="226D5580" w14:textId="77777777" w:rsidR="00AB6B10" w:rsidRDefault="00AB6B10" w:rsidP="006B7242">
      <w:pPr>
        <w:pBdr>
          <w:top w:val="nil"/>
          <w:left w:val="nil"/>
          <w:bottom w:val="nil"/>
          <w:right w:val="nil"/>
          <w:between w:val="nil"/>
        </w:pBdr>
        <w:jc w:val="both"/>
        <w:rPr>
          <w:del w:id="1299" w:author="Edu Fisica" w:date="2026-05-16T07:13:00Z"/>
          <w:rFonts w:eastAsia="Times New Roman" w:cs="Times New Roman"/>
          <w:szCs w:val="24"/>
        </w:rPr>
      </w:pPr>
    </w:p>
    <w:p w14:paraId="5775E451" w14:textId="77777777" w:rsidR="00AB6B10" w:rsidRDefault="00AB6B10" w:rsidP="006B7242">
      <w:pPr>
        <w:pBdr>
          <w:top w:val="nil"/>
          <w:left w:val="nil"/>
          <w:bottom w:val="nil"/>
          <w:right w:val="nil"/>
          <w:between w:val="nil"/>
        </w:pBdr>
        <w:jc w:val="both"/>
        <w:rPr>
          <w:del w:id="1300" w:author="Edu Fisica" w:date="2026-05-16T07:13:00Z"/>
          <w:rFonts w:eastAsia="Times New Roman" w:cs="Times New Roman"/>
          <w:szCs w:val="24"/>
        </w:rPr>
      </w:pPr>
    </w:p>
    <w:p w14:paraId="60C4E8F1" w14:textId="77777777" w:rsidR="00AB6B10" w:rsidRDefault="00AB6B10" w:rsidP="006B7242">
      <w:pPr>
        <w:pBdr>
          <w:top w:val="nil"/>
          <w:left w:val="nil"/>
          <w:bottom w:val="nil"/>
          <w:right w:val="nil"/>
          <w:between w:val="nil"/>
        </w:pBdr>
        <w:jc w:val="both"/>
        <w:rPr>
          <w:del w:id="1301" w:author="Edu Fisica" w:date="2026-05-16T07:13:00Z"/>
          <w:rFonts w:eastAsia="Times New Roman" w:cs="Times New Roman"/>
          <w:szCs w:val="24"/>
        </w:rPr>
      </w:pPr>
    </w:p>
    <w:p w14:paraId="7D294681" w14:textId="77777777" w:rsidR="00AB6B10" w:rsidRDefault="00AB6B10" w:rsidP="006B7242">
      <w:pPr>
        <w:pBdr>
          <w:top w:val="nil"/>
          <w:left w:val="nil"/>
          <w:bottom w:val="nil"/>
          <w:right w:val="nil"/>
          <w:between w:val="nil"/>
        </w:pBdr>
        <w:jc w:val="both"/>
        <w:rPr>
          <w:del w:id="1302" w:author="Edu Fisica" w:date="2026-05-16T07:13:00Z"/>
          <w:rFonts w:eastAsia="Times New Roman" w:cs="Times New Roman"/>
          <w:szCs w:val="24"/>
        </w:rPr>
      </w:pPr>
    </w:p>
    <w:p w14:paraId="3382C4B7" w14:textId="77777777" w:rsidR="00AB6B10" w:rsidRPr="00FF4F12" w:rsidRDefault="00AB6B10" w:rsidP="006B7242">
      <w:pPr>
        <w:pBdr>
          <w:top w:val="nil"/>
          <w:left w:val="nil"/>
          <w:bottom w:val="nil"/>
          <w:right w:val="nil"/>
          <w:between w:val="nil"/>
        </w:pBdr>
        <w:jc w:val="both"/>
        <w:rPr>
          <w:del w:id="1303" w:author="Edu Fisica" w:date="2026-05-16T07:13:00Z"/>
          <w:rFonts w:eastAsia="Times New Roman" w:cs="Times New Roman"/>
          <w:szCs w:val="24"/>
        </w:rPr>
      </w:pPr>
    </w:p>
    <w:p w14:paraId="5EC25CE6" w14:textId="3AC17214" w:rsidR="006B7242" w:rsidRPr="00FF4F12" w:rsidRDefault="0053214F" w:rsidP="006B7242">
      <w:pPr>
        <w:pBdr>
          <w:top w:val="nil"/>
          <w:left w:val="nil"/>
          <w:bottom w:val="nil"/>
          <w:right w:val="nil"/>
          <w:between w:val="nil"/>
        </w:pBdr>
        <w:jc w:val="both"/>
        <w:rPr>
          <w:ins w:id="1304" w:author="Edu Fisica" w:date="2026-05-16T07:13:00Z"/>
          <w:rFonts w:eastAsia="Times New Roman" w:cs="Times New Roman"/>
          <w:szCs w:val="24"/>
        </w:rPr>
      </w:pPr>
      <w:del w:id="1305" w:author="Edu Fisica" w:date="2026-05-16T07:13:00Z">
        <w:r w:rsidRPr="00FF4F12">
          <w:rPr>
            <w:rFonts w:eastAsia="Times New Roman" w:cs="Times New Roman"/>
            <w:noProof/>
            <w:szCs w:val="24"/>
            <w:lang w:val="es-CO"/>
          </w:rPr>
          <w:drawing>
            <wp:anchor distT="0" distB="0" distL="114300" distR="114300" simplePos="0" relativeHeight="251740160" behindDoc="0" locked="0" layoutInCell="1" allowOverlap="1" wp14:anchorId="2A423BB0" wp14:editId="49F8A149">
              <wp:simplePos x="0" y="0"/>
              <wp:positionH relativeFrom="margin">
                <wp:align>center</wp:align>
              </wp:positionH>
              <wp:positionV relativeFrom="paragraph">
                <wp:posOffset>46355</wp:posOffset>
              </wp:positionV>
              <wp:extent cx="5101409" cy="3284220"/>
              <wp:effectExtent l="0" t="0" r="4445" b="0"/>
              <wp:wrapNone/>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17959" cy="3294875"/>
                      </a:xfrm>
                      <a:prstGeom prst="rect">
                        <a:avLst/>
                      </a:prstGeom>
                    </pic:spPr>
                  </pic:pic>
                </a:graphicData>
              </a:graphic>
              <wp14:sizeRelH relativeFrom="margin">
                <wp14:pctWidth>0</wp14:pctWidth>
              </wp14:sizeRelH>
              <wp14:sizeRelV relativeFrom="margin">
                <wp14:pctHeight>0</wp14:pctHeight>
              </wp14:sizeRelV>
            </wp:anchor>
          </w:drawing>
        </w:r>
        <w:r w:rsidR="006B7242" w:rsidRPr="00FF4F12">
          <w:rPr>
            <w:rFonts w:cs="Times New Roman"/>
            <w:noProof/>
            <w:lang w:val="es-CO"/>
          </w:rPr>
          <mc:AlternateContent>
            <mc:Choice Requires="wps">
              <w:drawing>
                <wp:anchor distT="0" distB="0" distL="114300" distR="114300" simplePos="0" relativeHeight="251742208" behindDoc="0" locked="0" layoutInCell="1" allowOverlap="1" wp14:anchorId="625038E5" wp14:editId="3AA39F0E">
                  <wp:simplePos x="0" y="0"/>
                  <wp:positionH relativeFrom="column">
                    <wp:posOffset>83820</wp:posOffset>
                  </wp:positionH>
                  <wp:positionV relativeFrom="paragraph">
                    <wp:posOffset>-140970</wp:posOffset>
                  </wp:positionV>
                  <wp:extent cx="5612130" cy="457200"/>
                  <wp:effectExtent l="0" t="0" r="7620" b="0"/>
                  <wp:wrapNone/>
                  <wp:docPr id="33" name="Cuadro de texto 33"/>
                  <wp:cNvGraphicFramePr/>
                  <a:graphic xmlns:a="http://schemas.openxmlformats.org/drawingml/2006/main">
                    <a:graphicData uri="http://schemas.microsoft.com/office/word/2010/wordprocessingShape">
                      <wps:wsp>
                        <wps:cNvSpPr txBox="1"/>
                        <wps:spPr>
                          <a:xfrm>
                            <a:off x="0" y="0"/>
                            <a:ext cx="5612130" cy="457200"/>
                          </a:xfrm>
                          <a:prstGeom prst="rect">
                            <a:avLst/>
                          </a:prstGeom>
                          <a:solidFill>
                            <a:prstClr val="white"/>
                          </a:solidFill>
                          <a:ln>
                            <a:noFill/>
                          </a:ln>
                        </wps:spPr>
                        <wps:txbx>
                          <w:txbxContent>
                            <w:p w14:paraId="1F0A7BE7" w14:textId="77777777" w:rsidR="00DC5717" w:rsidRPr="002C7026" w:rsidRDefault="00DC5717" w:rsidP="006B7242">
                              <w:pPr>
                                <w:pStyle w:val="Descripcin"/>
                                <w:rPr>
                                  <w:del w:id="1306" w:author="Edu Fisica" w:date="2026-05-16T07:13:00Z"/>
                                  <w:rFonts w:eastAsia="Times New Roman" w:cs="Times New Roman"/>
                                  <w:noProof/>
                                  <w:sz w:val="24"/>
                                  <w:szCs w:val="24"/>
                                </w:rPr>
                              </w:pPr>
                              <w:bookmarkStart w:id="1307" w:name="_Toc227692923"/>
                              <w:del w:id="1308" w:author="Edu Fisica" w:date="2026-05-16T07:13:00Z">
                                <w:r>
                                  <w:delText xml:space="preserve">Figura  </w:delText>
                                </w:r>
                                <w:r>
                                  <w:fldChar w:fldCharType="begin"/>
                                </w:r>
                                <w:r>
                                  <w:delInstrText xml:space="preserve"> SEQ Figura_ \* ARABIC </w:delInstrText>
                                </w:r>
                                <w:r>
                                  <w:fldChar w:fldCharType="separate"/>
                                </w:r>
                                <w:r>
                                  <w:rPr>
                                    <w:noProof/>
                                  </w:rPr>
                                  <w:delText>4</w:delText>
                                </w:r>
                                <w:r>
                                  <w:rPr>
                                    <w:noProof/>
                                  </w:rPr>
                                  <w:fldChar w:fldCharType="end"/>
                                </w:r>
                                <w:r>
                                  <w:delText xml:space="preserve"> </w:delText>
                                </w:r>
                                <w:r w:rsidRPr="00016870">
                                  <w:delText xml:space="preserve"> Observador del estudiante</w:delText>
                                </w:r>
                                <w:r>
                                  <w:delText xml:space="preserve"> -</w:delText>
                                </w:r>
                                <w:r w:rsidRPr="00016870">
                                  <w:delText xml:space="preserve"> </w:delText>
                                </w:r>
                                <w:r>
                                  <w:delText>G</w:delText>
                                </w:r>
                                <w:r w:rsidRPr="00016870">
                                  <w:delText>rado 6-1</w:delText>
                                </w:r>
                                <w:bookmarkEnd w:id="1307"/>
                              </w:del>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25038E5" id="Cuadro de texto 33" o:spid="_x0000_s1033" type="#_x0000_t202" style="position:absolute;left:0;text-align:left;margin-left:6.6pt;margin-top:-11.1pt;width:441.9pt;height:36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" stroked="f">
                  <v:textbox inset="0,0,0,0">
                    <w:txbxContent>
                      <w:p w14:paraId="1F0A7BE7" w14:textId="77777777" w:rsidR="00DC5717" w:rsidRPr="002C7026" w:rsidRDefault="00DC5717" w:rsidP="006B7242">
                        <w:pPr>
                          <w:pStyle w:val="Descripcin"/>
                          <w:rPr>
                            <w:del w:id="1309" w:author="Edu Fisica" w:date="2026-05-16T07:13:00Z"/>
                            <w:rFonts w:eastAsia="Times New Roman" w:cs="Times New Roman"/>
                            <w:noProof/>
                            <w:sz w:val="24"/>
                            <w:szCs w:val="24"/>
                          </w:rPr>
                        </w:pPr>
                        <w:bookmarkStart w:id="1310" w:name="_Toc227692923"/>
                        <w:del w:id="1311" w:author="Edu Fisica" w:date="2026-05-16T07:13:00Z">
                          <w:r>
                            <w:delText xml:space="preserve">Figura  </w:delText>
                          </w:r>
                          <w:r>
                            <w:fldChar w:fldCharType="begin"/>
                          </w:r>
                          <w:r>
                            <w:delInstrText xml:space="preserve"> SEQ Figura_ \* ARABIC </w:delInstrText>
                          </w:r>
                          <w:r>
                            <w:fldChar w:fldCharType="separate"/>
                          </w:r>
                          <w:r>
                            <w:rPr>
                              <w:noProof/>
                            </w:rPr>
                            <w:delText>4</w:delText>
                          </w:r>
                          <w:r>
                            <w:rPr>
                              <w:noProof/>
                            </w:rPr>
                            <w:fldChar w:fldCharType="end"/>
                          </w:r>
                          <w:r>
                            <w:delText xml:space="preserve"> </w:delText>
                          </w:r>
                          <w:r w:rsidRPr="00016870">
                            <w:delText xml:space="preserve"> Observador del estudiante</w:delText>
                          </w:r>
                          <w:r>
                            <w:delText xml:space="preserve"> -</w:delText>
                          </w:r>
                          <w:r w:rsidRPr="00016870">
                            <w:delText xml:space="preserve"> </w:delText>
                          </w:r>
                          <w:r>
                            <w:delText>G</w:delText>
                          </w:r>
                          <w:r w:rsidRPr="00016870">
                            <w:delText>rado 6-1</w:delText>
                          </w:r>
                          <w:bookmarkEnd w:id="1310"/>
                        </w:del>
                      </w:p>
                    </w:txbxContent>
                  </v:textbox>
                </v:shape>
              </w:pict>
            </mc:Fallback>
          </mc:AlternateContent>
        </w:r>
        <w:r w:rsidR="006B7242" w:rsidRPr="00FF4F12">
          <w:rPr>
            <w:rFonts w:cs="Times New Roman"/>
            <w:noProof/>
            <w:szCs w:val="24"/>
            <w:lang w:val="es-CO"/>
          </w:rPr>
          <mc:AlternateContent>
            <mc:Choice Requires="wps">
              <w:drawing>
                <wp:anchor distT="0" distB="0" distL="114300" distR="114300" simplePos="0" relativeHeight="251741184" behindDoc="0" locked="0" layoutInCell="1" allowOverlap="1" wp14:anchorId="3219AB36" wp14:editId="1DCA0944">
                  <wp:simplePos x="0" y="0"/>
                  <wp:positionH relativeFrom="column">
                    <wp:posOffset>83820</wp:posOffset>
                  </wp:positionH>
                  <wp:positionV relativeFrom="paragraph">
                    <wp:posOffset>-137160</wp:posOffset>
                  </wp:positionV>
                  <wp:extent cx="5612130" cy="457200"/>
                  <wp:effectExtent l="0" t="0" r="7620" b="0"/>
                  <wp:wrapNone/>
                  <wp:docPr id="34" name="Cuadro de texto 34"/>
                  <wp:cNvGraphicFramePr/>
                  <a:graphic xmlns:a="http://schemas.openxmlformats.org/drawingml/2006/main">
                    <a:graphicData uri="http://schemas.microsoft.com/office/word/2010/wordprocessingShape">
                      <wps:wsp>
                        <wps:cNvSpPr txBox="1"/>
                        <wps:spPr>
                          <a:xfrm>
                            <a:off x="0" y="0"/>
                            <a:ext cx="5612130" cy="457200"/>
                          </a:xfrm>
                          <a:prstGeom prst="rect">
                            <a:avLst/>
                          </a:prstGeom>
                          <a:solidFill>
                            <a:prstClr val="white"/>
                          </a:solidFill>
                          <a:ln>
                            <a:noFill/>
                          </a:ln>
                        </wps:spPr>
                        <wps:txbx>
                          <w:txbxContent>
                            <w:p w14:paraId="641C6030" w14:textId="77777777" w:rsidR="00DC5717" w:rsidRPr="00230F02" w:rsidRDefault="00DC5717" w:rsidP="006B7242">
                              <w:pPr>
                                <w:pStyle w:val="Descripcin"/>
                                <w:ind w:firstLine="0"/>
                                <w:rPr>
                                  <w:del w:id="1312" w:author="Edu Fisica" w:date="2026-05-16T07:13:00Z"/>
                                  <w:rFonts w:ascii="Arial" w:eastAsia="Times New Roman" w:hAnsi="Arial" w:cs="Arial"/>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219AB36" id="Cuadro de texto 34" o:spid="_x0000_s1034" type="#_x0000_t202" style="position:absolute;left:0;text-align:left;margin-left:6.6pt;margin-top:-10.8pt;width:441.9pt;height:36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" stroked="f">
                  <v:textbox inset="0,0,0,0">
                    <w:txbxContent>
                      <w:p w14:paraId="641C6030" w14:textId="77777777" w:rsidR="00DC5717" w:rsidRPr="00230F02" w:rsidRDefault="00DC5717" w:rsidP="006B7242">
                        <w:pPr>
                          <w:pStyle w:val="Descripcin"/>
                          <w:ind w:firstLine="0"/>
                          <w:rPr>
                            <w:del w:id="1313" w:author="Edu Fisica" w:date="2026-05-16T07:13:00Z"/>
                            <w:rFonts w:ascii="Arial" w:eastAsia="Times New Roman" w:hAnsi="Arial" w:cs="Arial"/>
                            <w:noProof/>
                            <w:sz w:val="24"/>
                            <w:szCs w:val="24"/>
                          </w:rPr>
                        </w:pPr>
                      </w:p>
                    </w:txbxContent>
                  </v:textbox>
                </v:shape>
              </w:pict>
            </mc:Fallback>
          </mc:AlternateContent>
        </w:r>
      </w:del>
      <w:ins w:id="1314" w:author="Edu Fisica" w:date="2026-05-16T07:13:00Z">
        <w:r w:rsidR="006B6376" w:rsidRPr="00FF4F12">
          <w:rPr>
            <w:rFonts w:cs="Times New Roman"/>
            <w:noProof/>
            <w:lang w:val="es-CO"/>
          </w:rPr>
          <mc:AlternateContent>
            <mc:Choice Requires="wps">
              <w:drawing>
                <wp:anchor distT="0" distB="0" distL="114300" distR="114300" simplePos="0" relativeHeight="251713536" behindDoc="0" locked="0" layoutInCell="1" allowOverlap="1" wp14:anchorId="753C95BC" wp14:editId="01C9E232">
                  <wp:simplePos x="0" y="0"/>
                  <wp:positionH relativeFrom="column">
                    <wp:posOffset>84667</wp:posOffset>
                  </wp:positionH>
                  <wp:positionV relativeFrom="paragraph">
                    <wp:posOffset>-143933</wp:posOffset>
                  </wp:positionV>
                  <wp:extent cx="5612130" cy="431800"/>
                  <wp:effectExtent l="0" t="0" r="7620" b="6350"/>
                  <wp:wrapNone/>
                  <wp:docPr id="47" name="Cuadro de texto 47"/>
                  <wp:cNvGraphicFramePr/>
                  <a:graphic xmlns:a="http://schemas.openxmlformats.org/drawingml/2006/main">
                    <a:graphicData uri="http://schemas.microsoft.com/office/word/2010/wordprocessingShape">
                      <wps:wsp>
                        <wps:cNvSpPr txBox="1"/>
                        <wps:spPr>
                          <a:xfrm>
                            <a:off x="0" y="0"/>
                            <a:ext cx="5612130" cy="431800"/>
                          </a:xfrm>
                          <a:prstGeom prst="rect">
                            <a:avLst/>
                          </a:prstGeom>
                          <a:solidFill>
                            <a:prstClr val="white"/>
                          </a:solidFill>
                          <a:ln>
                            <a:noFill/>
                          </a:ln>
                        </wps:spPr>
                        <wps:txbx>
                          <w:txbxContent>
                            <w:p w14:paraId="1B56ADD9" w14:textId="77777777" w:rsidR="00DC5717" w:rsidRDefault="00DC5717" w:rsidP="006B7242">
                              <w:pPr>
                                <w:pStyle w:val="Descripcin"/>
                                <w:rPr>
                                  <w:ins w:id="1315" w:author="Edu Fisica" w:date="2026-05-16T07:13:00Z"/>
                                  <w:sz w:val="20"/>
                                  <w:szCs w:val="20"/>
                                </w:rPr>
                              </w:pPr>
                              <w:bookmarkStart w:id="1316" w:name="_Toc227606243"/>
                              <w:bookmarkStart w:id="1317" w:name="_Toc227682414"/>
                              <w:bookmarkStart w:id="1318" w:name="_Toc229133576"/>
                              <w:ins w:id="1319" w:author="Edu Fisica" w:date="2026-05-16T07:13:00Z">
                                <w:r w:rsidRPr="006E2823">
                                  <w:rPr>
                                    <w:sz w:val="20"/>
                                    <w:szCs w:val="20"/>
                                  </w:rPr>
                                  <w:t xml:space="preserve">Figura  </w:t>
                                </w:r>
                                <w:r w:rsidRPr="006E2823">
                                  <w:rPr>
                                    <w:sz w:val="20"/>
                                    <w:szCs w:val="20"/>
                                  </w:rPr>
                                  <w:fldChar w:fldCharType="begin"/>
                                </w:r>
                                <w:r w:rsidRPr="006E2823">
                                  <w:rPr>
                                    <w:sz w:val="20"/>
                                    <w:szCs w:val="20"/>
                                  </w:rPr>
                                  <w:instrText xml:space="preserve"> SEQ Figura_ \* ARABIC </w:instrText>
                                </w:r>
                                <w:r w:rsidRPr="006E2823">
                                  <w:rPr>
                                    <w:sz w:val="20"/>
                                    <w:szCs w:val="20"/>
                                  </w:rPr>
                                  <w:fldChar w:fldCharType="separate"/>
                                </w:r>
                                <w:r w:rsidRPr="006E2823">
                                  <w:rPr>
                                    <w:noProof/>
                                    <w:sz w:val="20"/>
                                    <w:szCs w:val="20"/>
                                  </w:rPr>
                                  <w:t>4</w:t>
                                </w:r>
                                <w:r w:rsidRPr="006E2823">
                                  <w:rPr>
                                    <w:noProof/>
                                    <w:sz w:val="20"/>
                                    <w:szCs w:val="20"/>
                                  </w:rPr>
                                  <w:fldChar w:fldCharType="end"/>
                                </w:r>
                                <w:r w:rsidRPr="006E2823">
                                  <w:rPr>
                                    <w:sz w:val="20"/>
                                    <w:szCs w:val="20"/>
                                  </w:rPr>
                                  <w:t xml:space="preserve"> </w:t>
                                </w:r>
                              </w:ins>
                            </w:p>
                            <w:p w14:paraId="730AED96" w14:textId="0421AF82" w:rsidR="00DC5717" w:rsidRPr="006E2823" w:rsidRDefault="00DC5717" w:rsidP="006B7242">
                              <w:pPr>
                                <w:pStyle w:val="Descripcin"/>
                                <w:rPr>
                                  <w:ins w:id="1320" w:author="Edu Fisica" w:date="2026-05-16T07:13:00Z"/>
                                  <w:rFonts w:eastAsia="Times New Roman" w:cs="Times New Roman"/>
                                  <w:noProof/>
                                  <w:sz w:val="20"/>
                                  <w:szCs w:val="20"/>
                                </w:rPr>
                              </w:pPr>
                              <w:ins w:id="1321" w:author="Edu Fisica" w:date="2026-05-16T07:13:00Z">
                                <w:r w:rsidRPr="006E2823">
                                  <w:rPr>
                                    <w:sz w:val="20"/>
                                    <w:szCs w:val="20"/>
                                  </w:rPr>
                                  <w:t xml:space="preserve"> Observador del estudiante - Grado 6-1</w:t>
                                </w:r>
                                <w:bookmarkEnd w:id="1316"/>
                                <w:bookmarkEnd w:id="1317"/>
                                <w:bookmarkEnd w:id="1318"/>
                              </w:ins>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3C95BC" id="Cuadro de texto 47" o:spid="_x0000_s1035" type="#_x0000_t202" style="position:absolute;left:0;text-align:left;margin-left:6.65pt;margin-top:-11.35pt;width:441.9pt;height:34pt;z-index:251713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" stroked="f">
                  <v:textbox inset="0,0,0,0">
                    <w:txbxContent>
                      <w:p w14:paraId="1B56ADD9" w14:textId="77777777" w:rsidR="00DC5717" w:rsidRDefault="00DC5717" w:rsidP="006B7242">
                        <w:pPr>
                          <w:pStyle w:val="Descripcin"/>
                          <w:rPr>
                            <w:ins w:id="1322" w:author="Edu Fisica" w:date="2026-05-16T07:13:00Z"/>
                            <w:sz w:val="20"/>
                            <w:szCs w:val="20"/>
                          </w:rPr>
                        </w:pPr>
                        <w:bookmarkStart w:id="1323" w:name="_Toc227606243"/>
                        <w:bookmarkStart w:id="1324" w:name="_Toc227682414"/>
                        <w:bookmarkStart w:id="1325" w:name="_Toc229133576"/>
                        <w:ins w:id="1326" w:author="Edu Fisica" w:date="2026-05-16T07:13:00Z">
                          <w:r w:rsidRPr="006E2823">
                            <w:rPr>
                              <w:sz w:val="20"/>
                              <w:szCs w:val="20"/>
                            </w:rPr>
                            <w:t xml:space="preserve">Figura  </w:t>
                          </w:r>
                          <w:r w:rsidRPr="006E2823">
                            <w:rPr>
                              <w:sz w:val="20"/>
                              <w:szCs w:val="20"/>
                            </w:rPr>
                            <w:fldChar w:fldCharType="begin"/>
                          </w:r>
                          <w:r w:rsidRPr="006E2823">
                            <w:rPr>
                              <w:sz w:val="20"/>
                              <w:szCs w:val="20"/>
                            </w:rPr>
                            <w:instrText xml:space="preserve"> SEQ Figura_ \* ARABIC </w:instrText>
                          </w:r>
                          <w:r w:rsidRPr="006E2823">
                            <w:rPr>
                              <w:sz w:val="20"/>
                              <w:szCs w:val="20"/>
                            </w:rPr>
                            <w:fldChar w:fldCharType="separate"/>
                          </w:r>
                          <w:r w:rsidRPr="006E2823">
                            <w:rPr>
                              <w:noProof/>
                              <w:sz w:val="20"/>
                              <w:szCs w:val="20"/>
                            </w:rPr>
                            <w:t>4</w:t>
                          </w:r>
                          <w:r w:rsidRPr="006E2823">
                            <w:rPr>
                              <w:noProof/>
                              <w:sz w:val="20"/>
                              <w:szCs w:val="20"/>
                            </w:rPr>
                            <w:fldChar w:fldCharType="end"/>
                          </w:r>
                          <w:r w:rsidRPr="006E2823">
                            <w:rPr>
                              <w:sz w:val="20"/>
                              <w:szCs w:val="20"/>
                            </w:rPr>
                            <w:t xml:space="preserve"> </w:t>
                          </w:r>
                        </w:ins>
                      </w:p>
                      <w:p w14:paraId="730AED96" w14:textId="0421AF82" w:rsidR="00DC5717" w:rsidRPr="006E2823" w:rsidRDefault="00DC5717" w:rsidP="006B7242">
                        <w:pPr>
                          <w:pStyle w:val="Descripcin"/>
                          <w:rPr>
                            <w:ins w:id="1327" w:author="Edu Fisica" w:date="2026-05-16T07:13:00Z"/>
                            <w:rFonts w:eastAsia="Times New Roman" w:cs="Times New Roman"/>
                            <w:noProof/>
                            <w:sz w:val="20"/>
                            <w:szCs w:val="20"/>
                          </w:rPr>
                        </w:pPr>
                        <w:ins w:id="1328" w:author="Edu Fisica" w:date="2026-05-16T07:13:00Z">
                          <w:r w:rsidRPr="006E2823">
                            <w:rPr>
                              <w:sz w:val="20"/>
                              <w:szCs w:val="20"/>
                            </w:rPr>
                            <w:t xml:space="preserve"> Observador del estudiante - Grado 6-1</w:t>
                          </w:r>
                          <w:bookmarkEnd w:id="1323"/>
                          <w:bookmarkEnd w:id="1324"/>
                          <w:bookmarkEnd w:id="1325"/>
                        </w:ins>
                      </w:p>
                    </w:txbxContent>
                  </v:textbox>
                </v:shape>
              </w:pict>
            </mc:Fallback>
          </mc:AlternateContent>
        </w:r>
        <w:r w:rsidR="006E2823" w:rsidRPr="00FF4F12">
          <w:rPr>
            <w:rFonts w:eastAsia="Times New Roman" w:cs="Times New Roman"/>
            <w:noProof/>
            <w:szCs w:val="24"/>
            <w:lang w:val="es-CO"/>
          </w:rPr>
          <w:drawing>
            <wp:anchor distT="0" distB="0" distL="114300" distR="114300" simplePos="0" relativeHeight="251710464" behindDoc="0" locked="0" layoutInCell="1" allowOverlap="1" wp14:anchorId="0D3DBDC6" wp14:editId="57C1B5F4">
              <wp:simplePos x="0" y="0"/>
              <wp:positionH relativeFrom="margin">
                <wp:align>center</wp:align>
              </wp:positionH>
              <wp:positionV relativeFrom="paragraph">
                <wp:posOffset>316230</wp:posOffset>
              </wp:positionV>
              <wp:extent cx="5612130" cy="3691255"/>
              <wp:effectExtent l="0" t="0" r="7620" b="4445"/>
              <wp:wrapNone/>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612130" cy="3691255"/>
                      </a:xfrm>
                      <a:prstGeom prst="rect">
                        <a:avLst/>
                      </a:prstGeom>
                    </pic:spPr>
                  </pic:pic>
                </a:graphicData>
              </a:graphic>
            </wp:anchor>
          </w:drawing>
        </w:r>
        <w:r w:rsidR="006E2823" w:rsidRPr="00FF4F12">
          <w:rPr>
            <w:rFonts w:cs="Times New Roman"/>
            <w:noProof/>
            <w:szCs w:val="24"/>
            <w:lang w:val="es-CO"/>
          </w:rPr>
          <mc:AlternateContent>
            <mc:Choice Requires="wps">
              <w:drawing>
                <wp:anchor distT="0" distB="0" distL="114300" distR="114300" simplePos="0" relativeHeight="251711488" behindDoc="0" locked="0" layoutInCell="1" allowOverlap="1" wp14:anchorId="406C71A7" wp14:editId="0E704E69">
                  <wp:simplePos x="0" y="0"/>
                  <wp:positionH relativeFrom="column">
                    <wp:posOffset>83820</wp:posOffset>
                  </wp:positionH>
                  <wp:positionV relativeFrom="paragraph">
                    <wp:posOffset>-137160</wp:posOffset>
                  </wp:positionV>
                  <wp:extent cx="5612130" cy="251460"/>
                  <wp:effectExtent l="0" t="0" r="7620" b="0"/>
                  <wp:wrapNone/>
                  <wp:docPr id="45" name="Cuadro de texto 45"/>
                  <wp:cNvGraphicFramePr/>
                  <a:graphic xmlns:a="http://schemas.openxmlformats.org/drawingml/2006/main">
                    <a:graphicData uri="http://schemas.microsoft.com/office/word/2010/wordprocessingShape">
                      <wps:wsp>
                        <wps:cNvSpPr txBox="1"/>
                        <wps:spPr>
                          <a:xfrm>
                            <a:off x="0" y="0"/>
                            <a:ext cx="5612130" cy="251460"/>
                          </a:xfrm>
                          <a:prstGeom prst="rect">
                            <a:avLst/>
                          </a:prstGeom>
                          <a:solidFill>
                            <a:prstClr val="white"/>
                          </a:solidFill>
                          <a:ln>
                            <a:noFill/>
                          </a:ln>
                        </wps:spPr>
                        <wps:txbx>
                          <w:txbxContent>
                            <w:p w14:paraId="57552B8D" w14:textId="22E55BDD" w:rsidR="00DC5717" w:rsidRPr="00230F02" w:rsidRDefault="00DC5717" w:rsidP="006B7242">
                              <w:pPr>
                                <w:pStyle w:val="Descripcin"/>
                                <w:ind w:firstLine="0"/>
                                <w:rPr>
                                  <w:ins w:id="1329" w:author="Edu Fisica" w:date="2026-05-16T07:13:00Z"/>
                                  <w:rFonts w:ascii="Arial" w:eastAsia="Times New Roman" w:hAnsi="Arial" w:cs="Arial"/>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6C71A7" id="Cuadro de texto 45" o:spid="_x0000_s1036" type="#_x0000_t202" style="position:absolute;left:0;text-align:left;margin-left:6.6pt;margin-top:-10.8pt;width:441.9pt;height:19.8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" stroked="f">
                  <v:textbox inset="0,0,0,0">
                    <w:txbxContent>
                      <w:p w14:paraId="57552B8D" w14:textId="22E55BDD" w:rsidR="00DC5717" w:rsidRPr="00230F02" w:rsidRDefault="00DC5717" w:rsidP="006B7242">
                        <w:pPr>
                          <w:pStyle w:val="Descripcin"/>
                          <w:ind w:firstLine="0"/>
                          <w:rPr>
                            <w:ins w:id="1330" w:author="Edu Fisica" w:date="2026-05-16T07:13:00Z"/>
                            <w:rFonts w:ascii="Arial" w:eastAsia="Times New Roman" w:hAnsi="Arial" w:cs="Arial"/>
                            <w:noProof/>
                            <w:sz w:val="24"/>
                            <w:szCs w:val="24"/>
                          </w:rPr>
                        </w:pPr>
                      </w:p>
                    </w:txbxContent>
                  </v:textbox>
                </v:shape>
              </w:pict>
            </mc:Fallback>
          </mc:AlternateContent>
        </w:r>
      </w:ins>
    </w:p>
    <w:p w14:paraId="6172BB38" w14:textId="77777777" w:rsidR="006B7242" w:rsidRPr="00FF4F12" w:rsidRDefault="006B7242" w:rsidP="006B7242">
      <w:pPr>
        <w:pBdr>
          <w:top w:val="nil"/>
          <w:left w:val="nil"/>
          <w:bottom w:val="nil"/>
          <w:right w:val="nil"/>
          <w:between w:val="nil"/>
        </w:pBdr>
        <w:jc w:val="both"/>
        <w:rPr>
          <w:ins w:id="1331" w:author="Edu Fisica" w:date="2026-05-16T07:13:00Z"/>
          <w:rFonts w:eastAsia="Times New Roman" w:cs="Times New Roman"/>
          <w:szCs w:val="24"/>
        </w:rPr>
      </w:pPr>
    </w:p>
    <w:p w14:paraId="0985411E" w14:textId="77777777" w:rsidR="006B7242" w:rsidRPr="00FF4F12" w:rsidRDefault="006B7242" w:rsidP="006B7242">
      <w:pPr>
        <w:pBdr>
          <w:top w:val="nil"/>
          <w:left w:val="nil"/>
          <w:bottom w:val="nil"/>
          <w:right w:val="nil"/>
          <w:between w:val="nil"/>
        </w:pBdr>
        <w:jc w:val="both"/>
        <w:rPr>
          <w:rFonts w:eastAsia="Times New Roman" w:cs="Times New Roman"/>
          <w:szCs w:val="24"/>
        </w:rPr>
      </w:pPr>
    </w:p>
    <w:p w14:paraId="581FD358" w14:textId="77777777" w:rsidR="006B7242" w:rsidRPr="00FF4F12" w:rsidRDefault="006B7242" w:rsidP="006B7242">
      <w:pPr>
        <w:pBdr>
          <w:top w:val="nil"/>
          <w:left w:val="nil"/>
          <w:bottom w:val="nil"/>
          <w:right w:val="nil"/>
          <w:between w:val="nil"/>
        </w:pBdr>
        <w:jc w:val="both"/>
        <w:rPr>
          <w:rFonts w:eastAsia="Times New Roman" w:cs="Times New Roman"/>
          <w:szCs w:val="24"/>
        </w:rPr>
      </w:pPr>
    </w:p>
    <w:p w14:paraId="57FBC0B1" w14:textId="77777777" w:rsidR="006B7242" w:rsidRPr="00FF4F12" w:rsidRDefault="006B7242" w:rsidP="006B7242">
      <w:pPr>
        <w:pBdr>
          <w:top w:val="nil"/>
          <w:left w:val="nil"/>
          <w:bottom w:val="nil"/>
          <w:right w:val="nil"/>
          <w:between w:val="nil"/>
        </w:pBdr>
        <w:jc w:val="both"/>
        <w:rPr>
          <w:rFonts w:eastAsia="Times New Roman" w:cs="Times New Roman"/>
          <w:szCs w:val="24"/>
        </w:rPr>
      </w:pPr>
    </w:p>
    <w:p w14:paraId="701C2B74" w14:textId="77777777" w:rsidR="006B7242" w:rsidRPr="00FF4F12" w:rsidRDefault="006B7242" w:rsidP="006B7242">
      <w:pPr>
        <w:pBdr>
          <w:top w:val="nil"/>
          <w:left w:val="nil"/>
          <w:bottom w:val="nil"/>
          <w:right w:val="nil"/>
          <w:between w:val="nil"/>
        </w:pBdr>
        <w:jc w:val="both"/>
        <w:rPr>
          <w:rFonts w:eastAsia="Times New Roman" w:cs="Times New Roman"/>
          <w:szCs w:val="24"/>
        </w:rPr>
      </w:pPr>
    </w:p>
    <w:p w14:paraId="03BBE33A" w14:textId="77777777" w:rsidR="006B7242" w:rsidRPr="00FF4F12" w:rsidRDefault="006B7242" w:rsidP="006B7242">
      <w:pPr>
        <w:pBdr>
          <w:top w:val="nil"/>
          <w:left w:val="nil"/>
          <w:bottom w:val="nil"/>
          <w:right w:val="nil"/>
          <w:between w:val="nil"/>
        </w:pBdr>
        <w:jc w:val="both"/>
        <w:rPr>
          <w:rFonts w:eastAsia="Times New Roman" w:cs="Times New Roman"/>
          <w:szCs w:val="24"/>
        </w:rPr>
      </w:pPr>
    </w:p>
    <w:p w14:paraId="5A08D2B4" w14:textId="77777777" w:rsidR="006B7242" w:rsidRPr="00FF4F12" w:rsidRDefault="006B7242" w:rsidP="006B7242">
      <w:pPr>
        <w:pBdr>
          <w:top w:val="nil"/>
          <w:left w:val="nil"/>
          <w:bottom w:val="nil"/>
          <w:right w:val="nil"/>
          <w:between w:val="nil"/>
        </w:pBdr>
        <w:jc w:val="both"/>
        <w:rPr>
          <w:rFonts w:eastAsia="Times New Roman" w:cs="Times New Roman"/>
          <w:szCs w:val="24"/>
        </w:rPr>
      </w:pPr>
    </w:p>
    <w:p w14:paraId="1F882ACB" w14:textId="77777777" w:rsidR="006B7242" w:rsidRPr="00FF4F12" w:rsidRDefault="006B7242" w:rsidP="006B7242">
      <w:pPr>
        <w:pBdr>
          <w:top w:val="nil"/>
          <w:left w:val="nil"/>
          <w:bottom w:val="nil"/>
          <w:right w:val="nil"/>
          <w:between w:val="nil"/>
        </w:pBdr>
        <w:jc w:val="both"/>
        <w:rPr>
          <w:rFonts w:eastAsia="Times New Roman" w:cs="Times New Roman"/>
          <w:szCs w:val="24"/>
        </w:rPr>
      </w:pPr>
    </w:p>
    <w:p w14:paraId="45DE7AB3" w14:textId="77777777" w:rsidR="006B7242" w:rsidRPr="00FF4F12" w:rsidRDefault="006B7242" w:rsidP="006B7242">
      <w:pPr>
        <w:pStyle w:val="NormalWeb"/>
        <w:spacing w:before="0" w:beforeAutospacing="0" w:after="0" w:afterAutospacing="0" w:line="480" w:lineRule="auto"/>
        <w:jc w:val="both"/>
        <w:rPr>
          <w:color w:val="000000"/>
          <w:rPrChange w:id="1332" w:author="Edu Fisica" w:date="2026-05-16T07:13:00Z">
            <w:rPr/>
          </w:rPrChange>
        </w:rPr>
        <w:pPrChange w:id="1333" w:author="Edu Fisica" w:date="2026-05-16T07:13:00Z">
          <w:pPr>
            <w:pBdr>
              <w:top w:val="nil"/>
              <w:left w:val="nil"/>
              <w:bottom w:val="nil"/>
              <w:right w:val="nil"/>
              <w:between w:val="nil"/>
            </w:pBdr>
            <w:jc w:val="both"/>
          </w:pPr>
        </w:pPrChange>
      </w:pPr>
    </w:p>
    <w:p w14:paraId="0315ED6A" w14:textId="77777777" w:rsidR="006B7242" w:rsidRPr="00FF4F12" w:rsidRDefault="006B7242" w:rsidP="006B7242">
      <w:pPr>
        <w:pStyle w:val="NormalWeb"/>
        <w:spacing w:before="0" w:beforeAutospacing="0" w:after="0" w:afterAutospacing="0" w:line="480" w:lineRule="auto"/>
        <w:jc w:val="both"/>
        <w:rPr>
          <w:color w:val="000000"/>
          <w:rPrChange w:id="1334" w:author="Edu Fisica" w:date="2026-05-16T07:13:00Z">
            <w:rPr/>
          </w:rPrChange>
        </w:rPr>
        <w:pPrChange w:id="1335" w:author="Edu Fisica" w:date="2026-05-16T07:13:00Z">
          <w:pPr>
            <w:pBdr>
              <w:top w:val="nil"/>
              <w:left w:val="nil"/>
              <w:bottom w:val="nil"/>
              <w:right w:val="nil"/>
              <w:between w:val="nil"/>
            </w:pBdr>
            <w:jc w:val="both"/>
          </w:pPr>
        </w:pPrChange>
      </w:pPr>
    </w:p>
    <w:p w14:paraId="307032DC" w14:textId="77777777" w:rsidR="00C50822" w:rsidRDefault="00C50822" w:rsidP="006B7242">
      <w:pPr>
        <w:pStyle w:val="NormalWeb"/>
        <w:spacing w:before="0" w:beforeAutospacing="0" w:after="0" w:afterAutospacing="0" w:line="480" w:lineRule="auto"/>
        <w:jc w:val="both"/>
        <w:rPr>
          <w:rStyle w:val="Textoennegrita"/>
          <w:rFonts w:ascii="Times New Roman" w:hAnsi="Times New Roman"/>
          <w:b w:val="0"/>
          <w:i/>
          <w:rPrChange w:id="1336" w:author="Edu Fisica" w:date="2026-05-16T07:13:00Z">
            <w:rPr>
              <w:color w:val="000000"/>
            </w:rPr>
          </w:rPrChange>
        </w:rPr>
      </w:pPr>
    </w:p>
    <w:p w14:paraId="1ECF2EA9" w14:textId="17CBE27F" w:rsidR="006B7242" w:rsidRPr="006E2823" w:rsidRDefault="006B7242" w:rsidP="006B7242">
      <w:pPr>
        <w:pStyle w:val="NormalWeb"/>
        <w:spacing w:before="0" w:beforeAutospacing="0" w:after="0" w:afterAutospacing="0" w:line="480" w:lineRule="auto"/>
        <w:jc w:val="both"/>
        <w:rPr>
          <w:sz w:val="20"/>
          <w:rPrChange w:id="1337" w:author="Edu Fisica" w:date="2026-05-16T07:13:00Z">
            <w:rPr/>
          </w:rPrChange>
        </w:rPr>
      </w:pPr>
      <w:r w:rsidRPr="006E2823">
        <w:rPr>
          <w:rStyle w:val="Textoennegrita"/>
          <w:rFonts w:ascii="Times New Roman" w:hAnsi="Times New Roman"/>
          <w:b w:val="0"/>
          <w:bCs w:val="0"/>
          <w:i/>
          <w:iCs/>
          <w:szCs w:val="20"/>
        </w:rPr>
        <w:t>Nota</w:t>
      </w:r>
      <w:del w:id="1338" w:author="Edu Fisica" w:date="2026-05-16T07:13:00Z">
        <w:r w:rsidRPr="00FF4F12">
          <w:rPr>
            <w:rStyle w:val="Textoennegrita"/>
            <w:rFonts w:ascii="Times New Roman" w:hAnsi="Times New Roman"/>
            <w:i/>
            <w:iCs/>
          </w:rPr>
          <w:delText>:</w:delText>
        </w:r>
        <w:r w:rsidRPr="00FF4F12">
          <w:delText xml:space="preserve"> Esta estrategia permitió analizar información relacionada con</w:delText>
        </w:r>
      </w:del>
      <w:ins w:id="1339" w:author="Edu Fisica" w:date="2026-05-16T07:13:00Z">
        <w:r w:rsidR="006B6376">
          <w:rPr>
            <w:rStyle w:val="Textoennegrita"/>
            <w:rFonts w:ascii="Times New Roman" w:hAnsi="Times New Roman"/>
            <w:i/>
            <w:iCs/>
            <w:szCs w:val="20"/>
          </w:rPr>
          <w:t>.</w:t>
        </w:r>
        <w:r w:rsidRPr="006E2823">
          <w:rPr>
            <w:sz w:val="20"/>
            <w:szCs w:val="20"/>
          </w:rPr>
          <w:t xml:space="preserve"> E</w:t>
        </w:r>
        <w:r w:rsidR="006E2823">
          <w:rPr>
            <w:sz w:val="20"/>
            <w:szCs w:val="20"/>
          </w:rPr>
          <w:t xml:space="preserve">laboración propia. </w:t>
        </w:r>
        <w:r w:rsidR="00C50822">
          <w:rPr>
            <w:sz w:val="20"/>
            <w:szCs w:val="20"/>
          </w:rPr>
          <w:t>Registro</w:t>
        </w:r>
        <w:r w:rsidR="006E2823">
          <w:rPr>
            <w:sz w:val="20"/>
            <w:szCs w:val="20"/>
          </w:rPr>
          <w:t xml:space="preserve"> de</w:t>
        </w:r>
      </w:ins>
      <w:r w:rsidR="006E2823">
        <w:rPr>
          <w:sz w:val="20"/>
          <w:rPrChange w:id="1340" w:author="Edu Fisica" w:date="2026-05-16T07:13:00Z">
            <w:rPr/>
          </w:rPrChange>
        </w:rPr>
        <w:t xml:space="preserve"> </w:t>
      </w:r>
      <w:r w:rsidR="00C50822">
        <w:rPr>
          <w:sz w:val="20"/>
          <w:rPrChange w:id="1341" w:author="Edu Fisica" w:date="2026-05-16T07:13:00Z">
            <w:rPr/>
          </w:rPrChange>
        </w:rPr>
        <w:t xml:space="preserve">la </w:t>
      </w:r>
      <w:r w:rsidRPr="006E2823">
        <w:rPr>
          <w:sz w:val="20"/>
          <w:rPrChange w:id="1342" w:author="Edu Fisica" w:date="2026-05-16T07:13:00Z">
            <w:rPr/>
          </w:rPrChange>
        </w:rPr>
        <w:t xml:space="preserve">convivencia familiar y social </w:t>
      </w:r>
      <w:del w:id="1343" w:author="Edu Fisica" w:date="2026-05-16T07:13:00Z">
        <w:r w:rsidRPr="00FF4F12">
          <w:delText xml:space="preserve">(de vecindad) </w:delText>
        </w:r>
      </w:del>
      <w:r w:rsidRPr="006E2823">
        <w:rPr>
          <w:sz w:val="20"/>
          <w:rPrChange w:id="1344" w:author="Edu Fisica" w:date="2026-05-16T07:13:00Z">
            <w:rPr/>
          </w:rPrChange>
        </w:rPr>
        <w:t>de los niños y niñas</w:t>
      </w:r>
      <w:del w:id="1345" w:author="Edu Fisica" w:date="2026-05-16T07:13:00Z">
        <w:r w:rsidRPr="00FF4F12">
          <w:delText>, facilitando la comprensión de los contextos que influyen en sus comportamientos</w:delText>
        </w:r>
      </w:del>
      <w:r w:rsidR="00C50822">
        <w:rPr>
          <w:sz w:val="20"/>
          <w:rPrChange w:id="1346" w:author="Edu Fisica" w:date="2026-05-16T07:13:00Z">
            <w:rPr/>
          </w:rPrChange>
        </w:rPr>
        <w:t>.</w:t>
      </w:r>
    </w:p>
    <w:p w14:paraId="1A841D6E" w14:textId="03BCEDAB" w:rsidR="00616D3D" w:rsidRPr="00FF4F12" w:rsidRDefault="00616D3D" w:rsidP="00616D3D">
      <w:pPr>
        <w:pBdr>
          <w:top w:val="nil"/>
          <w:left w:val="nil"/>
          <w:bottom w:val="nil"/>
          <w:right w:val="nil"/>
          <w:between w:val="nil"/>
        </w:pBdr>
        <w:jc w:val="both"/>
        <w:rPr>
          <w:rFonts w:eastAsia="Times New Roman" w:cs="Times New Roman"/>
          <w:szCs w:val="24"/>
        </w:rPr>
      </w:pPr>
      <w:r w:rsidRPr="00FF4F12">
        <w:rPr>
          <w:rFonts w:eastAsia="Times New Roman" w:cs="Times New Roman"/>
          <w:szCs w:val="24"/>
        </w:rPr>
        <w:t>El observador del estudiante se elaboró como un instrumento fundamental para la recolección y organización de información relevante sobre el contexto personal, familiar y social de los estudiantes</w:t>
      </w:r>
      <w:del w:id="1347" w:author="Edu Fisica" w:date="2026-05-16T07:13:00Z">
        <w:r w:rsidRPr="00FF4F12">
          <w:rPr>
            <w:rFonts w:eastAsia="Times New Roman" w:cs="Times New Roman"/>
            <w:szCs w:val="24"/>
          </w:rPr>
          <w:delText>.</w:delText>
        </w:r>
      </w:del>
      <w:ins w:id="1348" w:author="Edu Fisica" w:date="2026-05-16T07:13:00Z">
        <w:r w:rsidR="00C50822">
          <w:rPr>
            <w:rFonts w:eastAsia="Times New Roman" w:cs="Times New Roman"/>
            <w:szCs w:val="24"/>
          </w:rPr>
          <w:t xml:space="preserve"> como se observa en la figura 4</w:t>
        </w:r>
        <w:r w:rsidRPr="00FF4F12">
          <w:rPr>
            <w:rFonts w:eastAsia="Times New Roman" w:cs="Times New Roman"/>
            <w:szCs w:val="24"/>
          </w:rPr>
          <w:t>.</w:t>
        </w:r>
      </w:ins>
      <w:r w:rsidRPr="00FF4F12">
        <w:rPr>
          <w:rFonts w:eastAsia="Times New Roman" w:cs="Times New Roman"/>
          <w:szCs w:val="24"/>
        </w:rPr>
        <w:t xml:space="preserve"> En este documento se sistematizaron datos específicos relacionados con el lugar de procedencia, el tipo de vivienda y la información general acerca de sus círculos sociales y de convivencia en el hogar, lo cual permitió comprender de manera integral las dinámicas familiares y sociales que inciden en su comportamiento y en las relaciones de convivencia escolar.</w:t>
      </w:r>
    </w:p>
    <w:p w14:paraId="5969BB0F" w14:textId="77777777" w:rsidR="00616D3D" w:rsidRPr="00FF4F12" w:rsidRDefault="00616D3D" w:rsidP="0022099E">
      <w:pPr>
        <w:jc w:val="both"/>
        <w:rPr>
          <w:rFonts w:eastAsia="Times New Roman" w:cs="Times New Roman"/>
          <w:color w:val="000000"/>
          <w:szCs w:val="24"/>
          <w:lang w:val="es-CO"/>
        </w:rPr>
      </w:pPr>
      <w:r w:rsidRPr="00FF4F12">
        <w:rPr>
          <w:rFonts w:eastAsia="Times New Roman" w:cs="Times New Roman"/>
          <w:color w:val="000000"/>
          <w:szCs w:val="24"/>
          <w:lang w:val="es-CO"/>
        </w:rPr>
        <w:t>Dicho documento se diligenció de manera individual con cada estudiante, mediante un proceso similar a una entrevista. Para facilitar la recolección de la información personal, se compartió una plantilla a través del grupo de WhatsApp de estudiantes y padres de familia, la cual fue diligenciada y posteriormente consignada en el cuaderno de Educación Física. Esta información fue puesta en conocimiento de las docentes investigadoras, quienes realizaron un registro fotográfico de cada estudiante y ubicaron la imagen en su respectiva ficha de registro.</w:t>
      </w:r>
    </w:p>
    <w:p w14:paraId="483A0DD5" w14:textId="4329E6E7" w:rsidR="00616D3D" w:rsidRPr="00FF4F12" w:rsidRDefault="00616D3D" w:rsidP="00616D3D">
      <w:pPr>
        <w:rPr>
          <w:rFonts w:eastAsia="Times New Roman" w:cs="Times New Roman"/>
          <w:color w:val="000000"/>
          <w:szCs w:val="24"/>
          <w:lang w:val="es-CO"/>
        </w:rPr>
      </w:pPr>
      <w:r w:rsidRPr="00FF4F12">
        <w:rPr>
          <w:rFonts w:eastAsia="Times New Roman" w:cs="Times New Roman"/>
          <w:color w:val="000000"/>
          <w:szCs w:val="24"/>
          <w:lang w:val="es-CO"/>
        </w:rPr>
        <w:t>Cada ficha incluyó datos como: nombres completos, número de documento de identidad, fecha de nacimiento, edad, tipo de sangre, información sobre hermanos, carné de salud, dirección de residencia y tipo de vivienda (rural o urbana), personas con quienes convive, así como actividades de liderazgo desempeñadas por el estudiante (representante, gestor de paz y comités a los que pertenece: convivencia, deportes, aseo, académico o bienestar). Asimismo, se registraron hobbies o preferencias, asignaturas favoritas, enfermedades y/o alergias, datos de la madre y del padre de familia (dirección y teléfono de contacto por separado, teniendo en cuenta que algunos estudiantes no conviven con ambos padres), además de preguntas generales relacionadas con su estado de ánimo y situación actual en el hogar. Finalmente, el instrumento contempló un apartado para el registro de observaciones correspondientes al primer, segundo y tercer periodo académico, relacionadas con el desempeño académico y comportamental de cada estudiante.</w:t>
      </w:r>
    </w:p>
    <w:p w14:paraId="763186FB" w14:textId="77777777" w:rsidR="00616D3D" w:rsidRPr="00FF4F12" w:rsidRDefault="00616D3D" w:rsidP="00616D3D">
      <w:pPr>
        <w:rPr>
          <w:rFonts w:eastAsia="Times New Roman" w:cs="Times New Roman"/>
          <w:color w:val="000000"/>
          <w:szCs w:val="24"/>
          <w:lang w:val="es-CO"/>
        </w:rPr>
      </w:pPr>
      <w:r w:rsidRPr="00FF4F12">
        <w:rPr>
          <w:rFonts w:eastAsia="Times New Roman" w:cs="Times New Roman"/>
          <w:color w:val="000000"/>
          <w:szCs w:val="24"/>
          <w:lang w:val="es-CO"/>
        </w:rPr>
        <w:t>De manera general, se podría afirmar que los estudiantes pertenecen a contextos familiares diversos. Algunos provienen de zonas urbanas y otros de zonas rurales, predominando hogares ubicados en veredas y barrios del municipio. Muchos de ellos habitan viviendas propias o familiares; sin embargo, también se identifican casos de viviendas prestadas o pertenecientes a abuelos, tíos o madrinas, lo cual refleja condiciones variables de estabilidad habitacional. En términos socioeconómicos, la mayoría de las familias se sostienen a través de trabajos informales como ventas, empleos temporales, labores agrícolas en jornales pagados “al diario”, oficios varios (aseo, ventas) y pequeños comercios relacionados con la extracción de leche y el cuidado del ganado. Estas condiciones implican jornadas extensas de trabajo para los adultos responsables y, en algunos casos, limitaciones económicas que inciden en la dinámica familiar. A pesar de ello, varios estudiantes manifiestan sentirse seguros en sus hogares y reconocen los esfuerzos de sus cuidadores por garantizar su bienestar.</w:t>
      </w:r>
    </w:p>
    <w:p w14:paraId="65144CE2" w14:textId="77777777" w:rsidR="00616D3D" w:rsidRPr="00FF4F12" w:rsidRDefault="00616D3D" w:rsidP="00616D3D">
      <w:pPr>
        <w:rPr>
          <w:rFonts w:eastAsia="Times New Roman" w:cs="Times New Roman"/>
          <w:color w:val="000000"/>
          <w:szCs w:val="24"/>
          <w:lang w:val="es-CO"/>
        </w:rPr>
      </w:pPr>
      <w:r w:rsidRPr="00FF4F12">
        <w:rPr>
          <w:rFonts w:eastAsia="Times New Roman" w:cs="Times New Roman"/>
          <w:color w:val="000000"/>
          <w:szCs w:val="24"/>
          <w:lang w:val="es-CO"/>
        </w:rPr>
        <w:t>El observador del estudiante como instrumento de recolección de información, facilitó identificar que los estudiantes conviven principalmente con sus madres, padres y hermanos; no obstante, en un número significativo de casos, hacen parte de núcleos familiares ampliados en los que comparten su vida cotidiana con abuelos, tíos u otros familiares cercanos. La figura materna se reconoce de manera recurrente como el principal referente de cuidado, acompañamiento y orientación, especialmente en aquellos hogares donde el padre no reside de forma permanente, se encuentra ausente por motivos laborales, procesos de separación, migración o no ha asumido el reconocimiento de la paternidad. Asimismo, los abuelos desempeñan un papel fundamental en la crianza y el sostenimiento emocional de varios estudiantes, consolidándose como figuras protectoras y de apoyo afectivo.</w:t>
      </w:r>
    </w:p>
    <w:p w14:paraId="56D66420" w14:textId="77777777" w:rsidR="00616D3D" w:rsidRPr="00FF4F12" w:rsidRDefault="00616D3D" w:rsidP="00616D3D">
      <w:pPr>
        <w:rPr>
          <w:rFonts w:eastAsia="Times New Roman" w:cs="Times New Roman"/>
          <w:color w:val="000000"/>
          <w:szCs w:val="24"/>
          <w:lang w:val="es-CO"/>
        </w:rPr>
      </w:pPr>
      <w:r w:rsidRPr="00FF4F12">
        <w:rPr>
          <w:rFonts w:eastAsia="Times New Roman" w:cs="Times New Roman"/>
          <w:color w:val="000000"/>
          <w:szCs w:val="24"/>
          <w:lang w:val="es-CO"/>
        </w:rPr>
        <w:t>La información recolectada permitió evidenciar que las dinámicas familiares presentan características diversas, que oscilan entre ambientes de diálogo, afecto, acompañamiento y apoyo mutuo, y otros marcados por conflictos constantes, discusiones frecuentes, consumo de alcohol y situaciones de violencia intrafamiliar. Estas condiciones generan en algunos estudiantes sentimientos de preocupación, inseguridad emocional, tristeza y estados de ánimo fluctuantes, los cuales se manifestaron de manera explícita durante los espacios de diálogo y entrevista. En varios relatos, los estudiantes expresaron su malestar emocional a través del llanto, los sollozos y silencios prolongados al narrar experiencias dolorosas vividas en sus hogares, especialmente aquellas relacionadas con el maltrato hacia la madre de familia, caracterizado por insultos, amenazas y agresiones físicas.</w:t>
      </w:r>
    </w:p>
    <w:p w14:paraId="03325DFA" w14:textId="01F67033" w:rsidR="00616D3D" w:rsidRDefault="00616D3D" w:rsidP="00616D3D">
      <w:pPr>
        <w:rPr>
          <w:rFonts w:eastAsia="Times New Roman" w:cs="Times New Roman"/>
          <w:color w:val="000000"/>
          <w:szCs w:val="24"/>
          <w:lang w:val="es-CO"/>
        </w:rPr>
      </w:pPr>
      <w:r w:rsidRPr="00FF4F12">
        <w:rPr>
          <w:rFonts w:eastAsia="Times New Roman" w:cs="Times New Roman"/>
          <w:color w:val="000000"/>
          <w:szCs w:val="24"/>
          <w:lang w:val="es-CO"/>
        </w:rPr>
        <w:t xml:space="preserve">De igual manera, este instrumento </w:t>
      </w:r>
      <w:del w:id="1349" w:author="Edu Fisica" w:date="2026-05-16T07:13:00Z">
        <w:r w:rsidRPr="00FF4F12">
          <w:rPr>
            <w:rFonts w:eastAsia="Times New Roman" w:cs="Times New Roman"/>
            <w:color w:val="000000"/>
            <w:szCs w:val="24"/>
            <w:lang w:val="es-CO"/>
          </w:rPr>
          <w:delText>facilit</w:delText>
        </w:r>
        <w:r w:rsidRPr="0022099E">
          <w:rPr>
            <w:rFonts w:eastAsia="Times New Roman" w:cs="Times New Roman"/>
            <w:color w:val="FF0000"/>
            <w:szCs w:val="24"/>
            <w:lang w:val="es-CO"/>
          </w:rPr>
          <w:delText>o</w:delText>
        </w:r>
      </w:del>
      <w:ins w:id="1350" w:author="Edu Fisica" w:date="2026-05-16T07:13:00Z">
        <w:r w:rsidRPr="00FF4F12">
          <w:rPr>
            <w:rFonts w:eastAsia="Times New Roman" w:cs="Times New Roman"/>
            <w:color w:val="000000"/>
            <w:szCs w:val="24"/>
            <w:lang w:val="es-CO"/>
          </w:rPr>
          <w:t>facilit</w:t>
        </w:r>
        <w:r w:rsidR="00C50822" w:rsidRPr="00C50822">
          <w:rPr>
            <w:rFonts w:eastAsia="Times New Roman" w:cs="Times New Roman"/>
            <w:szCs w:val="24"/>
            <w:lang w:val="es-CO"/>
          </w:rPr>
          <w:t>ó</w:t>
        </w:r>
      </w:ins>
      <w:r w:rsidRPr="00FF4F12">
        <w:rPr>
          <w:rFonts w:eastAsia="Times New Roman" w:cs="Times New Roman"/>
          <w:color w:val="000000"/>
          <w:szCs w:val="24"/>
          <w:lang w:val="es-CO"/>
        </w:rPr>
        <w:t xml:space="preserve"> un registro de casos en los que los conflictos familiares, como la separación o el divorcio de los padres, generaron un impacto significativo en la estabilidad emocional y el desempeño escolar. En uno de los relatos, un estudiante manifestó el profundo dolor que le produjo la separación de sus padres, al sentirse abandonado por su progenitor, quien se retiró del hogar de manera abrupta y se distanció de la familia. Esta experiencia derivó en cambios notables en su comportamiento, tales como el aislamiento social, la pérdida de interés por actividades recreativas y deportivas, el uso excesivo del teléfono celular y el descuido progresivo de sus responsabilidades académicas, lo que finalmente conllevó a la pérdida del año escolar. Estos hallazgos evidencian la relevancia del observador del estudiante como instrumento para comprender la relación existente entre el contexto familiar, el estado emocional y las dinámicas de convivencia y aprendizaje en el entorno escolar.</w:t>
      </w:r>
      <w:bookmarkStart w:id="1351" w:name="_Hlk227267582"/>
    </w:p>
    <w:p w14:paraId="663AF50B" w14:textId="77777777" w:rsidR="00616D3D" w:rsidRPr="00FF4F12" w:rsidRDefault="00616D3D" w:rsidP="00616D3D">
      <w:pPr>
        <w:rPr>
          <w:del w:id="1352" w:author="Edu Fisica" w:date="2026-05-16T07:13:00Z"/>
          <w:rFonts w:eastAsia="Times New Roman" w:cs="Times New Roman"/>
          <w:color w:val="000000"/>
          <w:szCs w:val="24"/>
          <w:lang w:val="es-CO"/>
        </w:rPr>
      </w:pPr>
    </w:p>
    <w:p w14:paraId="0458A49A" w14:textId="77777777" w:rsidR="006B6376" w:rsidRDefault="00616D3D" w:rsidP="00616D3D">
      <w:pPr>
        <w:pStyle w:val="Descripcin"/>
        <w:keepNext/>
        <w:rPr>
          <w:ins w:id="1353" w:author="Edu Fisica" w:date="2026-05-16T07:13:00Z"/>
          <w:rFonts w:cs="Times New Roman"/>
          <w:sz w:val="20"/>
          <w:szCs w:val="20"/>
        </w:rPr>
      </w:pPr>
      <w:bookmarkStart w:id="1354" w:name="_Toc227605693"/>
      <w:bookmarkStart w:id="1355" w:name="_Toc229133602"/>
      <w:bookmarkStart w:id="1356" w:name="_Toc227692990"/>
      <w:r w:rsidRPr="00C50822">
        <w:rPr>
          <w:sz w:val="20"/>
          <w:rPrChange w:id="1357" w:author="Edu Fisica" w:date="2026-05-16T07:13:00Z">
            <w:rPr/>
          </w:rPrChange>
        </w:rPr>
        <w:t xml:space="preserve">Tabla </w:t>
      </w:r>
      <w:r w:rsidRPr="00C50822">
        <w:rPr>
          <w:sz w:val="20"/>
          <w:rPrChange w:id="1358" w:author="Edu Fisica" w:date="2026-05-16T07:13:00Z">
            <w:rPr/>
          </w:rPrChange>
        </w:rPr>
        <w:fldChar w:fldCharType="begin"/>
      </w:r>
      <w:r w:rsidRPr="00C50822">
        <w:rPr>
          <w:sz w:val="20"/>
          <w:rPrChange w:id="1359" w:author="Edu Fisica" w:date="2026-05-16T07:13:00Z">
            <w:rPr/>
          </w:rPrChange>
        </w:rPr>
        <w:instrText xml:space="preserve"> SEQ Tabla \* ARABIC </w:instrText>
      </w:r>
      <w:r w:rsidRPr="00C50822">
        <w:rPr>
          <w:sz w:val="20"/>
          <w:rPrChange w:id="1360" w:author="Edu Fisica" w:date="2026-05-16T07:13:00Z">
            <w:rPr/>
          </w:rPrChange>
        </w:rPr>
        <w:fldChar w:fldCharType="separate"/>
      </w:r>
      <w:r w:rsidR="0072781F" w:rsidRPr="00C50822">
        <w:rPr>
          <w:sz w:val="20"/>
          <w:rPrChange w:id="1361" w:author="Edu Fisica" w:date="2026-05-16T07:13:00Z">
            <w:rPr/>
          </w:rPrChange>
        </w:rPr>
        <w:t>3</w:t>
      </w:r>
      <w:r w:rsidRPr="00C50822">
        <w:rPr>
          <w:sz w:val="20"/>
          <w:rPrChange w:id="1362" w:author="Edu Fisica" w:date="2026-05-16T07:13:00Z">
            <w:rPr/>
          </w:rPrChange>
        </w:rPr>
        <w:fldChar w:fldCharType="end"/>
      </w:r>
    </w:p>
    <w:p w14:paraId="2FC2960D" w14:textId="50F93AFC" w:rsidR="00616D3D" w:rsidRPr="00C50822" w:rsidRDefault="00616D3D" w:rsidP="00616D3D">
      <w:pPr>
        <w:pStyle w:val="Descripcin"/>
        <w:keepNext/>
        <w:rPr>
          <w:sz w:val="20"/>
          <w:rPrChange w:id="1363" w:author="Edu Fisica" w:date="2026-05-16T07:13:00Z">
            <w:rPr/>
          </w:rPrChange>
        </w:rPr>
      </w:pPr>
      <w:r w:rsidRPr="00C50822">
        <w:rPr>
          <w:sz w:val="20"/>
          <w:rPrChange w:id="1364" w:author="Edu Fisica" w:date="2026-05-16T07:13:00Z">
            <w:rPr/>
          </w:rPrChange>
        </w:rPr>
        <w:t xml:space="preserve"> Análisis de resultados - Observador del estudiante - Grado 6-1</w:t>
      </w:r>
      <w:bookmarkEnd w:id="1354"/>
      <w:bookmarkEnd w:id="1355"/>
      <w:bookmarkEnd w:id="1356"/>
    </w:p>
    <w:tbl>
      <w:tblPr>
        <w:tblStyle w:val="Tablanormal2"/>
        <w:tblW w:w="0" w:type="auto"/>
        <w:tblLook w:val="04A0" w:firstRow="1" w:lastRow="0" w:firstColumn="1" w:lastColumn="0" w:noHBand="0" w:noVBand="1"/>
        <w:tblPrChange w:id="1365" w:author="Edu Fisica" w:date="2026-05-16T07:13:00Z">
          <w:tblPr>
            <w:tblW w:w="0" w:type="auto"/>
            <w:jc w:val="center"/>
            <w:tblCellMar>
              <w:top w:w="15" w:type="dxa"/>
              <w:left w:w="15" w:type="dxa"/>
              <w:bottom w:w="15" w:type="dxa"/>
              <w:right w:w="15" w:type="dxa"/>
            </w:tblCellMar>
            <w:tblLook w:val="04A0" w:firstRow="1" w:lastRow="0" w:firstColumn="1" w:lastColumn="0" w:noHBand="0" w:noVBand="1"/>
          </w:tblPr>
        </w:tblPrChange>
      </w:tblPr>
      <w:tblGrid>
        <w:gridCol w:w="1550"/>
        <w:gridCol w:w="1416"/>
        <w:gridCol w:w="1139"/>
        <w:gridCol w:w="2126"/>
        <w:gridCol w:w="2876"/>
        <w:tblGridChange w:id="1366">
          <w:tblGrid>
            <w:gridCol w:w="1410"/>
            <w:gridCol w:w="1276"/>
            <w:gridCol w:w="1134"/>
            <w:gridCol w:w="2126"/>
            <w:gridCol w:w="2876"/>
          </w:tblGrid>
        </w:tblGridChange>
      </w:tblGrid>
      <w:tr w:rsidR="00616D3D" w:rsidRPr="00902D73" w14:paraId="2EF30E8F" w14:textId="77777777" w:rsidTr="00843D37">
        <w:trPr>
          <w:cnfStyle w:val="100000000000" w:firstRow="1" w:lastRow="0" w:firstColumn="0" w:lastColumn="0" w:oddVBand="0" w:evenVBand="0" w:oddHBand="0" w:evenHBand="0" w:firstRowFirstColumn="0" w:firstRowLastColumn="0" w:lastRowFirstColumn="0" w:lastRowLastColumn="0"/>
          <w:trHeight w:val="609"/>
          <w:trPrChange w:id="1367" w:author="Edu Fisica" w:date="2026-05-16T07:13:00Z">
            <w:trPr>
              <w:trHeight w:val="609"/>
              <w:jc w:val="center"/>
            </w:trPr>
          </w:trPrChange>
        </w:trPr>
        <w:tc>
          <w:tcPr>
            <w:cnfStyle w:val="001000000000" w:firstRow="0" w:lastRow="0" w:firstColumn="1" w:lastColumn="0" w:oddVBand="0" w:evenVBand="0" w:oddHBand="0" w:evenHBand="0" w:firstRowFirstColumn="0" w:firstRowLastColumn="0" w:lastRowFirstColumn="0" w:lastRowLastColumn="0"/>
            <w:tcW w:w="1410" w:type="dxa"/>
            <w:hideMark/>
            <w:tcPrChange w:id="1368" w:author="Edu Fisica" w:date="2026-05-16T07:13:00Z">
              <w:tcPr>
                <w:tcW w:w="1410" w:type="dxa"/>
                <w:tcBorders>
                  <w:top w:val="single" w:sz="6" w:space="0" w:color="000000"/>
                  <w:left w:val="single" w:sz="6" w:space="0" w:color="000000"/>
                  <w:bottom w:val="single" w:sz="6" w:space="0" w:color="000000"/>
                  <w:right w:val="single" w:sz="6" w:space="0" w:color="000000"/>
                </w:tcBorders>
                <w:hideMark/>
              </w:tcPr>
            </w:tcPrChange>
          </w:tcPr>
          <w:bookmarkEnd w:id="1351"/>
          <w:p w14:paraId="3E4C0163" w14:textId="77777777" w:rsidR="00616D3D" w:rsidRPr="00902D73" w:rsidRDefault="00616D3D" w:rsidP="00E06C30">
            <w:pPr>
              <w:spacing w:line="240" w:lineRule="auto"/>
              <w:ind w:left="-72" w:hanging="72"/>
              <w:jc w:val="center"/>
              <w:cnfStyle w:val="101000000000" w:firstRow="1" w:lastRow="0" w:firstColumn="1" w:lastColumn="0" w:oddVBand="0" w:evenVBand="0" w:oddHBand="0" w:evenHBand="0" w:firstRowFirstColumn="0" w:firstRowLastColumn="0" w:lastRowFirstColumn="0" w:lastRowLastColumn="0"/>
              <w:rPr>
                <w:b w:val="0"/>
                <w:sz w:val="20"/>
                <w:lang w:val="es-CO"/>
                <w:rPrChange w:id="1369" w:author="Edu Fisica" w:date="2026-05-16T07:13:00Z">
                  <w:rPr>
                    <w:sz w:val="16"/>
                    <w:lang w:val="es-CO"/>
                  </w:rPr>
                </w:rPrChange>
              </w:rPr>
            </w:pPr>
            <w:r w:rsidRPr="00902D73">
              <w:rPr>
                <w:color w:val="000000"/>
                <w:sz w:val="20"/>
                <w:lang w:val="es-CO"/>
                <w:rPrChange w:id="1370" w:author="Edu Fisica" w:date="2026-05-16T07:13:00Z">
                  <w:rPr>
                    <w:color w:val="000000"/>
                    <w:sz w:val="16"/>
                    <w:lang w:val="es-CO"/>
                  </w:rPr>
                </w:rPrChange>
              </w:rPr>
              <w:t>  Categoría de Análisis</w:t>
            </w:r>
          </w:p>
        </w:tc>
        <w:tc>
          <w:tcPr>
            <w:tcW w:w="1276" w:type="dxa"/>
            <w:hideMark/>
            <w:tcPrChange w:id="1371" w:author="Edu Fisica" w:date="2026-05-16T07:13:00Z">
              <w:tcPr>
                <w:tcW w:w="1276" w:type="dxa"/>
                <w:tcBorders>
                  <w:top w:val="single" w:sz="6" w:space="0" w:color="000000"/>
                  <w:left w:val="single" w:sz="6" w:space="0" w:color="000000"/>
                  <w:bottom w:val="single" w:sz="6" w:space="0" w:color="000000"/>
                  <w:right w:val="single" w:sz="6" w:space="0" w:color="000000"/>
                </w:tcBorders>
                <w:hideMark/>
              </w:tcPr>
            </w:tcPrChange>
          </w:tcPr>
          <w:p w14:paraId="04DDFAF8" w14:textId="77777777" w:rsidR="00616D3D" w:rsidRPr="00902D73" w:rsidRDefault="00616D3D" w:rsidP="00E06C3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sz w:val="20"/>
                <w:lang w:val="es-CO"/>
                <w:rPrChange w:id="1372" w:author="Edu Fisica" w:date="2026-05-16T07:13:00Z">
                  <w:rPr>
                    <w:sz w:val="16"/>
                    <w:lang w:val="es-CO"/>
                  </w:rPr>
                </w:rPrChange>
              </w:rPr>
            </w:pPr>
            <w:r w:rsidRPr="00902D73">
              <w:rPr>
                <w:color w:val="000000"/>
                <w:sz w:val="20"/>
                <w:lang w:val="es-CO"/>
                <w:rPrChange w:id="1373" w:author="Edu Fisica" w:date="2026-05-16T07:13:00Z">
                  <w:rPr>
                    <w:color w:val="000000"/>
                    <w:sz w:val="16"/>
                    <w:lang w:val="es-CO"/>
                  </w:rPr>
                </w:rPrChange>
              </w:rPr>
              <w:t>Subcategoría</w:t>
            </w:r>
          </w:p>
        </w:tc>
        <w:tc>
          <w:tcPr>
            <w:tcW w:w="1134" w:type="dxa"/>
            <w:hideMark/>
            <w:tcPrChange w:id="1374" w:author="Edu Fisica" w:date="2026-05-16T07:13:00Z">
              <w:tcPr>
                <w:tcW w:w="1134" w:type="dxa"/>
                <w:tcBorders>
                  <w:top w:val="single" w:sz="6" w:space="0" w:color="000000"/>
                  <w:left w:val="single" w:sz="6" w:space="0" w:color="000000"/>
                  <w:bottom w:val="single" w:sz="6" w:space="0" w:color="000000"/>
                  <w:right w:val="single" w:sz="6" w:space="0" w:color="000000"/>
                </w:tcBorders>
                <w:hideMark/>
              </w:tcPr>
            </w:tcPrChange>
          </w:tcPr>
          <w:p w14:paraId="52F1BD48" w14:textId="77777777" w:rsidR="00616D3D" w:rsidRPr="00902D73" w:rsidRDefault="00616D3D" w:rsidP="00E06C3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sz w:val="20"/>
                <w:lang w:val="es-CO"/>
                <w:rPrChange w:id="1375" w:author="Edu Fisica" w:date="2026-05-16T07:13:00Z">
                  <w:rPr>
                    <w:sz w:val="16"/>
                    <w:lang w:val="es-CO"/>
                  </w:rPr>
                </w:rPrChange>
              </w:rPr>
            </w:pPr>
            <w:r w:rsidRPr="00902D73">
              <w:rPr>
                <w:color w:val="000000"/>
                <w:sz w:val="20"/>
                <w:lang w:val="es-CO"/>
                <w:rPrChange w:id="1376" w:author="Edu Fisica" w:date="2026-05-16T07:13:00Z">
                  <w:rPr>
                    <w:color w:val="000000"/>
                    <w:sz w:val="16"/>
                    <w:lang w:val="es-CO"/>
                  </w:rPr>
                </w:rPrChange>
              </w:rPr>
              <w:t>Código del Estudiante</w:t>
            </w:r>
          </w:p>
        </w:tc>
        <w:tc>
          <w:tcPr>
            <w:tcW w:w="2126" w:type="dxa"/>
            <w:hideMark/>
            <w:tcPrChange w:id="1377" w:author="Edu Fisica" w:date="2026-05-16T07:13:00Z">
              <w:tcPr>
                <w:tcW w:w="2126" w:type="dxa"/>
                <w:tcBorders>
                  <w:top w:val="single" w:sz="6" w:space="0" w:color="000000"/>
                  <w:left w:val="single" w:sz="6" w:space="0" w:color="000000"/>
                  <w:bottom w:val="single" w:sz="6" w:space="0" w:color="000000"/>
                  <w:right w:val="single" w:sz="6" w:space="0" w:color="000000"/>
                </w:tcBorders>
                <w:hideMark/>
              </w:tcPr>
            </w:tcPrChange>
          </w:tcPr>
          <w:p w14:paraId="1EF74E0C" w14:textId="77777777" w:rsidR="00616D3D" w:rsidRPr="00902D73" w:rsidRDefault="00616D3D" w:rsidP="00E06C3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sz w:val="20"/>
                <w:lang w:val="es-CO"/>
                <w:rPrChange w:id="1378" w:author="Edu Fisica" w:date="2026-05-16T07:13:00Z">
                  <w:rPr>
                    <w:sz w:val="16"/>
                    <w:lang w:val="es-CO"/>
                  </w:rPr>
                </w:rPrChange>
              </w:rPr>
            </w:pPr>
            <w:r w:rsidRPr="00902D73">
              <w:rPr>
                <w:color w:val="000000"/>
                <w:sz w:val="20"/>
                <w:lang w:val="es-CO"/>
                <w:rPrChange w:id="1379" w:author="Edu Fisica" w:date="2026-05-16T07:13:00Z">
                  <w:rPr>
                    <w:color w:val="000000"/>
                    <w:sz w:val="16"/>
                    <w:lang w:val="es-CO"/>
                  </w:rPr>
                </w:rPrChange>
              </w:rPr>
              <w:t>Evidencia Textual (Cita del Observador)</w:t>
            </w:r>
          </w:p>
        </w:tc>
        <w:tc>
          <w:tcPr>
            <w:tcW w:w="2876" w:type="dxa"/>
            <w:hideMark/>
            <w:tcPrChange w:id="1380" w:author="Edu Fisica" w:date="2026-05-16T07:13:00Z">
              <w:tcPr>
                <w:tcW w:w="2876" w:type="dxa"/>
                <w:tcBorders>
                  <w:top w:val="single" w:sz="6" w:space="0" w:color="000000"/>
                  <w:left w:val="single" w:sz="6" w:space="0" w:color="000000"/>
                  <w:bottom w:val="single" w:sz="6" w:space="0" w:color="000000"/>
                  <w:right w:val="single" w:sz="6" w:space="0" w:color="000000"/>
                </w:tcBorders>
                <w:hideMark/>
              </w:tcPr>
            </w:tcPrChange>
          </w:tcPr>
          <w:p w14:paraId="1079E280" w14:textId="77777777" w:rsidR="00616D3D" w:rsidRPr="00902D73" w:rsidRDefault="00616D3D" w:rsidP="00E06C3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sz w:val="20"/>
                <w:lang w:val="es-CO"/>
                <w:rPrChange w:id="1381" w:author="Edu Fisica" w:date="2026-05-16T07:13:00Z">
                  <w:rPr>
                    <w:sz w:val="16"/>
                    <w:lang w:val="es-CO"/>
                  </w:rPr>
                </w:rPrChange>
              </w:rPr>
            </w:pPr>
            <w:r w:rsidRPr="00902D73">
              <w:rPr>
                <w:color w:val="000000"/>
                <w:sz w:val="20"/>
                <w:lang w:val="es-CO"/>
                <w:rPrChange w:id="1382" w:author="Edu Fisica" w:date="2026-05-16T07:13:00Z">
                  <w:rPr>
                    <w:color w:val="000000"/>
                    <w:sz w:val="16"/>
                    <w:lang w:val="es-CO"/>
                  </w:rPr>
                </w:rPrChange>
              </w:rPr>
              <w:t>Interpretación Pedagógica</w:t>
            </w:r>
          </w:p>
        </w:tc>
      </w:tr>
      <w:tr w:rsidR="00616D3D" w:rsidRPr="00902D73" w14:paraId="0B44E9F8" w14:textId="77777777" w:rsidTr="00843D37">
        <w:trPr>
          <w:cnfStyle w:val="000000100000" w:firstRow="0" w:lastRow="0" w:firstColumn="0" w:lastColumn="0" w:oddVBand="0" w:evenVBand="0" w:oddHBand="1" w:evenHBand="0" w:firstRowFirstColumn="0" w:firstRowLastColumn="0" w:lastRowFirstColumn="0" w:lastRowLastColumn="0"/>
          <w:trHeight w:val="1054"/>
          <w:trPrChange w:id="1383" w:author="Edu Fisica" w:date="2026-05-16T07:13:00Z">
            <w:trPr>
              <w:trHeight w:val="1054"/>
              <w:jc w:val="center"/>
            </w:trPr>
          </w:trPrChange>
        </w:trPr>
        <w:tc>
          <w:tcPr>
            <w:cnfStyle w:val="001000000000" w:firstRow="0" w:lastRow="0" w:firstColumn="1" w:lastColumn="0" w:oddVBand="0" w:evenVBand="0" w:oddHBand="0" w:evenHBand="0" w:firstRowFirstColumn="0" w:firstRowLastColumn="0" w:lastRowFirstColumn="0" w:lastRowLastColumn="0"/>
            <w:tcW w:w="1410" w:type="dxa"/>
            <w:hideMark/>
            <w:tcPrChange w:id="1384" w:author="Edu Fisica" w:date="2026-05-16T07:13:00Z">
              <w:tcPr>
                <w:tcW w:w="1410" w:type="dxa"/>
                <w:tcBorders>
                  <w:top w:val="single" w:sz="6" w:space="0" w:color="000000"/>
                  <w:left w:val="single" w:sz="6" w:space="0" w:color="000000"/>
                  <w:bottom w:val="single" w:sz="6" w:space="0" w:color="000000"/>
                  <w:right w:val="single" w:sz="6" w:space="0" w:color="000000"/>
                </w:tcBorders>
                <w:hideMark/>
              </w:tcPr>
            </w:tcPrChange>
          </w:tcPr>
          <w:p w14:paraId="3D82576B" w14:textId="77777777" w:rsidR="00616D3D" w:rsidRPr="00902D73" w:rsidRDefault="00616D3D"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sz w:val="20"/>
                <w:lang w:val="es-CO"/>
                <w:rPrChange w:id="1385" w:author="Edu Fisica" w:date="2026-05-16T07:13:00Z">
                  <w:rPr>
                    <w:sz w:val="16"/>
                    <w:lang w:val="es-CO"/>
                  </w:rPr>
                </w:rPrChange>
              </w:rPr>
            </w:pPr>
            <w:r w:rsidRPr="00902D73">
              <w:rPr>
                <w:color w:val="000000"/>
                <w:sz w:val="20"/>
                <w:lang w:val="es-CO"/>
                <w:rPrChange w:id="1386" w:author="Edu Fisica" w:date="2026-05-16T07:13:00Z">
                  <w:rPr>
                    <w:color w:val="000000"/>
                    <w:sz w:val="16"/>
                    <w:lang w:val="es-CO"/>
                  </w:rPr>
                </w:rPrChange>
              </w:rPr>
              <w:t>Contexto Socio-Familiar</w:t>
            </w:r>
          </w:p>
        </w:tc>
        <w:tc>
          <w:tcPr>
            <w:tcW w:w="1276" w:type="dxa"/>
            <w:hideMark/>
            <w:tcPrChange w:id="1387" w:author="Edu Fisica" w:date="2026-05-16T07:13:00Z">
              <w:tcPr>
                <w:tcW w:w="1276" w:type="dxa"/>
                <w:tcBorders>
                  <w:top w:val="single" w:sz="6" w:space="0" w:color="000000"/>
                  <w:left w:val="single" w:sz="6" w:space="0" w:color="000000"/>
                  <w:bottom w:val="single" w:sz="6" w:space="0" w:color="000000"/>
                  <w:right w:val="single" w:sz="6" w:space="0" w:color="000000"/>
                </w:tcBorders>
                <w:hideMark/>
              </w:tcPr>
            </w:tcPrChange>
          </w:tcPr>
          <w:p w14:paraId="4C608B0C" w14:textId="77777777" w:rsidR="00616D3D" w:rsidRPr="00902D73" w:rsidRDefault="00616D3D"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sz w:val="20"/>
                <w:lang w:val="es-CO"/>
                <w:rPrChange w:id="1388" w:author="Edu Fisica" w:date="2026-05-16T07:13:00Z">
                  <w:rPr>
                    <w:sz w:val="16"/>
                    <w:lang w:val="es-CO"/>
                  </w:rPr>
                </w:rPrChange>
              </w:rPr>
            </w:pPr>
            <w:r w:rsidRPr="00902D73">
              <w:rPr>
                <w:color w:val="000000"/>
                <w:sz w:val="20"/>
                <w:lang w:val="es-CO"/>
                <w:rPrChange w:id="1389" w:author="Edu Fisica" w:date="2026-05-16T07:13:00Z">
                  <w:rPr>
                    <w:color w:val="000000"/>
                    <w:sz w:val="16"/>
                    <w:lang w:val="es-CO"/>
                  </w:rPr>
                </w:rPrChange>
              </w:rPr>
              <w:t>Percepción de Seguridad y Vínculos</w:t>
            </w:r>
          </w:p>
        </w:tc>
        <w:tc>
          <w:tcPr>
            <w:tcW w:w="1134" w:type="dxa"/>
            <w:hideMark/>
            <w:tcPrChange w:id="1390" w:author="Edu Fisica" w:date="2026-05-16T07:13:00Z">
              <w:tcPr>
                <w:tcW w:w="1134" w:type="dxa"/>
                <w:tcBorders>
                  <w:top w:val="single" w:sz="6" w:space="0" w:color="000000"/>
                  <w:left w:val="single" w:sz="6" w:space="0" w:color="000000"/>
                  <w:bottom w:val="single" w:sz="6" w:space="0" w:color="000000"/>
                  <w:right w:val="single" w:sz="6" w:space="0" w:color="000000"/>
                </w:tcBorders>
                <w:hideMark/>
              </w:tcPr>
            </w:tcPrChange>
          </w:tcPr>
          <w:p w14:paraId="2EC329C5" w14:textId="77777777" w:rsidR="00616D3D" w:rsidRPr="00902D73" w:rsidRDefault="00616D3D"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sz w:val="20"/>
                <w:lang w:val="es-CO"/>
                <w:rPrChange w:id="1391" w:author="Edu Fisica" w:date="2026-05-16T07:13:00Z">
                  <w:rPr>
                    <w:sz w:val="16"/>
                    <w:lang w:val="es-CO"/>
                  </w:rPr>
                </w:rPrChange>
              </w:rPr>
            </w:pPr>
            <w:proofErr w:type="spellStart"/>
            <w:r w:rsidRPr="00902D73">
              <w:rPr>
                <w:color w:val="000000"/>
                <w:sz w:val="20"/>
                <w:lang w:val="es-CO"/>
                <w:rPrChange w:id="1392" w:author="Edu Fisica" w:date="2026-05-16T07:13:00Z">
                  <w:rPr>
                    <w:color w:val="000000"/>
                    <w:sz w:val="16"/>
                    <w:lang w:val="es-CO"/>
                  </w:rPr>
                </w:rPrChange>
              </w:rPr>
              <w:t>Est</w:t>
            </w:r>
            <w:proofErr w:type="spellEnd"/>
            <w:r w:rsidRPr="00902D73">
              <w:rPr>
                <w:color w:val="000000"/>
                <w:sz w:val="20"/>
                <w:lang w:val="es-CO"/>
                <w:rPrChange w:id="1393" w:author="Edu Fisica" w:date="2026-05-16T07:13:00Z">
                  <w:rPr>
                    <w:color w:val="000000"/>
                    <w:sz w:val="16"/>
                    <w:lang w:val="es-CO"/>
                  </w:rPr>
                </w:rPrChange>
              </w:rPr>
              <w:t>. 001</w:t>
            </w:r>
          </w:p>
        </w:tc>
        <w:tc>
          <w:tcPr>
            <w:tcW w:w="2126" w:type="dxa"/>
            <w:hideMark/>
            <w:tcPrChange w:id="1394" w:author="Edu Fisica" w:date="2026-05-16T07:13:00Z">
              <w:tcPr>
                <w:tcW w:w="2126" w:type="dxa"/>
                <w:tcBorders>
                  <w:top w:val="single" w:sz="6" w:space="0" w:color="000000"/>
                  <w:left w:val="single" w:sz="6" w:space="0" w:color="000000"/>
                  <w:bottom w:val="single" w:sz="6" w:space="0" w:color="000000"/>
                  <w:right w:val="single" w:sz="6" w:space="0" w:color="000000"/>
                </w:tcBorders>
                <w:hideMark/>
              </w:tcPr>
            </w:tcPrChange>
          </w:tcPr>
          <w:p w14:paraId="10263F50" w14:textId="77777777" w:rsidR="00616D3D" w:rsidRPr="00902D73" w:rsidRDefault="00616D3D"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sz w:val="20"/>
                <w:lang w:val="es-CO"/>
                <w:rPrChange w:id="1395" w:author="Edu Fisica" w:date="2026-05-16T07:13:00Z">
                  <w:rPr>
                    <w:sz w:val="16"/>
                    <w:lang w:val="es-CO"/>
                  </w:rPr>
                </w:rPrChange>
              </w:rPr>
            </w:pPr>
            <w:r w:rsidRPr="00902D73">
              <w:rPr>
                <w:color w:val="000000"/>
                <w:sz w:val="20"/>
                <w:lang w:val="es-CO"/>
                <w:rPrChange w:id="1396" w:author="Edu Fisica" w:date="2026-05-16T07:13:00Z">
                  <w:rPr>
                    <w:color w:val="000000"/>
                    <w:sz w:val="16"/>
                    <w:lang w:val="es-CO"/>
                  </w:rPr>
                </w:rPrChange>
              </w:rPr>
              <w:t>"Se siente seguro en su casa, la relación con el padre es buena a pesar de que no viven juntos"</w:t>
            </w:r>
          </w:p>
        </w:tc>
        <w:tc>
          <w:tcPr>
            <w:tcW w:w="2876" w:type="dxa"/>
            <w:hideMark/>
            <w:tcPrChange w:id="1397" w:author="Edu Fisica" w:date="2026-05-16T07:13:00Z">
              <w:tcPr>
                <w:tcW w:w="2876" w:type="dxa"/>
                <w:tcBorders>
                  <w:top w:val="single" w:sz="6" w:space="0" w:color="000000"/>
                  <w:left w:val="single" w:sz="6" w:space="0" w:color="000000"/>
                  <w:bottom w:val="single" w:sz="6" w:space="0" w:color="000000"/>
                  <w:right w:val="single" w:sz="6" w:space="0" w:color="000000"/>
                </w:tcBorders>
                <w:hideMark/>
              </w:tcPr>
            </w:tcPrChange>
          </w:tcPr>
          <w:p w14:paraId="2657A440" w14:textId="77777777" w:rsidR="00616D3D" w:rsidRPr="00902D73" w:rsidRDefault="00616D3D"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sz w:val="20"/>
                <w:lang w:val="es-CO"/>
                <w:rPrChange w:id="1398" w:author="Edu Fisica" w:date="2026-05-16T07:13:00Z">
                  <w:rPr>
                    <w:sz w:val="16"/>
                    <w:lang w:val="es-CO"/>
                  </w:rPr>
                </w:rPrChange>
              </w:rPr>
            </w:pPr>
            <w:r w:rsidRPr="00902D73">
              <w:rPr>
                <w:color w:val="000000"/>
                <w:sz w:val="20"/>
                <w:lang w:val="es-CO"/>
                <w:rPrChange w:id="1399" w:author="Edu Fisica" w:date="2026-05-16T07:13:00Z">
                  <w:rPr>
                    <w:color w:val="000000"/>
                    <w:sz w:val="16"/>
                    <w:lang w:val="es-CO"/>
                  </w:rPr>
                </w:rPrChange>
              </w:rPr>
              <w:t>El entorno familiar, aunque no sea nuclear, se percibe como un espacio protector que brinda estabilidad emocional.</w:t>
            </w:r>
          </w:p>
        </w:tc>
      </w:tr>
      <w:tr w:rsidR="00616D3D" w:rsidRPr="00902D73" w14:paraId="38E139AC" w14:textId="77777777" w:rsidTr="00843D37">
        <w:trPr>
          <w:trPrChange w:id="1400" w:author="Edu Fisica" w:date="2026-05-16T07:13:00Z">
            <w:trPr>
              <w:jc w:val="center"/>
            </w:trPr>
          </w:trPrChange>
        </w:trPr>
        <w:tc>
          <w:tcPr>
            <w:cnfStyle w:val="001000000000" w:firstRow="0" w:lastRow="0" w:firstColumn="1" w:lastColumn="0" w:oddVBand="0" w:evenVBand="0" w:oddHBand="0" w:evenHBand="0" w:firstRowFirstColumn="0" w:firstRowLastColumn="0" w:lastRowFirstColumn="0" w:lastRowLastColumn="0"/>
            <w:tcW w:w="1410" w:type="dxa"/>
            <w:hideMark/>
            <w:tcPrChange w:id="1401" w:author="Edu Fisica" w:date="2026-05-16T07:13:00Z">
              <w:tcPr>
                <w:tcW w:w="1410" w:type="dxa"/>
                <w:tcBorders>
                  <w:top w:val="single" w:sz="6" w:space="0" w:color="000000"/>
                  <w:left w:val="single" w:sz="6" w:space="0" w:color="000000"/>
                  <w:bottom w:val="single" w:sz="6" w:space="0" w:color="000000"/>
                  <w:right w:val="single" w:sz="6" w:space="0" w:color="000000"/>
                </w:tcBorders>
                <w:hideMark/>
              </w:tcPr>
            </w:tcPrChange>
          </w:tcPr>
          <w:p w14:paraId="6DD083D7" w14:textId="77777777" w:rsidR="00616D3D" w:rsidRPr="00902D73" w:rsidRDefault="00616D3D" w:rsidP="00E06C30">
            <w:pPr>
              <w:spacing w:line="240" w:lineRule="auto"/>
              <w:ind w:firstLine="0"/>
              <w:rPr>
                <w:sz w:val="20"/>
                <w:lang w:val="es-CO"/>
                <w:rPrChange w:id="1402" w:author="Edu Fisica" w:date="2026-05-16T07:13:00Z">
                  <w:rPr>
                    <w:sz w:val="16"/>
                    <w:lang w:val="es-CO"/>
                  </w:rPr>
                </w:rPrChange>
              </w:rPr>
            </w:pPr>
          </w:p>
        </w:tc>
        <w:tc>
          <w:tcPr>
            <w:tcW w:w="1276" w:type="dxa"/>
            <w:hideMark/>
            <w:tcPrChange w:id="1403" w:author="Edu Fisica" w:date="2026-05-16T07:13:00Z">
              <w:tcPr>
                <w:tcW w:w="1276" w:type="dxa"/>
                <w:tcBorders>
                  <w:top w:val="single" w:sz="6" w:space="0" w:color="000000"/>
                  <w:left w:val="single" w:sz="6" w:space="0" w:color="000000"/>
                  <w:bottom w:val="single" w:sz="6" w:space="0" w:color="000000"/>
                  <w:right w:val="single" w:sz="6" w:space="0" w:color="000000"/>
                </w:tcBorders>
                <w:hideMark/>
              </w:tcPr>
            </w:tcPrChange>
          </w:tcPr>
          <w:p w14:paraId="735ECA82" w14:textId="77777777" w:rsidR="00616D3D" w:rsidRPr="00902D73" w:rsidRDefault="00616D3D"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sz w:val="20"/>
                <w:lang w:val="es-CO"/>
                <w:rPrChange w:id="1404" w:author="Edu Fisica" w:date="2026-05-16T07:13:00Z">
                  <w:rPr>
                    <w:sz w:val="16"/>
                    <w:lang w:val="es-CO"/>
                  </w:rPr>
                </w:rPrChange>
              </w:rPr>
            </w:pPr>
            <w:r w:rsidRPr="00902D73">
              <w:rPr>
                <w:color w:val="000000"/>
                <w:sz w:val="20"/>
                <w:lang w:val="es-CO"/>
                <w:rPrChange w:id="1405" w:author="Edu Fisica" w:date="2026-05-16T07:13:00Z">
                  <w:rPr>
                    <w:color w:val="000000"/>
                    <w:sz w:val="16"/>
                    <w:lang w:val="es-CO"/>
                  </w:rPr>
                </w:rPrChange>
              </w:rPr>
              <w:t>Factores de Riesgo Familiar</w:t>
            </w:r>
          </w:p>
        </w:tc>
        <w:tc>
          <w:tcPr>
            <w:tcW w:w="1134" w:type="dxa"/>
            <w:hideMark/>
            <w:tcPrChange w:id="1406" w:author="Edu Fisica" w:date="2026-05-16T07:13:00Z">
              <w:tcPr>
                <w:tcW w:w="1134" w:type="dxa"/>
                <w:tcBorders>
                  <w:top w:val="single" w:sz="6" w:space="0" w:color="000000"/>
                  <w:left w:val="single" w:sz="6" w:space="0" w:color="000000"/>
                  <w:bottom w:val="single" w:sz="6" w:space="0" w:color="000000"/>
                  <w:right w:val="single" w:sz="6" w:space="0" w:color="000000"/>
                </w:tcBorders>
                <w:hideMark/>
              </w:tcPr>
            </w:tcPrChange>
          </w:tcPr>
          <w:p w14:paraId="168BE3BA" w14:textId="77777777" w:rsidR="00616D3D" w:rsidRPr="00902D73" w:rsidRDefault="00616D3D"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sz w:val="20"/>
                <w:lang w:val="es-CO"/>
                <w:rPrChange w:id="1407" w:author="Edu Fisica" w:date="2026-05-16T07:13:00Z">
                  <w:rPr>
                    <w:sz w:val="16"/>
                    <w:lang w:val="es-CO"/>
                  </w:rPr>
                </w:rPrChange>
              </w:rPr>
            </w:pPr>
            <w:proofErr w:type="spellStart"/>
            <w:r w:rsidRPr="00902D73">
              <w:rPr>
                <w:color w:val="000000"/>
                <w:sz w:val="20"/>
                <w:lang w:val="es-CO"/>
                <w:rPrChange w:id="1408" w:author="Edu Fisica" w:date="2026-05-16T07:13:00Z">
                  <w:rPr>
                    <w:color w:val="000000"/>
                    <w:sz w:val="16"/>
                    <w:lang w:val="es-CO"/>
                  </w:rPr>
                </w:rPrChange>
              </w:rPr>
              <w:t>Est</w:t>
            </w:r>
            <w:proofErr w:type="spellEnd"/>
            <w:r w:rsidRPr="00902D73">
              <w:rPr>
                <w:color w:val="000000"/>
                <w:sz w:val="20"/>
                <w:lang w:val="es-CO"/>
                <w:rPrChange w:id="1409" w:author="Edu Fisica" w:date="2026-05-16T07:13:00Z">
                  <w:rPr>
                    <w:color w:val="000000"/>
                    <w:sz w:val="16"/>
                    <w:lang w:val="es-CO"/>
                  </w:rPr>
                </w:rPrChange>
              </w:rPr>
              <w:t>. 002</w:t>
            </w:r>
          </w:p>
        </w:tc>
        <w:tc>
          <w:tcPr>
            <w:tcW w:w="2126" w:type="dxa"/>
            <w:hideMark/>
            <w:tcPrChange w:id="1410" w:author="Edu Fisica" w:date="2026-05-16T07:13:00Z">
              <w:tcPr>
                <w:tcW w:w="2126" w:type="dxa"/>
                <w:tcBorders>
                  <w:top w:val="single" w:sz="6" w:space="0" w:color="000000"/>
                  <w:left w:val="single" w:sz="6" w:space="0" w:color="000000"/>
                  <w:bottom w:val="single" w:sz="6" w:space="0" w:color="000000"/>
                  <w:right w:val="single" w:sz="6" w:space="0" w:color="000000"/>
                </w:tcBorders>
                <w:hideMark/>
              </w:tcPr>
            </w:tcPrChange>
          </w:tcPr>
          <w:p w14:paraId="0FAC0BD9" w14:textId="77777777" w:rsidR="00616D3D" w:rsidRPr="00902D73" w:rsidRDefault="00616D3D"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sz w:val="20"/>
                <w:lang w:val="es-CO"/>
                <w:rPrChange w:id="1411" w:author="Edu Fisica" w:date="2026-05-16T07:13:00Z">
                  <w:rPr>
                    <w:sz w:val="16"/>
                    <w:lang w:val="es-CO"/>
                  </w:rPr>
                </w:rPrChange>
              </w:rPr>
            </w:pPr>
            <w:r w:rsidRPr="00902D73">
              <w:rPr>
                <w:color w:val="000000"/>
                <w:sz w:val="20"/>
                <w:lang w:val="es-CO"/>
                <w:rPrChange w:id="1412" w:author="Edu Fisica" w:date="2026-05-16T07:13:00Z">
                  <w:rPr>
                    <w:color w:val="000000"/>
                    <w:sz w:val="16"/>
                    <w:lang w:val="es-CO"/>
                  </w:rPr>
                </w:rPrChange>
              </w:rPr>
              <w:t>"Maltrato familiar"</w:t>
            </w:r>
          </w:p>
        </w:tc>
        <w:tc>
          <w:tcPr>
            <w:tcW w:w="2876" w:type="dxa"/>
            <w:hideMark/>
            <w:tcPrChange w:id="1413" w:author="Edu Fisica" w:date="2026-05-16T07:13:00Z">
              <w:tcPr>
                <w:tcW w:w="2876" w:type="dxa"/>
                <w:tcBorders>
                  <w:top w:val="single" w:sz="6" w:space="0" w:color="000000"/>
                  <w:left w:val="single" w:sz="6" w:space="0" w:color="000000"/>
                  <w:bottom w:val="single" w:sz="6" w:space="0" w:color="000000"/>
                  <w:right w:val="single" w:sz="6" w:space="0" w:color="000000"/>
                </w:tcBorders>
                <w:hideMark/>
              </w:tcPr>
            </w:tcPrChange>
          </w:tcPr>
          <w:p w14:paraId="564F3CED" w14:textId="77777777" w:rsidR="00616D3D" w:rsidRPr="00902D73" w:rsidRDefault="00616D3D"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sz w:val="20"/>
                <w:lang w:val="es-CO"/>
                <w:rPrChange w:id="1414" w:author="Edu Fisica" w:date="2026-05-16T07:13:00Z">
                  <w:rPr>
                    <w:sz w:val="16"/>
                    <w:lang w:val="es-CO"/>
                  </w:rPr>
                </w:rPrChange>
              </w:rPr>
            </w:pPr>
            <w:r w:rsidRPr="00902D73">
              <w:rPr>
                <w:color w:val="000000"/>
                <w:sz w:val="20"/>
                <w:lang w:val="es-CO"/>
                <w:rPrChange w:id="1415" w:author="Edu Fisica" w:date="2026-05-16T07:13:00Z">
                  <w:rPr>
                    <w:color w:val="000000"/>
                    <w:sz w:val="16"/>
                    <w:lang w:val="es-CO"/>
                  </w:rPr>
                </w:rPrChange>
              </w:rPr>
              <w:t>La presencia de violencia en el hogar actúa como un condicionante negativo para el desarrollo integral del menor.</w:t>
            </w:r>
          </w:p>
        </w:tc>
      </w:tr>
      <w:tr w:rsidR="00616D3D" w:rsidRPr="00902D73" w14:paraId="2C98C11F" w14:textId="77777777" w:rsidTr="00843D37">
        <w:trPr>
          <w:cnfStyle w:val="000000100000" w:firstRow="0" w:lastRow="0" w:firstColumn="0" w:lastColumn="0" w:oddVBand="0" w:evenVBand="0" w:oddHBand="1" w:evenHBand="0" w:firstRowFirstColumn="0" w:firstRowLastColumn="0" w:lastRowFirstColumn="0" w:lastRowLastColumn="0"/>
          <w:trPrChange w:id="1416" w:author="Edu Fisica" w:date="2026-05-16T07:13:00Z">
            <w:trPr>
              <w:jc w:val="center"/>
            </w:trPr>
          </w:trPrChange>
        </w:trPr>
        <w:tc>
          <w:tcPr>
            <w:cnfStyle w:val="001000000000" w:firstRow="0" w:lastRow="0" w:firstColumn="1" w:lastColumn="0" w:oddVBand="0" w:evenVBand="0" w:oddHBand="0" w:evenHBand="0" w:firstRowFirstColumn="0" w:firstRowLastColumn="0" w:lastRowFirstColumn="0" w:lastRowLastColumn="0"/>
            <w:tcW w:w="1410" w:type="dxa"/>
            <w:hideMark/>
            <w:tcPrChange w:id="1417" w:author="Edu Fisica" w:date="2026-05-16T07:13:00Z">
              <w:tcPr>
                <w:tcW w:w="1410" w:type="dxa"/>
                <w:tcBorders>
                  <w:top w:val="single" w:sz="6" w:space="0" w:color="000000"/>
                  <w:left w:val="single" w:sz="6" w:space="0" w:color="000000"/>
                  <w:bottom w:val="single" w:sz="6" w:space="0" w:color="000000"/>
                  <w:right w:val="single" w:sz="6" w:space="0" w:color="000000"/>
                </w:tcBorders>
                <w:hideMark/>
              </w:tcPr>
            </w:tcPrChange>
          </w:tcPr>
          <w:p w14:paraId="336E52B4" w14:textId="77777777" w:rsidR="00616D3D" w:rsidRPr="00902D73" w:rsidRDefault="00616D3D"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sz w:val="20"/>
                <w:lang w:val="es-CO"/>
                <w:rPrChange w:id="1418" w:author="Edu Fisica" w:date="2026-05-16T07:13:00Z">
                  <w:rPr>
                    <w:sz w:val="16"/>
                    <w:lang w:val="es-CO"/>
                  </w:rPr>
                </w:rPrChange>
              </w:rPr>
            </w:pPr>
            <w:r w:rsidRPr="00902D73">
              <w:rPr>
                <w:color w:val="000000"/>
                <w:sz w:val="20"/>
                <w:lang w:val="es-CO"/>
                <w:rPrChange w:id="1419" w:author="Edu Fisica" w:date="2026-05-16T07:13:00Z">
                  <w:rPr>
                    <w:color w:val="000000"/>
                    <w:sz w:val="16"/>
                    <w:lang w:val="es-CO"/>
                  </w:rPr>
                </w:rPrChange>
              </w:rPr>
              <w:t>Liderazgo y Relaciones Interpersonales</w:t>
            </w:r>
          </w:p>
        </w:tc>
        <w:tc>
          <w:tcPr>
            <w:tcW w:w="1276" w:type="dxa"/>
            <w:hideMark/>
            <w:tcPrChange w:id="1420" w:author="Edu Fisica" w:date="2026-05-16T07:13:00Z">
              <w:tcPr>
                <w:tcW w:w="1276" w:type="dxa"/>
                <w:tcBorders>
                  <w:top w:val="single" w:sz="6" w:space="0" w:color="000000"/>
                  <w:left w:val="single" w:sz="6" w:space="0" w:color="000000"/>
                  <w:bottom w:val="single" w:sz="6" w:space="0" w:color="000000"/>
                  <w:right w:val="single" w:sz="6" w:space="0" w:color="000000"/>
                </w:tcBorders>
                <w:hideMark/>
              </w:tcPr>
            </w:tcPrChange>
          </w:tcPr>
          <w:p w14:paraId="2A67875A" w14:textId="77777777" w:rsidR="00616D3D" w:rsidRPr="00902D73" w:rsidRDefault="00616D3D"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sz w:val="20"/>
                <w:lang w:val="es-CO"/>
                <w:rPrChange w:id="1421" w:author="Edu Fisica" w:date="2026-05-16T07:13:00Z">
                  <w:rPr>
                    <w:sz w:val="16"/>
                    <w:lang w:val="es-CO"/>
                  </w:rPr>
                </w:rPrChange>
              </w:rPr>
            </w:pPr>
            <w:r w:rsidRPr="00902D73">
              <w:rPr>
                <w:color w:val="000000"/>
                <w:sz w:val="20"/>
                <w:lang w:val="es-CO"/>
                <w:rPrChange w:id="1422" w:author="Edu Fisica" w:date="2026-05-16T07:13:00Z">
                  <w:rPr>
                    <w:color w:val="000000"/>
                    <w:sz w:val="16"/>
                    <w:lang w:val="es-CO"/>
                  </w:rPr>
                </w:rPrChange>
              </w:rPr>
              <w:t>Participación y Proyección Social</w:t>
            </w:r>
          </w:p>
        </w:tc>
        <w:tc>
          <w:tcPr>
            <w:tcW w:w="1134" w:type="dxa"/>
            <w:hideMark/>
            <w:tcPrChange w:id="1423" w:author="Edu Fisica" w:date="2026-05-16T07:13:00Z">
              <w:tcPr>
                <w:tcW w:w="1134" w:type="dxa"/>
                <w:tcBorders>
                  <w:top w:val="single" w:sz="6" w:space="0" w:color="000000"/>
                  <w:left w:val="single" w:sz="6" w:space="0" w:color="000000"/>
                  <w:bottom w:val="single" w:sz="6" w:space="0" w:color="000000"/>
                  <w:right w:val="single" w:sz="6" w:space="0" w:color="000000"/>
                </w:tcBorders>
                <w:hideMark/>
              </w:tcPr>
            </w:tcPrChange>
          </w:tcPr>
          <w:p w14:paraId="60C057DE" w14:textId="77777777" w:rsidR="00616D3D" w:rsidRPr="00902D73" w:rsidRDefault="00616D3D"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sz w:val="20"/>
                <w:lang w:val="es-CO"/>
                <w:rPrChange w:id="1424" w:author="Edu Fisica" w:date="2026-05-16T07:13:00Z">
                  <w:rPr>
                    <w:sz w:val="16"/>
                    <w:lang w:val="es-CO"/>
                  </w:rPr>
                </w:rPrChange>
              </w:rPr>
            </w:pPr>
            <w:proofErr w:type="spellStart"/>
            <w:r w:rsidRPr="00902D73">
              <w:rPr>
                <w:color w:val="000000"/>
                <w:sz w:val="20"/>
                <w:lang w:val="es-CO"/>
                <w:rPrChange w:id="1425" w:author="Edu Fisica" w:date="2026-05-16T07:13:00Z">
                  <w:rPr>
                    <w:color w:val="000000"/>
                    <w:sz w:val="16"/>
                    <w:lang w:val="es-CO"/>
                  </w:rPr>
                </w:rPrChange>
              </w:rPr>
              <w:t>Est</w:t>
            </w:r>
            <w:proofErr w:type="spellEnd"/>
            <w:r w:rsidRPr="00902D73">
              <w:rPr>
                <w:color w:val="000000"/>
                <w:sz w:val="20"/>
                <w:lang w:val="es-CO"/>
                <w:rPrChange w:id="1426" w:author="Edu Fisica" w:date="2026-05-16T07:13:00Z">
                  <w:rPr>
                    <w:color w:val="000000"/>
                    <w:sz w:val="16"/>
                    <w:lang w:val="es-CO"/>
                  </w:rPr>
                </w:rPrChange>
              </w:rPr>
              <w:t>. 001</w:t>
            </w:r>
          </w:p>
        </w:tc>
        <w:tc>
          <w:tcPr>
            <w:tcW w:w="2126" w:type="dxa"/>
            <w:hideMark/>
            <w:tcPrChange w:id="1427" w:author="Edu Fisica" w:date="2026-05-16T07:13:00Z">
              <w:tcPr>
                <w:tcW w:w="2126" w:type="dxa"/>
                <w:tcBorders>
                  <w:top w:val="single" w:sz="6" w:space="0" w:color="000000"/>
                  <w:left w:val="single" w:sz="6" w:space="0" w:color="000000"/>
                  <w:bottom w:val="single" w:sz="6" w:space="0" w:color="000000"/>
                  <w:right w:val="single" w:sz="6" w:space="0" w:color="000000"/>
                </w:tcBorders>
                <w:hideMark/>
              </w:tcPr>
            </w:tcPrChange>
          </w:tcPr>
          <w:p w14:paraId="4DF7C720" w14:textId="77777777" w:rsidR="00616D3D" w:rsidRPr="00902D73" w:rsidRDefault="00616D3D"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sz w:val="20"/>
                <w:lang w:val="es-CO"/>
                <w:rPrChange w:id="1428" w:author="Edu Fisica" w:date="2026-05-16T07:13:00Z">
                  <w:rPr>
                    <w:sz w:val="16"/>
                    <w:lang w:val="es-CO"/>
                  </w:rPr>
                </w:rPrChange>
              </w:rPr>
            </w:pPr>
            <w:r w:rsidRPr="00902D73">
              <w:rPr>
                <w:color w:val="000000"/>
                <w:sz w:val="20"/>
                <w:lang w:val="es-CO"/>
                <w:rPrChange w:id="1429" w:author="Edu Fisica" w:date="2026-05-16T07:13:00Z">
                  <w:rPr>
                    <w:color w:val="000000"/>
                    <w:sz w:val="16"/>
                    <w:lang w:val="es-CO"/>
                  </w:rPr>
                </w:rPrChange>
              </w:rPr>
              <w:t>"Representante del curso – comité de deportes... Hobbies: Futbol y los animales"</w:t>
            </w:r>
          </w:p>
        </w:tc>
        <w:tc>
          <w:tcPr>
            <w:tcW w:w="2876" w:type="dxa"/>
            <w:hideMark/>
            <w:tcPrChange w:id="1430" w:author="Edu Fisica" w:date="2026-05-16T07:13:00Z">
              <w:tcPr>
                <w:tcW w:w="2876" w:type="dxa"/>
                <w:tcBorders>
                  <w:top w:val="single" w:sz="6" w:space="0" w:color="000000"/>
                  <w:left w:val="single" w:sz="6" w:space="0" w:color="000000"/>
                  <w:bottom w:val="single" w:sz="6" w:space="0" w:color="000000"/>
                  <w:right w:val="single" w:sz="6" w:space="0" w:color="000000"/>
                </w:tcBorders>
                <w:hideMark/>
              </w:tcPr>
            </w:tcPrChange>
          </w:tcPr>
          <w:p w14:paraId="359EEA8C" w14:textId="77777777" w:rsidR="00616D3D" w:rsidRPr="00902D73" w:rsidRDefault="00616D3D"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sz w:val="20"/>
                <w:lang w:val="es-CO"/>
                <w:rPrChange w:id="1431" w:author="Edu Fisica" w:date="2026-05-16T07:13:00Z">
                  <w:rPr>
                    <w:sz w:val="16"/>
                    <w:lang w:val="es-CO"/>
                  </w:rPr>
                </w:rPrChange>
              </w:rPr>
            </w:pPr>
            <w:r w:rsidRPr="00902D73">
              <w:rPr>
                <w:color w:val="000000"/>
                <w:sz w:val="20"/>
                <w:lang w:val="es-CO"/>
                <w:rPrChange w:id="1432" w:author="Edu Fisica" w:date="2026-05-16T07:13:00Z">
                  <w:rPr>
                    <w:color w:val="000000"/>
                    <w:sz w:val="16"/>
                    <w:lang w:val="es-CO"/>
                  </w:rPr>
                </w:rPrChange>
              </w:rPr>
              <w:t>El estudiante canaliza su energía a través del liderazgo deportivo, fortaleciendo su sentido de pertenencia.</w:t>
            </w:r>
          </w:p>
        </w:tc>
      </w:tr>
      <w:tr w:rsidR="00616D3D" w:rsidRPr="00902D73" w14:paraId="70249371" w14:textId="77777777" w:rsidTr="00843D37">
        <w:trPr>
          <w:trPrChange w:id="1433" w:author="Edu Fisica" w:date="2026-05-16T07:13:00Z">
            <w:trPr>
              <w:jc w:val="center"/>
            </w:trPr>
          </w:trPrChange>
        </w:trPr>
        <w:tc>
          <w:tcPr>
            <w:cnfStyle w:val="001000000000" w:firstRow="0" w:lastRow="0" w:firstColumn="1" w:lastColumn="0" w:oddVBand="0" w:evenVBand="0" w:oddHBand="0" w:evenHBand="0" w:firstRowFirstColumn="0" w:firstRowLastColumn="0" w:lastRowFirstColumn="0" w:lastRowLastColumn="0"/>
            <w:tcW w:w="1410" w:type="dxa"/>
            <w:hideMark/>
            <w:tcPrChange w:id="1434" w:author="Edu Fisica" w:date="2026-05-16T07:13:00Z">
              <w:tcPr>
                <w:tcW w:w="1410" w:type="dxa"/>
                <w:tcBorders>
                  <w:top w:val="single" w:sz="6" w:space="0" w:color="000000"/>
                  <w:left w:val="single" w:sz="6" w:space="0" w:color="000000"/>
                  <w:bottom w:val="single" w:sz="6" w:space="0" w:color="000000"/>
                  <w:right w:val="single" w:sz="6" w:space="0" w:color="000000"/>
                </w:tcBorders>
                <w:hideMark/>
              </w:tcPr>
            </w:tcPrChange>
          </w:tcPr>
          <w:p w14:paraId="7B3587F1" w14:textId="77777777" w:rsidR="00616D3D" w:rsidRPr="00902D73" w:rsidRDefault="00616D3D" w:rsidP="00E06C30">
            <w:pPr>
              <w:spacing w:line="240" w:lineRule="auto"/>
              <w:ind w:firstLine="0"/>
              <w:rPr>
                <w:sz w:val="20"/>
                <w:lang w:val="es-CO"/>
                <w:rPrChange w:id="1435" w:author="Edu Fisica" w:date="2026-05-16T07:13:00Z">
                  <w:rPr>
                    <w:sz w:val="16"/>
                    <w:lang w:val="es-CO"/>
                  </w:rPr>
                </w:rPrChange>
              </w:rPr>
            </w:pPr>
          </w:p>
        </w:tc>
        <w:tc>
          <w:tcPr>
            <w:tcW w:w="1276" w:type="dxa"/>
            <w:hideMark/>
            <w:tcPrChange w:id="1436" w:author="Edu Fisica" w:date="2026-05-16T07:13:00Z">
              <w:tcPr>
                <w:tcW w:w="1276" w:type="dxa"/>
                <w:tcBorders>
                  <w:top w:val="single" w:sz="6" w:space="0" w:color="000000"/>
                  <w:left w:val="single" w:sz="6" w:space="0" w:color="000000"/>
                  <w:bottom w:val="single" w:sz="6" w:space="0" w:color="000000"/>
                  <w:right w:val="single" w:sz="6" w:space="0" w:color="000000"/>
                </w:tcBorders>
                <w:hideMark/>
              </w:tcPr>
            </w:tcPrChange>
          </w:tcPr>
          <w:p w14:paraId="4FAD25E8" w14:textId="77777777" w:rsidR="00616D3D" w:rsidRPr="00902D73" w:rsidRDefault="00616D3D"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sz w:val="20"/>
                <w:lang w:val="es-CO"/>
                <w:rPrChange w:id="1437" w:author="Edu Fisica" w:date="2026-05-16T07:13:00Z">
                  <w:rPr>
                    <w:sz w:val="16"/>
                    <w:lang w:val="es-CO"/>
                  </w:rPr>
                </w:rPrChange>
              </w:rPr>
            </w:pPr>
            <w:r w:rsidRPr="00902D73">
              <w:rPr>
                <w:color w:val="000000"/>
                <w:sz w:val="20"/>
                <w:lang w:val="es-CO"/>
                <w:rPrChange w:id="1438" w:author="Edu Fisica" w:date="2026-05-16T07:13:00Z">
                  <w:rPr>
                    <w:color w:val="000000"/>
                    <w:sz w:val="16"/>
                    <w:lang w:val="es-CO"/>
                  </w:rPr>
                </w:rPrChange>
              </w:rPr>
              <w:t>Dinámicas de Socialización</w:t>
            </w:r>
          </w:p>
        </w:tc>
        <w:tc>
          <w:tcPr>
            <w:tcW w:w="1134" w:type="dxa"/>
            <w:hideMark/>
            <w:tcPrChange w:id="1439" w:author="Edu Fisica" w:date="2026-05-16T07:13:00Z">
              <w:tcPr>
                <w:tcW w:w="1134" w:type="dxa"/>
                <w:tcBorders>
                  <w:top w:val="single" w:sz="6" w:space="0" w:color="000000"/>
                  <w:left w:val="single" w:sz="6" w:space="0" w:color="000000"/>
                  <w:bottom w:val="single" w:sz="6" w:space="0" w:color="000000"/>
                  <w:right w:val="single" w:sz="6" w:space="0" w:color="000000"/>
                </w:tcBorders>
                <w:hideMark/>
              </w:tcPr>
            </w:tcPrChange>
          </w:tcPr>
          <w:p w14:paraId="40940AC6" w14:textId="77777777" w:rsidR="00616D3D" w:rsidRPr="00902D73" w:rsidRDefault="00616D3D"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sz w:val="20"/>
                <w:lang w:val="es-CO"/>
                <w:rPrChange w:id="1440" w:author="Edu Fisica" w:date="2026-05-16T07:13:00Z">
                  <w:rPr>
                    <w:sz w:val="16"/>
                    <w:lang w:val="es-CO"/>
                  </w:rPr>
                </w:rPrChange>
              </w:rPr>
            </w:pPr>
            <w:r w:rsidRPr="00902D73">
              <w:rPr>
                <w:color w:val="000000"/>
                <w:sz w:val="20"/>
                <w:lang w:val="es-CO"/>
                <w:rPrChange w:id="1441" w:author="Edu Fisica" w:date="2026-05-16T07:13:00Z">
                  <w:rPr>
                    <w:color w:val="000000"/>
                    <w:sz w:val="16"/>
                    <w:lang w:val="es-CO"/>
                  </w:rPr>
                </w:rPrChange>
              </w:rPr>
              <w:t>Análisis General</w:t>
            </w:r>
          </w:p>
        </w:tc>
        <w:tc>
          <w:tcPr>
            <w:tcW w:w="2126" w:type="dxa"/>
            <w:hideMark/>
            <w:tcPrChange w:id="1442" w:author="Edu Fisica" w:date="2026-05-16T07:13:00Z">
              <w:tcPr>
                <w:tcW w:w="2126" w:type="dxa"/>
                <w:tcBorders>
                  <w:top w:val="single" w:sz="6" w:space="0" w:color="000000"/>
                  <w:left w:val="single" w:sz="6" w:space="0" w:color="000000"/>
                  <w:bottom w:val="single" w:sz="6" w:space="0" w:color="000000"/>
                  <w:right w:val="single" w:sz="6" w:space="0" w:color="000000"/>
                </w:tcBorders>
                <w:hideMark/>
              </w:tcPr>
            </w:tcPrChange>
          </w:tcPr>
          <w:p w14:paraId="0A6E3170" w14:textId="77777777" w:rsidR="00616D3D" w:rsidRPr="00902D73" w:rsidRDefault="00616D3D"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sz w:val="20"/>
                <w:lang w:val="es-CO"/>
                <w:rPrChange w:id="1443" w:author="Edu Fisica" w:date="2026-05-16T07:13:00Z">
                  <w:rPr>
                    <w:sz w:val="16"/>
                    <w:lang w:val="es-CO"/>
                  </w:rPr>
                </w:rPrChange>
              </w:rPr>
            </w:pPr>
            <w:r w:rsidRPr="00902D73">
              <w:rPr>
                <w:color w:val="000000"/>
                <w:sz w:val="20"/>
                <w:lang w:val="es-CO"/>
                <w:rPrChange w:id="1444" w:author="Edu Fisica" w:date="2026-05-16T07:13:00Z">
                  <w:rPr>
                    <w:color w:val="000000"/>
                    <w:sz w:val="16"/>
                    <w:lang w:val="es-CO"/>
                  </w:rPr>
                </w:rPrChange>
              </w:rPr>
              <w:t>"Varios estudiantes encuentran en la escuela un espacio de socialización, liderazgo y reconocimiento"</w:t>
            </w:r>
          </w:p>
        </w:tc>
        <w:tc>
          <w:tcPr>
            <w:tcW w:w="2876" w:type="dxa"/>
            <w:hideMark/>
            <w:tcPrChange w:id="1445" w:author="Edu Fisica" w:date="2026-05-16T07:13:00Z">
              <w:tcPr>
                <w:tcW w:w="2876" w:type="dxa"/>
                <w:tcBorders>
                  <w:top w:val="single" w:sz="6" w:space="0" w:color="000000"/>
                  <w:left w:val="single" w:sz="6" w:space="0" w:color="000000"/>
                  <w:bottom w:val="single" w:sz="6" w:space="0" w:color="000000"/>
                  <w:right w:val="single" w:sz="6" w:space="0" w:color="000000"/>
                </w:tcBorders>
                <w:hideMark/>
              </w:tcPr>
            </w:tcPrChange>
          </w:tcPr>
          <w:p w14:paraId="406B518E" w14:textId="77777777" w:rsidR="00616D3D" w:rsidRPr="00902D73" w:rsidRDefault="00616D3D"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sz w:val="20"/>
                <w:lang w:val="es-CO"/>
                <w:rPrChange w:id="1446" w:author="Edu Fisica" w:date="2026-05-16T07:13:00Z">
                  <w:rPr>
                    <w:sz w:val="16"/>
                    <w:lang w:val="es-CO"/>
                  </w:rPr>
                </w:rPrChange>
              </w:rPr>
            </w:pPr>
            <w:r w:rsidRPr="00902D73">
              <w:rPr>
                <w:color w:val="000000"/>
                <w:sz w:val="20"/>
                <w:lang w:val="es-CO"/>
                <w:rPrChange w:id="1447" w:author="Edu Fisica" w:date="2026-05-16T07:13:00Z">
                  <w:rPr>
                    <w:color w:val="000000"/>
                    <w:sz w:val="16"/>
                    <w:lang w:val="es-CO"/>
                  </w:rPr>
                </w:rPrChange>
              </w:rPr>
              <w:t>La escuela se identifica como un escenario de resiliencia frente a contextos externos complejos.</w:t>
            </w:r>
          </w:p>
        </w:tc>
      </w:tr>
      <w:tr w:rsidR="00616D3D" w:rsidRPr="00902D73" w14:paraId="6AD0827A" w14:textId="77777777" w:rsidTr="00843D37">
        <w:trPr>
          <w:cnfStyle w:val="000000100000" w:firstRow="0" w:lastRow="0" w:firstColumn="0" w:lastColumn="0" w:oddVBand="0" w:evenVBand="0" w:oddHBand="1" w:evenHBand="0" w:firstRowFirstColumn="0" w:firstRowLastColumn="0" w:lastRowFirstColumn="0" w:lastRowLastColumn="0"/>
          <w:trPrChange w:id="1448" w:author="Edu Fisica" w:date="2026-05-16T07:13:00Z">
            <w:trPr>
              <w:jc w:val="center"/>
            </w:trPr>
          </w:trPrChange>
        </w:trPr>
        <w:tc>
          <w:tcPr>
            <w:cnfStyle w:val="001000000000" w:firstRow="0" w:lastRow="0" w:firstColumn="1" w:lastColumn="0" w:oddVBand="0" w:evenVBand="0" w:oddHBand="0" w:evenHBand="0" w:firstRowFirstColumn="0" w:firstRowLastColumn="0" w:lastRowFirstColumn="0" w:lastRowLastColumn="0"/>
            <w:tcW w:w="1410" w:type="dxa"/>
            <w:hideMark/>
            <w:tcPrChange w:id="1449" w:author="Edu Fisica" w:date="2026-05-16T07:13:00Z">
              <w:tcPr>
                <w:tcW w:w="1410" w:type="dxa"/>
                <w:tcBorders>
                  <w:top w:val="single" w:sz="6" w:space="0" w:color="000000"/>
                  <w:left w:val="single" w:sz="6" w:space="0" w:color="000000"/>
                  <w:bottom w:val="single" w:sz="6" w:space="0" w:color="000000"/>
                  <w:right w:val="single" w:sz="6" w:space="0" w:color="000000"/>
                </w:tcBorders>
                <w:hideMark/>
              </w:tcPr>
            </w:tcPrChange>
          </w:tcPr>
          <w:p w14:paraId="4639549B" w14:textId="77777777" w:rsidR="00616D3D" w:rsidRPr="00902D73" w:rsidRDefault="00616D3D"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sz w:val="20"/>
                <w:lang w:val="es-CO"/>
                <w:rPrChange w:id="1450" w:author="Edu Fisica" w:date="2026-05-16T07:13:00Z">
                  <w:rPr>
                    <w:sz w:val="16"/>
                    <w:lang w:val="es-CO"/>
                  </w:rPr>
                </w:rPrChange>
              </w:rPr>
            </w:pPr>
            <w:r w:rsidRPr="00902D73">
              <w:rPr>
                <w:color w:val="000000"/>
                <w:sz w:val="20"/>
                <w:lang w:val="es-CO"/>
                <w:rPrChange w:id="1451" w:author="Edu Fisica" w:date="2026-05-16T07:13:00Z">
                  <w:rPr>
                    <w:color w:val="000000"/>
                    <w:sz w:val="16"/>
                    <w:lang w:val="es-CO"/>
                  </w:rPr>
                </w:rPrChange>
              </w:rPr>
              <w:t>Convivencia y Desempeño</w:t>
            </w:r>
          </w:p>
        </w:tc>
        <w:tc>
          <w:tcPr>
            <w:tcW w:w="1276" w:type="dxa"/>
            <w:hideMark/>
            <w:tcPrChange w:id="1452" w:author="Edu Fisica" w:date="2026-05-16T07:13:00Z">
              <w:tcPr>
                <w:tcW w:w="1276" w:type="dxa"/>
                <w:tcBorders>
                  <w:top w:val="single" w:sz="6" w:space="0" w:color="000000"/>
                  <w:left w:val="single" w:sz="6" w:space="0" w:color="000000"/>
                  <w:bottom w:val="single" w:sz="6" w:space="0" w:color="000000"/>
                  <w:right w:val="single" w:sz="6" w:space="0" w:color="000000"/>
                </w:tcBorders>
                <w:hideMark/>
              </w:tcPr>
            </w:tcPrChange>
          </w:tcPr>
          <w:p w14:paraId="206F9035" w14:textId="77777777" w:rsidR="00616D3D" w:rsidRPr="00902D73" w:rsidRDefault="00616D3D"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sz w:val="20"/>
                <w:lang w:val="es-CO"/>
                <w:rPrChange w:id="1453" w:author="Edu Fisica" w:date="2026-05-16T07:13:00Z">
                  <w:rPr>
                    <w:sz w:val="16"/>
                    <w:lang w:val="es-CO"/>
                  </w:rPr>
                </w:rPrChange>
              </w:rPr>
            </w:pPr>
            <w:r w:rsidRPr="00902D73">
              <w:rPr>
                <w:color w:val="000000"/>
                <w:sz w:val="20"/>
                <w:lang w:val="es-CO"/>
                <w:rPrChange w:id="1454" w:author="Edu Fisica" w:date="2026-05-16T07:13:00Z">
                  <w:rPr>
                    <w:color w:val="000000"/>
                    <w:sz w:val="16"/>
                    <w:lang w:val="es-CO"/>
                  </w:rPr>
                </w:rPrChange>
              </w:rPr>
              <w:t>Deserción e Interés Académico</w:t>
            </w:r>
          </w:p>
        </w:tc>
        <w:tc>
          <w:tcPr>
            <w:tcW w:w="1134" w:type="dxa"/>
            <w:hideMark/>
            <w:tcPrChange w:id="1455" w:author="Edu Fisica" w:date="2026-05-16T07:13:00Z">
              <w:tcPr>
                <w:tcW w:w="1134" w:type="dxa"/>
                <w:tcBorders>
                  <w:top w:val="single" w:sz="6" w:space="0" w:color="000000"/>
                  <w:left w:val="single" w:sz="6" w:space="0" w:color="000000"/>
                  <w:bottom w:val="single" w:sz="6" w:space="0" w:color="000000"/>
                  <w:right w:val="single" w:sz="6" w:space="0" w:color="000000"/>
                </w:tcBorders>
                <w:hideMark/>
              </w:tcPr>
            </w:tcPrChange>
          </w:tcPr>
          <w:p w14:paraId="72FC092F" w14:textId="77777777" w:rsidR="00616D3D" w:rsidRPr="00902D73" w:rsidRDefault="00616D3D"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sz w:val="20"/>
                <w:lang w:val="es-CO"/>
                <w:rPrChange w:id="1456" w:author="Edu Fisica" w:date="2026-05-16T07:13:00Z">
                  <w:rPr>
                    <w:sz w:val="16"/>
                    <w:lang w:val="es-CO"/>
                  </w:rPr>
                </w:rPrChange>
              </w:rPr>
            </w:pPr>
            <w:proofErr w:type="spellStart"/>
            <w:r w:rsidRPr="00902D73">
              <w:rPr>
                <w:color w:val="000000"/>
                <w:sz w:val="20"/>
                <w:lang w:val="es-CO"/>
                <w:rPrChange w:id="1457" w:author="Edu Fisica" w:date="2026-05-16T07:13:00Z">
                  <w:rPr>
                    <w:color w:val="000000"/>
                    <w:sz w:val="16"/>
                    <w:lang w:val="es-CO"/>
                  </w:rPr>
                </w:rPrChange>
              </w:rPr>
              <w:t>Est</w:t>
            </w:r>
            <w:proofErr w:type="spellEnd"/>
            <w:r w:rsidRPr="00902D73">
              <w:rPr>
                <w:color w:val="000000"/>
                <w:sz w:val="20"/>
                <w:lang w:val="es-CO"/>
                <w:rPrChange w:id="1458" w:author="Edu Fisica" w:date="2026-05-16T07:13:00Z">
                  <w:rPr>
                    <w:color w:val="000000"/>
                    <w:sz w:val="16"/>
                    <w:lang w:val="es-CO"/>
                  </w:rPr>
                </w:rPrChange>
              </w:rPr>
              <w:t>. 003</w:t>
            </w:r>
          </w:p>
        </w:tc>
        <w:tc>
          <w:tcPr>
            <w:tcW w:w="2126" w:type="dxa"/>
            <w:hideMark/>
            <w:tcPrChange w:id="1459" w:author="Edu Fisica" w:date="2026-05-16T07:13:00Z">
              <w:tcPr>
                <w:tcW w:w="2126" w:type="dxa"/>
                <w:tcBorders>
                  <w:top w:val="single" w:sz="6" w:space="0" w:color="000000"/>
                  <w:left w:val="single" w:sz="6" w:space="0" w:color="000000"/>
                  <w:bottom w:val="single" w:sz="6" w:space="0" w:color="000000"/>
                  <w:right w:val="single" w:sz="6" w:space="0" w:color="000000"/>
                </w:tcBorders>
                <w:hideMark/>
              </w:tcPr>
            </w:tcPrChange>
          </w:tcPr>
          <w:p w14:paraId="49F9384D" w14:textId="77777777" w:rsidR="00616D3D" w:rsidRPr="00902D73" w:rsidRDefault="00616D3D"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sz w:val="20"/>
                <w:lang w:val="es-CO"/>
                <w:rPrChange w:id="1460" w:author="Edu Fisica" w:date="2026-05-16T07:13:00Z">
                  <w:rPr>
                    <w:sz w:val="16"/>
                    <w:lang w:val="es-CO"/>
                  </w:rPr>
                </w:rPrChange>
              </w:rPr>
            </w:pPr>
            <w:r w:rsidRPr="00902D73">
              <w:rPr>
                <w:color w:val="000000"/>
                <w:sz w:val="20"/>
                <w:lang w:val="es-CO"/>
                <w:rPrChange w:id="1461" w:author="Edu Fisica" w:date="2026-05-16T07:13:00Z">
                  <w:rPr>
                    <w:color w:val="000000"/>
                    <w:sz w:val="16"/>
                    <w:lang w:val="es-CO"/>
                  </w:rPr>
                </w:rPrChange>
              </w:rPr>
              <w:t>"Pérdida de interés por actividades recreativas... uso excesivo del teléfono celular y el descuido progresivo"</w:t>
            </w:r>
          </w:p>
        </w:tc>
        <w:tc>
          <w:tcPr>
            <w:tcW w:w="2876" w:type="dxa"/>
            <w:hideMark/>
            <w:tcPrChange w:id="1462" w:author="Edu Fisica" w:date="2026-05-16T07:13:00Z">
              <w:tcPr>
                <w:tcW w:w="2876" w:type="dxa"/>
                <w:tcBorders>
                  <w:top w:val="single" w:sz="6" w:space="0" w:color="000000"/>
                  <w:left w:val="single" w:sz="6" w:space="0" w:color="000000"/>
                  <w:bottom w:val="single" w:sz="6" w:space="0" w:color="000000"/>
                  <w:right w:val="single" w:sz="6" w:space="0" w:color="000000"/>
                </w:tcBorders>
                <w:hideMark/>
              </w:tcPr>
            </w:tcPrChange>
          </w:tcPr>
          <w:p w14:paraId="78F1AEEC" w14:textId="77777777" w:rsidR="00616D3D" w:rsidRPr="00902D73" w:rsidRDefault="00616D3D"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sz w:val="20"/>
                <w:lang w:val="es-CO"/>
                <w:rPrChange w:id="1463" w:author="Edu Fisica" w:date="2026-05-16T07:13:00Z">
                  <w:rPr>
                    <w:sz w:val="16"/>
                    <w:lang w:val="es-CO"/>
                  </w:rPr>
                </w:rPrChange>
              </w:rPr>
            </w:pPr>
            <w:r w:rsidRPr="00902D73">
              <w:rPr>
                <w:color w:val="000000"/>
                <w:sz w:val="20"/>
                <w:lang w:val="es-CO"/>
                <w:rPrChange w:id="1464" w:author="Edu Fisica" w:date="2026-05-16T07:13:00Z">
                  <w:rPr>
                    <w:color w:val="000000"/>
                    <w:sz w:val="16"/>
                    <w:lang w:val="es-CO"/>
                  </w:rPr>
                </w:rPrChange>
              </w:rPr>
              <w:t>El mal uso de la tecnología y la desmotivación se correlacionan directamente con el fracaso escolar.</w:t>
            </w:r>
          </w:p>
        </w:tc>
      </w:tr>
      <w:tr w:rsidR="00616D3D" w:rsidRPr="00902D73" w14:paraId="3F9EF3E0" w14:textId="77777777" w:rsidTr="00843D37">
        <w:trPr>
          <w:trPrChange w:id="1465" w:author="Edu Fisica" w:date="2026-05-16T07:13:00Z">
            <w:trPr>
              <w:jc w:val="center"/>
            </w:trPr>
          </w:trPrChange>
        </w:trPr>
        <w:tc>
          <w:tcPr>
            <w:cnfStyle w:val="001000000000" w:firstRow="0" w:lastRow="0" w:firstColumn="1" w:lastColumn="0" w:oddVBand="0" w:evenVBand="0" w:oddHBand="0" w:evenHBand="0" w:firstRowFirstColumn="0" w:firstRowLastColumn="0" w:lastRowFirstColumn="0" w:lastRowLastColumn="0"/>
            <w:tcW w:w="1410" w:type="dxa"/>
            <w:hideMark/>
            <w:tcPrChange w:id="1466" w:author="Edu Fisica" w:date="2026-05-16T07:13:00Z">
              <w:tcPr>
                <w:tcW w:w="1410" w:type="dxa"/>
                <w:tcBorders>
                  <w:top w:val="single" w:sz="6" w:space="0" w:color="000000"/>
                  <w:left w:val="single" w:sz="6" w:space="0" w:color="000000"/>
                  <w:bottom w:val="single" w:sz="6" w:space="0" w:color="000000"/>
                  <w:right w:val="single" w:sz="6" w:space="0" w:color="000000"/>
                </w:tcBorders>
                <w:hideMark/>
              </w:tcPr>
            </w:tcPrChange>
          </w:tcPr>
          <w:p w14:paraId="5C2A6E24" w14:textId="77777777" w:rsidR="00616D3D" w:rsidRPr="00902D73" w:rsidRDefault="00616D3D" w:rsidP="00E06C30">
            <w:pPr>
              <w:spacing w:line="240" w:lineRule="auto"/>
              <w:ind w:firstLine="0"/>
              <w:rPr>
                <w:sz w:val="20"/>
                <w:lang w:val="es-CO"/>
                <w:rPrChange w:id="1467" w:author="Edu Fisica" w:date="2026-05-16T07:13:00Z">
                  <w:rPr>
                    <w:sz w:val="16"/>
                    <w:lang w:val="es-CO"/>
                  </w:rPr>
                </w:rPrChange>
              </w:rPr>
            </w:pPr>
          </w:p>
        </w:tc>
        <w:tc>
          <w:tcPr>
            <w:tcW w:w="1276" w:type="dxa"/>
            <w:hideMark/>
            <w:tcPrChange w:id="1468" w:author="Edu Fisica" w:date="2026-05-16T07:13:00Z">
              <w:tcPr>
                <w:tcW w:w="1276" w:type="dxa"/>
                <w:tcBorders>
                  <w:top w:val="single" w:sz="6" w:space="0" w:color="000000"/>
                  <w:left w:val="single" w:sz="6" w:space="0" w:color="000000"/>
                  <w:bottom w:val="single" w:sz="6" w:space="0" w:color="000000"/>
                  <w:right w:val="single" w:sz="6" w:space="0" w:color="000000"/>
                </w:tcBorders>
                <w:hideMark/>
              </w:tcPr>
            </w:tcPrChange>
          </w:tcPr>
          <w:p w14:paraId="62D0439A" w14:textId="77777777" w:rsidR="00616D3D" w:rsidRPr="00902D73" w:rsidRDefault="00616D3D"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sz w:val="20"/>
                <w:lang w:val="es-CO"/>
                <w:rPrChange w:id="1469" w:author="Edu Fisica" w:date="2026-05-16T07:13:00Z">
                  <w:rPr>
                    <w:sz w:val="16"/>
                    <w:lang w:val="es-CO"/>
                  </w:rPr>
                </w:rPrChange>
              </w:rPr>
            </w:pPr>
            <w:r w:rsidRPr="00902D73">
              <w:rPr>
                <w:color w:val="000000"/>
                <w:sz w:val="20"/>
                <w:lang w:val="es-CO"/>
                <w:rPrChange w:id="1470" w:author="Edu Fisica" w:date="2026-05-16T07:13:00Z">
                  <w:rPr>
                    <w:color w:val="000000"/>
                    <w:sz w:val="16"/>
                    <w:lang w:val="es-CO"/>
                  </w:rPr>
                </w:rPrChange>
              </w:rPr>
              <w:t>Factores de Vulnerabilidad</w:t>
            </w:r>
          </w:p>
        </w:tc>
        <w:tc>
          <w:tcPr>
            <w:tcW w:w="1134" w:type="dxa"/>
            <w:hideMark/>
            <w:tcPrChange w:id="1471" w:author="Edu Fisica" w:date="2026-05-16T07:13:00Z">
              <w:tcPr>
                <w:tcW w:w="1134" w:type="dxa"/>
                <w:tcBorders>
                  <w:top w:val="single" w:sz="6" w:space="0" w:color="000000"/>
                  <w:left w:val="single" w:sz="6" w:space="0" w:color="000000"/>
                  <w:bottom w:val="single" w:sz="6" w:space="0" w:color="000000"/>
                  <w:right w:val="single" w:sz="6" w:space="0" w:color="000000"/>
                </w:tcBorders>
                <w:hideMark/>
              </w:tcPr>
            </w:tcPrChange>
          </w:tcPr>
          <w:p w14:paraId="6ABE53B1" w14:textId="77777777" w:rsidR="00616D3D" w:rsidRPr="00902D73" w:rsidRDefault="00616D3D"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sz w:val="20"/>
                <w:lang w:val="es-CO"/>
                <w:rPrChange w:id="1472" w:author="Edu Fisica" w:date="2026-05-16T07:13:00Z">
                  <w:rPr>
                    <w:sz w:val="16"/>
                    <w:lang w:val="es-CO"/>
                  </w:rPr>
                </w:rPrChange>
              </w:rPr>
            </w:pPr>
            <w:proofErr w:type="spellStart"/>
            <w:r w:rsidRPr="00902D73">
              <w:rPr>
                <w:color w:val="000000"/>
                <w:sz w:val="20"/>
                <w:lang w:val="es-CO"/>
                <w:rPrChange w:id="1473" w:author="Edu Fisica" w:date="2026-05-16T07:13:00Z">
                  <w:rPr>
                    <w:color w:val="000000"/>
                    <w:sz w:val="16"/>
                    <w:lang w:val="es-CO"/>
                  </w:rPr>
                </w:rPrChange>
              </w:rPr>
              <w:t>Est</w:t>
            </w:r>
            <w:proofErr w:type="spellEnd"/>
            <w:r w:rsidRPr="00902D73">
              <w:rPr>
                <w:color w:val="000000"/>
                <w:sz w:val="20"/>
                <w:lang w:val="es-CO"/>
                <w:rPrChange w:id="1474" w:author="Edu Fisica" w:date="2026-05-16T07:13:00Z">
                  <w:rPr>
                    <w:color w:val="000000"/>
                    <w:sz w:val="16"/>
                    <w:lang w:val="es-CO"/>
                  </w:rPr>
                </w:rPrChange>
              </w:rPr>
              <w:t>. 004</w:t>
            </w:r>
          </w:p>
        </w:tc>
        <w:tc>
          <w:tcPr>
            <w:tcW w:w="2126" w:type="dxa"/>
            <w:hideMark/>
            <w:tcPrChange w:id="1475" w:author="Edu Fisica" w:date="2026-05-16T07:13:00Z">
              <w:tcPr>
                <w:tcW w:w="2126" w:type="dxa"/>
                <w:tcBorders>
                  <w:top w:val="single" w:sz="6" w:space="0" w:color="000000"/>
                  <w:left w:val="single" w:sz="6" w:space="0" w:color="000000"/>
                  <w:bottom w:val="single" w:sz="6" w:space="0" w:color="000000"/>
                  <w:right w:val="single" w:sz="6" w:space="0" w:color="000000"/>
                </w:tcBorders>
                <w:hideMark/>
              </w:tcPr>
            </w:tcPrChange>
          </w:tcPr>
          <w:p w14:paraId="229DAAF5" w14:textId="77777777" w:rsidR="00616D3D" w:rsidRPr="00902D73" w:rsidRDefault="00616D3D"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sz w:val="20"/>
                <w:lang w:val="es-CO"/>
                <w:rPrChange w:id="1476" w:author="Edu Fisica" w:date="2026-05-16T07:13:00Z">
                  <w:rPr>
                    <w:sz w:val="16"/>
                    <w:lang w:val="es-CO"/>
                  </w:rPr>
                </w:rPrChange>
              </w:rPr>
            </w:pPr>
            <w:r w:rsidRPr="00902D73">
              <w:rPr>
                <w:color w:val="000000"/>
                <w:sz w:val="20"/>
                <w:lang w:val="es-CO"/>
                <w:rPrChange w:id="1477" w:author="Edu Fisica" w:date="2026-05-16T07:13:00Z">
                  <w:rPr>
                    <w:color w:val="000000"/>
                    <w:sz w:val="16"/>
                    <w:lang w:val="es-CO"/>
                  </w:rPr>
                </w:rPrChange>
              </w:rPr>
              <w:t>"Solo con la mamá... Padres trabajan al diario"</w:t>
            </w:r>
          </w:p>
        </w:tc>
        <w:tc>
          <w:tcPr>
            <w:tcW w:w="2876" w:type="dxa"/>
            <w:hideMark/>
            <w:tcPrChange w:id="1478" w:author="Edu Fisica" w:date="2026-05-16T07:13:00Z">
              <w:tcPr>
                <w:tcW w:w="2876" w:type="dxa"/>
                <w:tcBorders>
                  <w:top w:val="single" w:sz="6" w:space="0" w:color="000000"/>
                  <w:left w:val="single" w:sz="6" w:space="0" w:color="000000"/>
                  <w:bottom w:val="single" w:sz="6" w:space="0" w:color="000000"/>
                  <w:right w:val="single" w:sz="6" w:space="0" w:color="000000"/>
                </w:tcBorders>
                <w:hideMark/>
              </w:tcPr>
            </w:tcPrChange>
          </w:tcPr>
          <w:p w14:paraId="15B443EF" w14:textId="77777777" w:rsidR="00616D3D" w:rsidRPr="00902D73" w:rsidRDefault="00616D3D"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sz w:val="20"/>
                <w:lang w:val="es-CO"/>
                <w:rPrChange w:id="1479" w:author="Edu Fisica" w:date="2026-05-16T07:13:00Z">
                  <w:rPr>
                    <w:sz w:val="16"/>
                    <w:lang w:val="es-CO"/>
                  </w:rPr>
                </w:rPrChange>
              </w:rPr>
            </w:pPr>
            <w:r w:rsidRPr="00902D73">
              <w:rPr>
                <w:color w:val="000000"/>
                <w:sz w:val="20"/>
                <w:lang w:val="es-CO"/>
                <w:rPrChange w:id="1480" w:author="Edu Fisica" w:date="2026-05-16T07:13:00Z">
                  <w:rPr>
                    <w:color w:val="000000"/>
                    <w:sz w:val="16"/>
                    <w:lang w:val="es-CO"/>
                  </w:rPr>
                </w:rPrChange>
              </w:rPr>
              <w:t>La falta de acompañamiento constante por jornadas laborales extensas de los cuidadores afecta el seguimiento del proceso educativo.</w:t>
            </w:r>
          </w:p>
        </w:tc>
      </w:tr>
    </w:tbl>
    <w:p w14:paraId="0A9F8A00" w14:textId="20DD4277" w:rsidR="00C50822" w:rsidRDefault="00616D3D" w:rsidP="006B7242">
      <w:pPr>
        <w:pStyle w:val="NormalWeb"/>
        <w:spacing w:before="0" w:beforeAutospacing="0" w:after="0" w:afterAutospacing="0" w:line="480" w:lineRule="auto"/>
        <w:jc w:val="both"/>
        <w:rPr>
          <w:ins w:id="1481" w:author="Edu Fisica" w:date="2026-05-16T07:13:00Z"/>
          <w:color w:val="000000"/>
          <w:sz w:val="20"/>
          <w:szCs w:val="20"/>
          <w:lang w:val="es-CO"/>
        </w:rPr>
      </w:pPr>
      <w:r w:rsidRPr="00C50822">
        <w:rPr>
          <w:b/>
          <w:i/>
          <w:sz w:val="20"/>
          <w:lang w:val="es-CO"/>
          <w:rPrChange w:id="1482" w:author="Edu Fisica" w:date="2026-05-16T07:13:00Z">
            <w:rPr>
              <w:b/>
              <w:i/>
              <w:lang w:val="es-CO"/>
            </w:rPr>
          </w:rPrChange>
        </w:rPr>
        <w:t xml:space="preserve"> </w:t>
      </w:r>
      <w:r w:rsidRPr="00C50822">
        <w:rPr>
          <w:i/>
          <w:sz w:val="20"/>
          <w:lang w:val="es-CO"/>
          <w:rPrChange w:id="1483" w:author="Edu Fisica" w:date="2026-05-16T07:13:00Z">
            <w:rPr>
              <w:i/>
              <w:color w:val="FF0000"/>
              <w:lang w:val="es-CO"/>
            </w:rPr>
          </w:rPrChange>
        </w:rPr>
        <w:t>Nota</w:t>
      </w:r>
      <w:del w:id="1484" w:author="Edu Fisica" w:date="2026-05-16T07:13:00Z">
        <w:r w:rsidRPr="00FF4F12">
          <w:rPr>
            <w:i/>
            <w:iCs/>
            <w:color w:val="000000"/>
            <w:lang w:val="es-CO"/>
          </w:rPr>
          <w:delText>:</w:delText>
        </w:r>
      </w:del>
      <w:ins w:id="1485" w:author="Edu Fisica" w:date="2026-05-16T07:13:00Z">
        <w:r w:rsidR="00C50822" w:rsidRPr="00C50822">
          <w:rPr>
            <w:i/>
            <w:iCs/>
            <w:sz w:val="20"/>
            <w:szCs w:val="20"/>
            <w:lang w:val="es-CO"/>
          </w:rPr>
          <w:t>.</w:t>
        </w:r>
      </w:ins>
      <w:r w:rsidRPr="00C50822">
        <w:rPr>
          <w:color w:val="000000"/>
          <w:sz w:val="20"/>
          <w:lang w:val="es-CO"/>
          <w:rPrChange w:id="1486" w:author="Edu Fisica" w:date="2026-05-16T07:13:00Z">
            <w:rPr>
              <w:color w:val="000000"/>
              <w:lang w:val="es-CO"/>
            </w:rPr>
          </w:rPrChange>
        </w:rPr>
        <w:t xml:space="preserve"> Elaboración propia</w:t>
      </w:r>
      <w:del w:id="1487" w:author="Edu Fisica" w:date="2026-05-16T07:13:00Z">
        <w:r w:rsidRPr="00FF4F12">
          <w:rPr>
            <w:color w:val="000000"/>
            <w:lang w:val="es-CO"/>
          </w:rPr>
          <w:delText>. Información sistematizada</w:delText>
        </w:r>
      </w:del>
      <w:r w:rsidR="00C50822">
        <w:rPr>
          <w:color w:val="000000"/>
          <w:sz w:val="20"/>
          <w:lang w:val="es-CO"/>
          <w:rPrChange w:id="1488" w:author="Edu Fisica" w:date="2026-05-16T07:13:00Z">
            <w:rPr>
              <w:color w:val="000000"/>
              <w:lang w:val="es-CO"/>
            </w:rPr>
          </w:rPrChange>
        </w:rPr>
        <w:t xml:space="preserve"> </w:t>
      </w:r>
      <w:r w:rsidRPr="00C50822">
        <w:rPr>
          <w:color w:val="000000"/>
          <w:sz w:val="20"/>
          <w:lang w:val="es-CO"/>
          <w:rPrChange w:id="1489" w:author="Edu Fisica" w:date="2026-05-16T07:13:00Z">
            <w:rPr>
              <w:color w:val="000000"/>
              <w:lang w:val="es-CO"/>
            </w:rPr>
          </w:rPrChange>
        </w:rPr>
        <w:t xml:space="preserve">a partir de los registros del </w:t>
      </w:r>
      <w:del w:id="1490" w:author="Edu Fisica" w:date="2026-05-16T07:13:00Z">
        <w:r w:rsidRPr="00FF4F12">
          <w:rPr>
            <w:color w:val="000000"/>
            <w:lang w:val="es-CO"/>
          </w:rPr>
          <w:delText xml:space="preserve">instrumento </w:delText>
        </w:r>
      </w:del>
      <w:r w:rsidRPr="00C50822">
        <w:rPr>
          <w:color w:val="000000"/>
          <w:sz w:val="20"/>
          <w:lang w:val="es-CO"/>
          <w:rPrChange w:id="1491" w:author="Edu Fisica" w:date="2026-05-16T07:13:00Z">
            <w:rPr>
              <w:color w:val="000000"/>
              <w:lang w:val="es-CO"/>
            </w:rPr>
          </w:rPrChange>
        </w:rPr>
        <w:t>“Observador del estudiante</w:t>
      </w:r>
      <w:del w:id="1492" w:author="Edu Fisica" w:date="2026-05-16T07:13:00Z">
        <w:r w:rsidRPr="00FF4F12">
          <w:rPr>
            <w:color w:val="000000"/>
            <w:lang w:val="es-CO"/>
          </w:rPr>
          <w:delText>”, Institución Educativa José Antonio Galán. Las</w:delText>
        </w:r>
      </w:del>
      <w:ins w:id="1493" w:author="Edu Fisica" w:date="2026-05-16T07:13:00Z">
        <w:r w:rsidRPr="00C50822">
          <w:rPr>
            <w:color w:val="000000"/>
            <w:sz w:val="20"/>
            <w:szCs w:val="20"/>
            <w:lang w:val="es-CO"/>
          </w:rPr>
          <w:t>”</w:t>
        </w:r>
        <w:r w:rsidR="00C50822">
          <w:rPr>
            <w:color w:val="000000"/>
            <w:sz w:val="20"/>
            <w:szCs w:val="20"/>
            <w:lang w:val="es-CO"/>
          </w:rPr>
          <w:t xml:space="preserve"> grado 6-1</w:t>
        </w:r>
      </w:ins>
    </w:p>
    <w:p w14:paraId="47076A3C" w14:textId="535F406A" w:rsidR="00616D3D" w:rsidRPr="00C50822" w:rsidRDefault="00C50822" w:rsidP="006B7242">
      <w:pPr>
        <w:pStyle w:val="NormalWeb"/>
        <w:spacing w:before="0" w:beforeAutospacing="0" w:after="0" w:afterAutospacing="0" w:line="480" w:lineRule="auto"/>
        <w:jc w:val="both"/>
        <w:rPr>
          <w:lang w:val="es-CO"/>
        </w:rPr>
      </w:pPr>
      <w:ins w:id="1494" w:author="Edu Fisica" w:date="2026-05-16T07:13:00Z">
        <w:r>
          <w:rPr>
            <w:color w:val="000000"/>
            <w:lang w:val="es-CO"/>
          </w:rPr>
          <w:t>Como se refleja en la tabla 3, las</w:t>
        </w:r>
      </w:ins>
      <w:r>
        <w:rPr>
          <w:color w:val="000000"/>
          <w:lang w:val="es-CO"/>
        </w:rPr>
        <w:t xml:space="preserve"> </w:t>
      </w:r>
      <w:r w:rsidR="00616D3D" w:rsidRPr="00C50822">
        <w:rPr>
          <w:color w:val="000000"/>
          <w:lang w:val="es-CO"/>
        </w:rPr>
        <w:t>expresiones presentadas entre comillas corresponden a fragmentos textuales extraídos de los testimonios y observaciones consignados en dicho documento, conservando la fidelidad de las fuentes primarias de análisis cualitativo.</w:t>
      </w:r>
    </w:p>
    <w:p w14:paraId="38D8E533" w14:textId="77777777" w:rsidR="00616D3D" w:rsidRPr="00FF4F12" w:rsidRDefault="00616D3D" w:rsidP="0022099E">
      <w:pPr>
        <w:jc w:val="both"/>
        <w:rPr>
          <w:rFonts w:eastAsia="Times New Roman" w:cs="Times New Roman"/>
          <w:color w:val="000000"/>
          <w:szCs w:val="24"/>
          <w:lang w:val="es-CO"/>
        </w:rPr>
      </w:pPr>
      <w:r w:rsidRPr="00FF4F12">
        <w:rPr>
          <w:rFonts w:eastAsia="Times New Roman" w:cs="Times New Roman"/>
          <w:color w:val="000000"/>
          <w:szCs w:val="24"/>
          <w:lang w:val="es-CO"/>
        </w:rPr>
        <w:t>Desde la percepción de los propios estudiantes y la información suministrada por padres y cuidadores, se reconoce que el entorno familiar influye de manera directa en sus comportamientos, actitudes y formas de relacionarse en el contexto escolar. En este sentido, los hallazgos coinciden con lo planteado por Bolaños y Rivero (2019), quienes afirman que la familia está estrechamente ligada a la escuela en los procesos de formación y socialización, siendo los padres el principal referente o “espejo” en la construcción de comportamientos y actitudes. Así, aquellos estudiantes que provienen de hogares con relaciones estables, comunicación asertiva y acompañamiento constante tienden a expresar mayor seguridad emocional y disposición para la convivencia; mientras que quienes viven situaciones de conflicto, ausencia parental o experiencias de maltrato presentan mayores dificultades para regular sus emociones y mantener relaciones respetuosas. No obstante, también se evidencia que, incluso en contextos familiares complejos, varios estudiantes encuentran en la escuela un espacio de socialización, liderazgo y reconocimiento, lo que resalta la importancia del entorno educativo como escenario protector y formativo para el fortalecimiento de la convivencia escolar.</w:t>
      </w:r>
    </w:p>
    <w:p w14:paraId="73DD9750" w14:textId="77777777" w:rsidR="00616D3D" w:rsidRPr="00FF4F12" w:rsidRDefault="00616D3D" w:rsidP="00616D3D">
      <w:pPr>
        <w:rPr>
          <w:rFonts w:eastAsia="Times New Roman" w:cs="Times New Roman"/>
          <w:color w:val="000000"/>
          <w:szCs w:val="24"/>
          <w:lang w:val="es-CO"/>
        </w:rPr>
      </w:pPr>
      <w:r w:rsidRPr="00FF4F12">
        <w:rPr>
          <w:rFonts w:eastAsia="Times New Roman" w:cs="Times New Roman"/>
          <w:color w:val="000000"/>
          <w:szCs w:val="24"/>
          <w:lang w:val="es-CO"/>
        </w:rPr>
        <w:t>De igual manera, en coherencia con el primer objetivo del proyecto, orientado a la identificación de las problemáticas de convivencia presentes en el aula, se implementó la carpeta de gestores de paz como un instrumento de recolección y sistematización de información que permitió registrar de manera organizada las situaciones de convivencia tipo I presentadas durante el año lectivo 2025 en el grado 6°-1 de la Institución Educativa José Antonio Galán. Este instrumento se constituyó en una herramienta pedagógica y formativa que facilitó el seguimiento de las conductas que, si bien no generaban daños graves, incidían negativamente en el clima escolar y en el desarrollo armónico de las actividades académicas.</w:t>
      </w:r>
    </w:p>
    <w:p w14:paraId="1702C456" w14:textId="65494FC0" w:rsidR="00616D3D" w:rsidRDefault="00616D3D" w:rsidP="00616D3D">
      <w:pPr>
        <w:rPr>
          <w:rFonts w:eastAsia="Times New Roman" w:cs="Times New Roman"/>
          <w:color w:val="000000"/>
          <w:szCs w:val="24"/>
          <w:lang w:val="es-CO"/>
        </w:rPr>
      </w:pPr>
      <w:r w:rsidRPr="00FF4F12">
        <w:rPr>
          <w:rFonts w:eastAsia="Times New Roman" w:cs="Times New Roman"/>
          <w:color w:val="000000"/>
          <w:szCs w:val="24"/>
          <w:lang w:val="es-CO"/>
        </w:rPr>
        <w:t xml:space="preserve">La carpeta de gestores de paz </w:t>
      </w:r>
      <w:del w:id="1495" w:author="Edu Fisica" w:date="2026-05-16T07:13:00Z">
        <w:r w:rsidRPr="00FF4F12">
          <w:rPr>
            <w:rFonts w:eastAsia="Times New Roman" w:cs="Times New Roman"/>
            <w:color w:val="000000"/>
            <w:szCs w:val="24"/>
            <w:lang w:val="es-CO"/>
          </w:rPr>
          <w:delText>brind</w:delText>
        </w:r>
        <w:r w:rsidRPr="0022099E">
          <w:rPr>
            <w:rFonts w:eastAsia="Times New Roman" w:cs="Times New Roman"/>
            <w:color w:val="FF0000"/>
            <w:szCs w:val="24"/>
            <w:lang w:val="es-CO"/>
          </w:rPr>
          <w:delText>o</w:delText>
        </w:r>
      </w:del>
      <w:ins w:id="1496" w:author="Edu Fisica" w:date="2026-05-16T07:13:00Z">
        <w:r w:rsidRPr="00FF4F12">
          <w:rPr>
            <w:rFonts w:eastAsia="Times New Roman" w:cs="Times New Roman"/>
            <w:color w:val="000000"/>
            <w:szCs w:val="24"/>
            <w:lang w:val="es-CO"/>
          </w:rPr>
          <w:t>brin</w:t>
        </w:r>
        <w:r w:rsidR="00C50822">
          <w:rPr>
            <w:rFonts w:eastAsia="Times New Roman" w:cs="Times New Roman"/>
            <w:color w:val="000000"/>
            <w:szCs w:val="24"/>
            <w:lang w:val="es-CO"/>
          </w:rPr>
          <w:t>dó</w:t>
        </w:r>
      </w:ins>
      <w:r w:rsidRPr="0022099E">
        <w:rPr>
          <w:rFonts w:eastAsia="Times New Roman" w:cs="Times New Roman"/>
          <w:color w:val="FF0000"/>
          <w:szCs w:val="24"/>
          <w:lang w:val="es-CO"/>
        </w:rPr>
        <w:t xml:space="preserve"> </w:t>
      </w:r>
      <w:r w:rsidRPr="00FF4F12">
        <w:rPr>
          <w:rFonts w:eastAsia="Times New Roman" w:cs="Times New Roman"/>
          <w:color w:val="000000"/>
          <w:szCs w:val="24"/>
          <w:lang w:val="es-CO"/>
        </w:rPr>
        <w:t xml:space="preserve">la oportunidad no solo del registro sistemático de las situaciones presentadas, sino también el conteo, análisis y aplicación de correctivos pedagógicos orientados a la prevención, reflexión y mejora de la convivencia escolar. A través de este instrumento se buscó propiciar ambientes más adecuados para el desarrollo de las clases, el libre desarrollo de la personalidad y la formación en valores como el respeto, la responsabilidad, la empatía y la resolución pacífica de conflictos. Los registros fueron diligenciados por el estudiante designado como gestor de paz, quien cumplió un rol activo en la observación, mediación y documentación de las situaciones de convivencia, fortaleciendo así la participación democrática y el liderazgo estudiantil (Figura </w:t>
      </w:r>
      <w:del w:id="1497" w:author="Edu Fisica" w:date="2026-05-16T07:13:00Z">
        <w:r w:rsidRPr="00FF4F12">
          <w:rPr>
            <w:rFonts w:eastAsia="Times New Roman" w:cs="Times New Roman"/>
            <w:color w:val="000000"/>
            <w:szCs w:val="24"/>
            <w:lang w:val="es-CO"/>
          </w:rPr>
          <w:delText>--).</w:delText>
        </w:r>
      </w:del>
      <w:ins w:id="1498" w:author="Edu Fisica" w:date="2026-05-16T07:13:00Z">
        <w:r w:rsidR="00C50822">
          <w:rPr>
            <w:rFonts w:eastAsia="Times New Roman" w:cs="Times New Roman"/>
            <w:color w:val="000000"/>
            <w:szCs w:val="24"/>
            <w:lang w:val="es-CO"/>
          </w:rPr>
          <w:t>5</w:t>
        </w:r>
        <w:r w:rsidRPr="00FF4F12">
          <w:rPr>
            <w:rFonts w:eastAsia="Times New Roman" w:cs="Times New Roman"/>
            <w:color w:val="000000"/>
            <w:szCs w:val="24"/>
            <w:lang w:val="es-CO"/>
          </w:rPr>
          <w:t>).</w:t>
        </w:r>
      </w:ins>
    </w:p>
    <w:p w14:paraId="0D7E7AAA" w14:textId="4624E06F" w:rsidR="00902D73" w:rsidRDefault="008E498F" w:rsidP="00616D3D">
      <w:pPr>
        <w:rPr>
          <w:ins w:id="1499" w:author="Edu Fisica" w:date="2026-05-16T07:13:00Z"/>
          <w:rFonts w:eastAsia="Times New Roman" w:cs="Times New Roman"/>
          <w:color w:val="000000"/>
          <w:szCs w:val="24"/>
          <w:lang w:val="es-CO"/>
        </w:rPr>
      </w:pPr>
      <w:del w:id="1500" w:author="Edu Fisica" w:date="2026-05-16T07:13:00Z">
        <w:r w:rsidRPr="00FF4F12">
          <w:rPr>
            <w:rFonts w:cs="Times New Roman"/>
            <w:noProof/>
            <w:szCs w:val="24"/>
            <w:lang w:val="es-CO"/>
          </w:rPr>
          <w:drawing>
            <wp:anchor distT="0" distB="0" distL="114300" distR="114300" simplePos="0" relativeHeight="251744256" behindDoc="0" locked="0" layoutInCell="1" allowOverlap="1" wp14:anchorId="0FC2D08D" wp14:editId="3FC77CFA">
              <wp:simplePos x="0" y="0"/>
              <wp:positionH relativeFrom="margin">
                <wp:align>right</wp:align>
              </wp:positionH>
              <wp:positionV relativeFrom="paragraph">
                <wp:posOffset>328295</wp:posOffset>
              </wp:positionV>
              <wp:extent cx="5836920" cy="2682240"/>
              <wp:effectExtent l="0" t="0" r="0" b="3810"/>
              <wp:wrapNone/>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836920" cy="2682240"/>
                      </a:xfrm>
                      <a:prstGeom prst="rect">
                        <a:avLst/>
                      </a:prstGeom>
                    </pic:spPr>
                  </pic:pic>
                </a:graphicData>
              </a:graphic>
              <wp14:sizeRelH relativeFrom="margin">
                <wp14:pctWidth>0</wp14:pctWidth>
              </wp14:sizeRelH>
              <wp14:sizeRelV relativeFrom="margin">
                <wp14:pctHeight>0</wp14:pctHeight>
              </wp14:sizeRelV>
            </wp:anchor>
          </w:drawing>
        </w:r>
        <w:r w:rsidRPr="00FF4F12">
          <w:rPr>
            <w:rFonts w:cs="Times New Roman"/>
            <w:noProof/>
            <w:lang w:val="es-CO"/>
          </w:rPr>
          <mc:AlternateContent>
            <mc:Choice Requires="wps">
              <w:drawing>
                <wp:anchor distT="0" distB="0" distL="114300" distR="114300" simplePos="0" relativeHeight="251745280" behindDoc="0" locked="0" layoutInCell="1" allowOverlap="1" wp14:anchorId="63124ECC" wp14:editId="5065C8FE">
                  <wp:simplePos x="0" y="0"/>
                  <wp:positionH relativeFrom="margin">
                    <wp:align>left</wp:align>
                  </wp:positionH>
                  <wp:positionV relativeFrom="paragraph">
                    <wp:posOffset>23495</wp:posOffset>
                  </wp:positionV>
                  <wp:extent cx="5181600" cy="266700"/>
                  <wp:effectExtent l="0" t="0" r="0" b="0"/>
                  <wp:wrapNone/>
                  <wp:docPr id="36" name="Cuadro de texto 36"/>
                  <wp:cNvGraphicFramePr/>
                  <a:graphic xmlns:a="http://schemas.openxmlformats.org/drawingml/2006/main">
                    <a:graphicData uri="http://schemas.microsoft.com/office/word/2010/wordprocessingShape">
                      <wps:wsp>
                        <wps:cNvSpPr txBox="1"/>
                        <wps:spPr>
                          <a:xfrm>
                            <a:off x="0" y="0"/>
                            <a:ext cx="5181600" cy="266700"/>
                          </a:xfrm>
                          <a:prstGeom prst="rect">
                            <a:avLst/>
                          </a:prstGeom>
                          <a:solidFill>
                            <a:prstClr val="white"/>
                          </a:solidFill>
                          <a:ln>
                            <a:noFill/>
                          </a:ln>
                        </wps:spPr>
                        <wps:txbx>
                          <w:txbxContent>
                            <w:p w14:paraId="48855297" w14:textId="77777777" w:rsidR="00DC5717" w:rsidRPr="00836A12" w:rsidRDefault="00DC5717" w:rsidP="00616D3D">
                              <w:pPr>
                                <w:pStyle w:val="Descripcin"/>
                                <w:rPr>
                                  <w:del w:id="1501" w:author="Edu Fisica" w:date="2026-05-16T07:13:00Z"/>
                                  <w:rFonts w:cs="Times New Roman"/>
                                  <w:noProof/>
                                  <w:sz w:val="24"/>
                                  <w:szCs w:val="24"/>
                                </w:rPr>
                              </w:pPr>
                              <w:bookmarkStart w:id="1502" w:name="_Toc227692924"/>
                              <w:del w:id="1503" w:author="Edu Fisica" w:date="2026-05-16T07:13:00Z">
                                <w:r>
                                  <w:delText xml:space="preserve">Figura  </w:delText>
                                </w:r>
                                <w:r>
                                  <w:fldChar w:fldCharType="begin"/>
                                </w:r>
                                <w:r>
                                  <w:delInstrText xml:space="preserve"> SEQ Figura_ \* ARABIC </w:delInstrText>
                                </w:r>
                                <w:r>
                                  <w:fldChar w:fldCharType="separate"/>
                                </w:r>
                                <w:r>
                                  <w:rPr>
                                    <w:noProof/>
                                  </w:rPr>
                                  <w:delText>5</w:delText>
                                </w:r>
                                <w:r>
                                  <w:rPr>
                                    <w:noProof/>
                                  </w:rPr>
                                  <w:fldChar w:fldCharType="end"/>
                                </w:r>
                                <w:r>
                                  <w:delText xml:space="preserve"> </w:delText>
                                </w:r>
                                <w:r w:rsidRPr="00314541">
                                  <w:delText xml:space="preserve">Registro fotográfico carpeta </w:delText>
                                </w:r>
                                <w:r>
                                  <w:delText>g</w:delText>
                                </w:r>
                                <w:r w:rsidRPr="00314541">
                                  <w:delText xml:space="preserve">estores de </w:delText>
                                </w:r>
                                <w:r>
                                  <w:delText>p</w:delText>
                                </w:r>
                                <w:r w:rsidRPr="00314541">
                                  <w:delText>az - Grado 6-1</w:delText>
                                </w:r>
                                <w:bookmarkEnd w:id="1502"/>
                              </w:del>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124ECC" id="Cuadro de texto 36" o:spid="_x0000_s1037" type="#_x0000_t202" style="position:absolute;left:0;text-align:left;margin-left:0;margin-top:1.85pt;width:408pt;height:21pt;z-index:25174528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" stroked="f">
                  <v:textbox inset="0,0,0,0">
                    <w:txbxContent>
                      <w:p w14:paraId="48855297" w14:textId="77777777" w:rsidR="00DC5717" w:rsidRPr="00836A12" w:rsidRDefault="00DC5717" w:rsidP="00616D3D">
                        <w:pPr>
                          <w:pStyle w:val="Descripcin"/>
                          <w:rPr>
                            <w:del w:id="1504" w:author="Edu Fisica" w:date="2026-05-16T07:13:00Z"/>
                            <w:rFonts w:cs="Times New Roman"/>
                            <w:noProof/>
                            <w:sz w:val="24"/>
                            <w:szCs w:val="24"/>
                          </w:rPr>
                        </w:pPr>
                        <w:bookmarkStart w:id="1505" w:name="_Toc227692924"/>
                        <w:del w:id="1506" w:author="Edu Fisica" w:date="2026-05-16T07:13:00Z">
                          <w:r>
                            <w:delText xml:space="preserve">Figura  </w:delText>
                          </w:r>
                          <w:r>
                            <w:fldChar w:fldCharType="begin"/>
                          </w:r>
                          <w:r>
                            <w:delInstrText xml:space="preserve"> SEQ Figura_ \* ARABIC </w:delInstrText>
                          </w:r>
                          <w:r>
                            <w:fldChar w:fldCharType="separate"/>
                          </w:r>
                          <w:r>
                            <w:rPr>
                              <w:noProof/>
                            </w:rPr>
                            <w:delText>5</w:delText>
                          </w:r>
                          <w:r>
                            <w:rPr>
                              <w:noProof/>
                            </w:rPr>
                            <w:fldChar w:fldCharType="end"/>
                          </w:r>
                          <w:r>
                            <w:delText xml:space="preserve"> </w:delText>
                          </w:r>
                          <w:r w:rsidRPr="00314541">
                            <w:delText xml:space="preserve">Registro fotográfico carpeta </w:delText>
                          </w:r>
                          <w:r>
                            <w:delText>g</w:delText>
                          </w:r>
                          <w:r w:rsidRPr="00314541">
                            <w:delText xml:space="preserve">estores de </w:delText>
                          </w:r>
                          <w:r>
                            <w:delText>p</w:delText>
                          </w:r>
                          <w:r w:rsidRPr="00314541">
                            <w:delText>az - Grado 6-1</w:delText>
                          </w:r>
                          <w:bookmarkEnd w:id="1505"/>
                        </w:del>
                      </w:p>
                    </w:txbxContent>
                  </v:textbox>
                  <w10:wrap anchorx="margin"/>
                </v:shape>
              </w:pict>
            </mc:Fallback>
          </mc:AlternateContent>
        </w:r>
      </w:del>
    </w:p>
    <w:p w14:paraId="02E4D013" w14:textId="4E4784F6" w:rsidR="00902D73" w:rsidRDefault="00902D73" w:rsidP="00616D3D">
      <w:pPr>
        <w:rPr>
          <w:ins w:id="1507" w:author="Edu Fisica" w:date="2026-05-16T07:13:00Z"/>
          <w:rFonts w:eastAsia="Times New Roman" w:cs="Times New Roman"/>
          <w:color w:val="000000"/>
          <w:szCs w:val="24"/>
          <w:lang w:val="es-CO"/>
        </w:rPr>
      </w:pPr>
    </w:p>
    <w:p w14:paraId="22811E40" w14:textId="5DD3842E" w:rsidR="00902D73" w:rsidRDefault="00902D73" w:rsidP="00616D3D">
      <w:pPr>
        <w:rPr>
          <w:ins w:id="1508" w:author="Edu Fisica" w:date="2026-05-16T07:13:00Z"/>
          <w:rFonts w:eastAsia="Times New Roman" w:cs="Times New Roman"/>
          <w:color w:val="000000"/>
          <w:szCs w:val="24"/>
          <w:lang w:val="es-CO"/>
        </w:rPr>
      </w:pPr>
    </w:p>
    <w:p w14:paraId="10030761" w14:textId="48FC0CE6" w:rsidR="00902D73" w:rsidRDefault="00902D73" w:rsidP="00616D3D">
      <w:pPr>
        <w:rPr>
          <w:ins w:id="1509" w:author="Edu Fisica" w:date="2026-05-16T07:13:00Z"/>
          <w:rFonts w:eastAsia="Times New Roman" w:cs="Times New Roman"/>
          <w:color w:val="000000"/>
          <w:szCs w:val="24"/>
          <w:lang w:val="es-CO"/>
        </w:rPr>
      </w:pPr>
    </w:p>
    <w:p w14:paraId="096627CA" w14:textId="65F3A782" w:rsidR="00902D73" w:rsidRDefault="00902D73" w:rsidP="00616D3D">
      <w:pPr>
        <w:rPr>
          <w:ins w:id="1510" w:author="Edu Fisica" w:date="2026-05-16T07:13:00Z"/>
          <w:rFonts w:eastAsia="Times New Roman" w:cs="Times New Roman"/>
          <w:color w:val="000000"/>
          <w:szCs w:val="24"/>
          <w:lang w:val="es-CO"/>
        </w:rPr>
      </w:pPr>
    </w:p>
    <w:p w14:paraId="412BEE7D" w14:textId="394C881D" w:rsidR="00902D73" w:rsidRDefault="00902D73" w:rsidP="00616D3D">
      <w:pPr>
        <w:rPr>
          <w:ins w:id="1511" w:author="Edu Fisica" w:date="2026-05-16T07:13:00Z"/>
          <w:rFonts w:eastAsia="Times New Roman" w:cs="Times New Roman"/>
          <w:color w:val="000000"/>
          <w:szCs w:val="24"/>
          <w:lang w:val="es-CO"/>
        </w:rPr>
      </w:pPr>
    </w:p>
    <w:p w14:paraId="5196AB49" w14:textId="34BB33B3" w:rsidR="00902D73" w:rsidRDefault="00902D73" w:rsidP="00616D3D">
      <w:pPr>
        <w:rPr>
          <w:ins w:id="1512" w:author="Edu Fisica" w:date="2026-05-16T07:13:00Z"/>
          <w:rFonts w:eastAsia="Times New Roman" w:cs="Times New Roman"/>
          <w:color w:val="000000"/>
          <w:szCs w:val="24"/>
          <w:lang w:val="es-CO"/>
        </w:rPr>
      </w:pPr>
    </w:p>
    <w:p w14:paraId="5A044E94" w14:textId="35BE8DBD" w:rsidR="00902D73" w:rsidRDefault="00902D73" w:rsidP="00616D3D">
      <w:pPr>
        <w:rPr>
          <w:ins w:id="1513" w:author="Edu Fisica" w:date="2026-05-16T07:13:00Z"/>
          <w:rFonts w:eastAsia="Times New Roman" w:cs="Times New Roman"/>
          <w:color w:val="000000"/>
          <w:szCs w:val="24"/>
          <w:lang w:val="es-CO"/>
        </w:rPr>
      </w:pPr>
    </w:p>
    <w:p w14:paraId="36FB93B0" w14:textId="34191F1C" w:rsidR="00902D73" w:rsidRDefault="00902D73" w:rsidP="00616D3D">
      <w:pPr>
        <w:rPr>
          <w:ins w:id="1514" w:author="Edu Fisica" w:date="2026-05-16T07:13:00Z"/>
          <w:rFonts w:eastAsia="Times New Roman" w:cs="Times New Roman"/>
          <w:color w:val="000000"/>
          <w:szCs w:val="24"/>
          <w:lang w:val="es-CO"/>
        </w:rPr>
      </w:pPr>
    </w:p>
    <w:p w14:paraId="6089CE4E" w14:textId="7BCC253F" w:rsidR="00902D73" w:rsidRPr="00FF4F12" w:rsidRDefault="006B6376" w:rsidP="00616D3D">
      <w:pPr>
        <w:rPr>
          <w:ins w:id="1515" w:author="Edu Fisica" w:date="2026-05-16T07:13:00Z"/>
          <w:rFonts w:eastAsia="Times New Roman" w:cs="Times New Roman"/>
          <w:color w:val="000000"/>
          <w:szCs w:val="24"/>
          <w:lang w:val="es-CO"/>
        </w:rPr>
      </w:pPr>
      <w:ins w:id="1516" w:author="Edu Fisica" w:date="2026-05-16T07:13:00Z">
        <w:r w:rsidRPr="00FF4F12">
          <w:rPr>
            <w:rFonts w:cs="Times New Roman"/>
            <w:noProof/>
            <w:lang w:val="es-CO"/>
          </w:rPr>
          <mc:AlternateContent>
            <mc:Choice Requires="wps">
              <w:drawing>
                <wp:anchor distT="0" distB="0" distL="114300" distR="114300" simplePos="0" relativeHeight="251717632" behindDoc="0" locked="0" layoutInCell="1" allowOverlap="1" wp14:anchorId="25FA4B6B" wp14:editId="1E2226B5">
                  <wp:simplePos x="0" y="0"/>
                  <wp:positionH relativeFrom="margin">
                    <wp:posOffset>213360</wp:posOffset>
                  </wp:positionH>
                  <wp:positionV relativeFrom="paragraph">
                    <wp:posOffset>175260</wp:posOffset>
                  </wp:positionV>
                  <wp:extent cx="5181600" cy="524934"/>
                  <wp:effectExtent l="0" t="0" r="0" b="8890"/>
                  <wp:wrapNone/>
                  <wp:docPr id="50" name="Cuadro de texto 50"/>
                  <wp:cNvGraphicFramePr/>
                  <a:graphic xmlns:a="http://schemas.openxmlformats.org/drawingml/2006/main">
                    <a:graphicData uri="http://schemas.microsoft.com/office/word/2010/wordprocessingShape">
                      <wps:wsp>
                        <wps:cNvSpPr txBox="1"/>
                        <wps:spPr>
                          <a:xfrm>
                            <a:off x="0" y="0"/>
                            <a:ext cx="5181600" cy="524934"/>
                          </a:xfrm>
                          <a:prstGeom prst="rect">
                            <a:avLst/>
                          </a:prstGeom>
                          <a:solidFill>
                            <a:prstClr val="white"/>
                          </a:solidFill>
                          <a:ln>
                            <a:noFill/>
                          </a:ln>
                        </wps:spPr>
                        <wps:txbx>
                          <w:txbxContent>
                            <w:p w14:paraId="7B33C858" w14:textId="77777777" w:rsidR="00DC5717" w:rsidRDefault="00DC5717" w:rsidP="00616D3D">
                              <w:pPr>
                                <w:pStyle w:val="Descripcin"/>
                                <w:rPr>
                                  <w:ins w:id="1517" w:author="Edu Fisica" w:date="2026-05-16T07:13:00Z"/>
                                  <w:sz w:val="20"/>
                                  <w:szCs w:val="20"/>
                                </w:rPr>
                              </w:pPr>
                              <w:bookmarkStart w:id="1518" w:name="_Toc227606244"/>
                              <w:bookmarkStart w:id="1519" w:name="_Toc227682415"/>
                              <w:bookmarkStart w:id="1520" w:name="_Toc229133577"/>
                              <w:ins w:id="1521" w:author="Edu Fisica" w:date="2026-05-16T07:13:00Z">
                                <w:r w:rsidRPr="00C50822">
                                  <w:rPr>
                                    <w:sz w:val="20"/>
                                    <w:szCs w:val="20"/>
                                  </w:rPr>
                                  <w:t xml:space="preserve">Figura  </w:t>
                                </w:r>
                                <w:r w:rsidRPr="00C50822">
                                  <w:rPr>
                                    <w:sz w:val="20"/>
                                    <w:szCs w:val="20"/>
                                  </w:rPr>
                                  <w:fldChar w:fldCharType="begin"/>
                                </w:r>
                                <w:r w:rsidRPr="00C50822">
                                  <w:rPr>
                                    <w:sz w:val="20"/>
                                    <w:szCs w:val="20"/>
                                  </w:rPr>
                                  <w:instrText xml:space="preserve"> SEQ Figura_ \* ARABIC </w:instrText>
                                </w:r>
                                <w:r w:rsidRPr="00C50822">
                                  <w:rPr>
                                    <w:sz w:val="20"/>
                                    <w:szCs w:val="20"/>
                                  </w:rPr>
                                  <w:fldChar w:fldCharType="separate"/>
                                </w:r>
                                <w:r w:rsidRPr="00C50822">
                                  <w:rPr>
                                    <w:noProof/>
                                    <w:sz w:val="20"/>
                                    <w:szCs w:val="20"/>
                                  </w:rPr>
                                  <w:t>5</w:t>
                                </w:r>
                                <w:r w:rsidRPr="00C50822">
                                  <w:rPr>
                                    <w:noProof/>
                                    <w:sz w:val="20"/>
                                    <w:szCs w:val="20"/>
                                  </w:rPr>
                                  <w:fldChar w:fldCharType="end"/>
                                </w:r>
                                <w:r w:rsidRPr="00C50822">
                                  <w:rPr>
                                    <w:sz w:val="20"/>
                                    <w:szCs w:val="20"/>
                                  </w:rPr>
                                  <w:t xml:space="preserve"> </w:t>
                                </w:r>
                              </w:ins>
                            </w:p>
                            <w:p w14:paraId="1FE4A796" w14:textId="57AF4D42" w:rsidR="00DC5717" w:rsidRPr="00C50822" w:rsidRDefault="00DC5717" w:rsidP="00616D3D">
                              <w:pPr>
                                <w:pStyle w:val="Descripcin"/>
                                <w:rPr>
                                  <w:ins w:id="1522" w:author="Edu Fisica" w:date="2026-05-16T07:13:00Z"/>
                                  <w:rFonts w:cs="Times New Roman"/>
                                  <w:noProof/>
                                  <w:sz w:val="20"/>
                                  <w:szCs w:val="20"/>
                                </w:rPr>
                              </w:pPr>
                              <w:ins w:id="1523" w:author="Edu Fisica" w:date="2026-05-16T07:13:00Z">
                                <w:r w:rsidRPr="00C50822">
                                  <w:rPr>
                                    <w:sz w:val="20"/>
                                    <w:szCs w:val="20"/>
                                  </w:rPr>
                                  <w:t>Registro fotográfico carpeta gestores de paz - Grado 6-1</w:t>
                                </w:r>
                                <w:bookmarkEnd w:id="1518"/>
                                <w:bookmarkEnd w:id="1519"/>
                                <w:bookmarkEnd w:id="1520"/>
                              </w:ins>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FA4B6B" id="Cuadro de texto 50" o:spid="_x0000_s1038" type="#_x0000_t202" style="position:absolute;left:0;text-align:left;margin-left:16.8pt;margin-top:13.8pt;width:408pt;height:41.35pt;z-index:2517176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" stroked="f">
                  <v:textbox inset="0,0,0,0">
                    <w:txbxContent>
                      <w:p w14:paraId="7B33C858" w14:textId="77777777" w:rsidR="00DC5717" w:rsidRDefault="00DC5717" w:rsidP="00616D3D">
                        <w:pPr>
                          <w:pStyle w:val="Descripcin"/>
                          <w:rPr>
                            <w:ins w:id="1524" w:author="Edu Fisica" w:date="2026-05-16T07:13:00Z"/>
                            <w:sz w:val="20"/>
                            <w:szCs w:val="20"/>
                          </w:rPr>
                        </w:pPr>
                        <w:bookmarkStart w:id="1525" w:name="_Toc227606244"/>
                        <w:bookmarkStart w:id="1526" w:name="_Toc227682415"/>
                        <w:bookmarkStart w:id="1527" w:name="_Toc229133577"/>
                        <w:ins w:id="1528" w:author="Edu Fisica" w:date="2026-05-16T07:13:00Z">
                          <w:r w:rsidRPr="00C50822">
                            <w:rPr>
                              <w:sz w:val="20"/>
                              <w:szCs w:val="20"/>
                            </w:rPr>
                            <w:t xml:space="preserve">Figura  </w:t>
                          </w:r>
                          <w:r w:rsidRPr="00C50822">
                            <w:rPr>
                              <w:sz w:val="20"/>
                              <w:szCs w:val="20"/>
                            </w:rPr>
                            <w:fldChar w:fldCharType="begin"/>
                          </w:r>
                          <w:r w:rsidRPr="00C50822">
                            <w:rPr>
                              <w:sz w:val="20"/>
                              <w:szCs w:val="20"/>
                            </w:rPr>
                            <w:instrText xml:space="preserve"> SEQ Figura_ \* ARABIC </w:instrText>
                          </w:r>
                          <w:r w:rsidRPr="00C50822">
                            <w:rPr>
                              <w:sz w:val="20"/>
                              <w:szCs w:val="20"/>
                            </w:rPr>
                            <w:fldChar w:fldCharType="separate"/>
                          </w:r>
                          <w:r w:rsidRPr="00C50822">
                            <w:rPr>
                              <w:noProof/>
                              <w:sz w:val="20"/>
                              <w:szCs w:val="20"/>
                            </w:rPr>
                            <w:t>5</w:t>
                          </w:r>
                          <w:r w:rsidRPr="00C50822">
                            <w:rPr>
                              <w:noProof/>
                              <w:sz w:val="20"/>
                              <w:szCs w:val="20"/>
                            </w:rPr>
                            <w:fldChar w:fldCharType="end"/>
                          </w:r>
                          <w:r w:rsidRPr="00C50822">
                            <w:rPr>
                              <w:sz w:val="20"/>
                              <w:szCs w:val="20"/>
                            </w:rPr>
                            <w:t xml:space="preserve"> </w:t>
                          </w:r>
                        </w:ins>
                      </w:p>
                      <w:p w14:paraId="1FE4A796" w14:textId="57AF4D42" w:rsidR="00DC5717" w:rsidRPr="00C50822" w:rsidRDefault="00DC5717" w:rsidP="00616D3D">
                        <w:pPr>
                          <w:pStyle w:val="Descripcin"/>
                          <w:rPr>
                            <w:ins w:id="1529" w:author="Edu Fisica" w:date="2026-05-16T07:13:00Z"/>
                            <w:rFonts w:cs="Times New Roman"/>
                            <w:noProof/>
                            <w:sz w:val="20"/>
                            <w:szCs w:val="20"/>
                          </w:rPr>
                        </w:pPr>
                        <w:ins w:id="1530" w:author="Edu Fisica" w:date="2026-05-16T07:13:00Z">
                          <w:r w:rsidRPr="00C50822">
                            <w:rPr>
                              <w:sz w:val="20"/>
                              <w:szCs w:val="20"/>
                            </w:rPr>
                            <w:t>Registro fotográfico carpeta gestores de paz - Grado 6-1</w:t>
                          </w:r>
                          <w:bookmarkEnd w:id="1525"/>
                          <w:bookmarkEnd w:id="1526"/>
                          <w:bookmarkEnd w:id="1527"/>
                        </w:ins>
                      </w:p>
                    </w:txbxContent>
                  </v:textbox>
                  <w10:wrap anchorx="margin"/>
                </v:shape>
              </w:pict>
            </mc:Fallback>
          </mc:AlternateContent>
        </w:r>
      </w:ins>
    </w:p>
    <w:p w14:paraId="2F256905" w14:textId="06157D92" w:rsidR="00616D3D" w:rsidRPr="00FF4F12" w:rsidRDefault="00616D3D" w:rsidP="00616D3D">
      <w:pPr>
        <w:rPr>
          <w:ins w:id="1531" w:author="Edu Fisica" w:date="2026-05-16T07:13:00Z"/>
          <w:rFonts w:eastAsia="Times New Roman" w:cs="Times New Roman"/>
          <w:color w:val="000000"/>
          <w:szCs w:val="24"/>
          <w:lang w:val="es-CO"/>
        </w:rPr>
      </w:pPr>
    </w:p>
    <w:p w14:paraId="493AB238" w14:textId="017F0204" w:rsidR="00616D3D" w:rsidRPr="00FF4F12" w:rsidRDefault="006B6376" w:rsidP="00616D3D">
      <w:pPr>
        <w:rPr>
          <w:ins w:id="1532" w:author="Edu Fisica" w:date="2026-05-16T07:13:00Z"/>
          <w:rFonts w:eastAsia="Times New Roman" w:cs="Times New Roman"/>
          <w:color w:val="000000"/>
          <w:szCs w:val="24"/>
          <w:lang w:val="es-CO"/>
        </w:rPr>
      </w:pPr>
      <w:ins w:id="1533" w:author="Edu Fisica" w:date="2026-05-16T07:13:00Z">
        <w:r w:rsidRPr="00FF4F12">
          <w:rPr>
            <w:rFonts w:cs="Times New Roman"/>
            <w:noProof/>
            <w:szCs w:val="24"/>
            <w:lang w:val="es-CO"/>
          </w:rPr>
          <w:drawing>
            <wp:anchor distT="0" distB="0" distL="114300" distR="114300" simplePos="0" relativeHeight="251715584" behindDoc="0" locked="0" layoutInCell="1" allowOverlap="1" wp14:anchorId="07C56A2D" wp14:editId="007CFADF">
              <wp:simplePos x="0" y="0"/>
              <wp:positionH relativeFrom="margin">
                <wp:align>center</wp:align>
              </wp:positionH>
              <wp:positionV relativeFrom="paragraph">
                <wp:posOffset>11642</wp:posOffset>
              </wp:positionV>
              <wp:extent cx="4787994" cy="3383280"/>
              <wp:effectExtent l="0" t="0" r="0" b="7620"/>
              <wp:wrapNone/>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787994" cy="3383280"/>
                      </a:xfrm>
                      <a:prstGeom prst="rect">
                        <a:avLst/>
                      </a:prstGeom>
                    </pic:spPr>
                  </pic:pic>
                </a:graphicData>
              </a:graphic>
              <wp14:sizeRelH relativeFrom="margin">
                <wp14:pctWidth>0</wp14:pctWidth>
              </wp14:sizeRelH>
              <wp14:sizeRelV relativeFrom="margin">
                <wp14:pctHeight>0</wp14:pctHeight>
              </wp14:sizeRelV>
            </wp:anchor>
          </w:drawing>
        </w:r>
      </w:ins>
    </w:p>
    <w:p w14:paraId="6BD3DA2B" w14:textId="77777777" w:rsidR="00616D3D" w:rsidRPr="00FF4F12" w:rsidRDefault="00616D3D" w:rsidP="00616D3D">
      <w:pPr>
        <w:rPr>
          <w:rPrChange w:id="1534" w:author="Edu Fisica" w:date="2026-05-16T07:13:00Z">
            <w:rPr>
              <w:color w:val="000000"/>
              <w:lang w:val="es-CO"/>
            </w:rPr>
          </w:rPrChange>
        </w:rPr>
      </w:pPr>
    </w:p>
    <w:p w14:paraId="39659CEE" w14:textId="77777777" w:rsidR="00616D3D" w:rsidRPr="00FF4F12" w:rsidRDefault="00616D3D" w:rsidP="00616D3D">
      <w:pPr>
        <w:rPr>
          <w:rPrChange w:id="1535" w:author="Edu Fisica" w:date="2026-05-16T07:13:00Z">
            <w:rPr>
              <w:color w:val="000000"/>
              <w:lang w:val="es-CO"/>
            </w:rPr>
          </w:rPrChange>
        </w:rPr>
      </w:pPr>
    </w:p>
    <w:p w14:paraId="0A42334D" w14:textId="77777777" w:rsidR="00616D3D" w:rsidRPr="00FF4F12" w:rsidRDefault="00616D3D" w:rsidP="00616D3D">
      <w:pPr>
        <w:rPr>
          <w:rFonts w:cs="Times New Roman"/>
          <w:noProof/>
          <w:szCs w:val="24"/>
        </w:rPr>
      </w:pPr>
    </w:p>
    <w:p w14:paraId="28B6C679" w14:textId="77777777" w:rsidR="00616D3D" w:rsidRPr="00FF4F12" w:rsidRDefault="00616D3D" w:rsidP="00616D3D">
      <w:pPr>
        <w:rPr>
          <w:rFonts w:cs="Times New Roman"/>
          <w:noProof/>
          <w:szCs w:val="24"/>
        </w:rPr>
      </w:pPr>
    </w:p>
    <w:p w14:paraId="06E8DDF6" w14:textId="77777777" w:rsidR="00616D3D" w:rsidRPr="00FF4F12" w:rsidRDefault="00616D3D" w:rsidP="00616D3D">
      <w:pPr>
        <w:rPr>
          <w:rFonts w:cs="Times New Roman"/>
          <w:noProof/>
          <w:szCs w:val="24"/>
        </w:rPr>
      </w:pPr>
    </w:p>
    <w:p w14:paraId="2E97DD37" w14:textId="77777777" w:rsidR="00616D3D" w:rsidRPr="00FF4F12" w:rsidRDefault="00616D3D" w:rsidP="00616D3D">
      <w:pPr>
        <w:rPr>
          <w:rFonts w:cs="Times New Roman"/>
          <w:noProof/>
          <w:szCs w:val="24"/>
        </w:rPr>
      </w:pPr>
    </w:p>
    <w:p w14:paraId="130E5F53" w14:textId="77777777" w:rsidR="00616D3D" w:rsidRPr="00FF4F12" w:rsidRDefault="00616D3D" w:rsidP="00616D3D">
      <w:pPr>
        <w:rPr>
          <w:rFonts w:cs="Times New Roman"/>
          <w:noProof/>
          <w:szCs w:val="24"/>
        </w:rPr>
      </w:pPr>
    </w:p>
    <w:p w14:paraId="296BAC8D" w14:textId="77777777" w:rsidR="00616D3D" w:rsidRPr="00FF4F12" w:rsidRDefault="00616D3D" w:rsidP="00616D3D">
      <w:pPr>
        <w:rPr>
          <w:rFonts w:cs="Times New Roman"/>
          <w:noProof/>
          <w:szCs w:val="24"/>
        </w:rPr>
      </w:pPr>
    </w:p>
    <w:p w14:paraId="06B32E64" w14:textId="77777777" w:rsidR="006B6376" w:rsidRDefault="006B6376" w:rsidP="00C50822">
      <w:pPr>
        <w:jc w:val="both"/>
        <w:rPr>
          <w:i/>
          <w:sz w:val="20"/>
          <w:rPrChange w:id="1536" w:author="Edu Fisica" w:date="2026-05-16T07:13:00Z">
            <w:rPr/>
          </w:rPrChange>
        </w:rPr>
        <w:pPrChange w:id="1537" w:author="Edu Fisica" w:date="2026-05-16T07:13:00Z">
          <w:pPr/>
        </w:pPrChange>
      </w:pPr>
    </w:p>
    <w:p w14:paraId="26B504C4" w14:textId="6BDC8CCA" w:rsidR="00616D3D" w:rsidRPr="00C50822" w:rsidRDefault="00C50822" w:rsidP="00C50822">
      <w:pPr>
        <w:jc w:val="both"/>
        <w:rPr>
          <w:sz w:val="20"/>
          <w:rPrChange w:id="1538" w:author="Edu Fisica" w:date="2026-05-16T07:13:00Z">
            <w:rPr>
              <w:color w:val="FF0000"/>
            </w:rPr>
          </w:rPrChange>
        </w:rPr>
        <w:pPrChange w:id="1539" w:author="Edu Fisica" w:date="2026-05-16T07:13:00Z">
          <w:pPr>
            <w:jc w:val="center"/>
          </w:pPr>
        </w:pPrChange>
      </w:pPr>
      <w:r w:rsidRPr="00C50822">
        <w:rPr>
          <w:i/>
          <w:sz w:val="20"/>
          <w:rPrChange w:id="1540" w:author="Edu Fisica" w:date="2026-05-16T07:13:00Z">
            <w:rPr>
              <w:color w:val="FF0000"/>
              <w:highlight w:val="yellow"/>
            </w:rPr>
          </w:rPrChange>
        </w:rPr>
        <w:t>Nota.</w:t>
      </w:r>
      <w:r>
        <w:rPr>
          <w:sz w:val="20"/>
          <w:rPrChange w:id="1541" w:author="Edu Fisica" w:date="2026-05-16T07:13:00Z">
            <w:rPr>
              <w:color w:val="FF0000"/>
              <w:highlight w:val="yellow"/>
            </w:rPr>
          </w:rPrChange>
        </w:rPr>
        <w:t xml:space="preserve"> </w:t>
      </w:r>
      <w:r w:rsidRPr="00C50822">
        <w:rPr>
          <w:sz w:val="20"/>
          <w:rPrChange w:id="1542" w:author="Edu Fisica" w:date="2026-05-16T07:13:00Z">
            <w:rPr>
              <w:color w:val="FF0000"/>
              <w:highlight w:val="yellow"/>
            </w:rPr>
          </w:rPrChange>
        </w:rPr>
        <w:t>Elaboración propia</w:t>
      </w:r>
      <w:del w:id="1543" w:author="Edu Fisica" w:date="2026-05-16T07:13:00Z">
        <w:r w:rsidR="00E579E1" w:rsidRPr="008E498F">
          <w:rPr>
            <w:rFonts w:cs="Times New Roman"/>
            <w:color w:val="FF0000"/>
            <w:szCs w:val="24"/>
            <w:highlight w:val="yellow"/>
          </w:rPr>
          <w:delText>….</w:delText>
        </w:r>
      </w:del>
      <w:ins w:id="1544" w:author="Edu Fisica" w:date="2026-05-16T07:13:00Z">
        <w:r>
          <w:rPr>
            <w:rFonts w:cs="Times New Roman"/>
            <w:sz w:val="20"/>
            <w:szCs w:val="20"/>
          </w:rPr>
          <w:t xml:space="preserve"> </w:t>
        </w:r>
      </w:ins>
    </w:p>
    <w:p w14:paraId="7670D108" w14:textId="7AB45B10" w:rsidR="00616D3D" w:rsidRPr="00FF4F12" w:rsidRDefault="00616D3D" w:rsidP="0022099E">
      <w:pPr>
        <w:jc w:val="both"/>
        <w:rPr>
          <w:rFonts w:cs="Times New Roman"/>
          <w:szCs w:val="24"/>
        </w:rPr>
      </w:pPr>
      <w:r w:rsidRPr="00902D73">
        <w:rPr>
          <w:rFonts w:cs="Times New Roman"/>
          <w:szCs w:val="24"/>
        </w:rPr>
        <w:t>Dicho instrumento se estructuró de manera ordenada y cronológica, incluyendo los siguientes apartados: periodo académico (primero, segundo o tercero), fecha exacta de la situación (día, mes y año), nombre del estudiante o estudiantes implicados, descripción detallada de la situación tipo I, identificación de las partes involucradas (víctima y presunto responsable), así como los relatos de posibles testigos cuando estos existían. Adicionalmente, se incluyó un espacio para observaciones y descargos, en el que los estudiantes implicados pudieron expresar su versión de los hechos, aclaraciones o reflexiones, junto con las anotaciones del gestor de paz y, cuando fue necesario, de otros estudiantes o del docente presente. Cada registro fue validado mediante las firmas de los estudiantes implicados, el docente del área en la que ocurrió la situación y el gestor de paz del grado, garantizando la transparencia y corresponsabilidad del proceso (figura 5).</w:t>
      </w:r>
    </w:p>
    <w:p w14:paraId="611025A7" w14:textId="07121D65" w:rsidR="00616D3D" w:rsidRPr="00FF4F12" w:rsidRDefault="00616D3D" w:rsidP="00616D3D">
      <w:pPr>
        <w:rPr>
          <w:rFonts w:cs="Times New Roman"/>
          <w:szCs w:val="24"/>
        </w:rPr>
      </w:pPr>
      <w:r w:rsidRPr="00FF4F12">
        <w:rPr>
          <w:rFonts w:cs="Times New Roman"/>
          <w:szCs w:val="24"/>
        </w:rPr>
        <w:t>Dentro de los registros consignados en la carpeta de gestores de paz se identificaron principalmente faltas leves propias de las situaciones tipo I, tales como: consumo de alimentos durante la clase, generación de desorden (burlas, juegos inadecuados, lanzamiento de papeles u objetos), uso de apodos o sobrenombres, empujones, daños leves en útiles escolares o pupitres, pérdida de elementos escolares, así como conductas de burla, provocación y pequeñas agresiones físicas como zancadillas o golpes. Si bien estas acciones no constituyen faltas graves, su recurrencia evidenció la necesidad de intervenir pedagógicamente para prevenir la escalada de los conflictos y fortalecer una cultura de paz, respeto y sana convivencia en el aula</w:t>
      </w:r>
      <w:del w:id="1545" w:author="Edu Fisica" w:date="2026-05-16T07:13:00Z">
        <w:r w:rsidRPr="00FF4F12">
          <w:rPr>
            <w:rFonts w:cs="Times New Roman"/>
            <w:szCs w:val="24"/>
          </w:rPr>
          <w:delText>.</w:delText>
        </w:r>
      </w:del>
      <w:ins w:id="1546" w:author="Edu Fisica" w:date="2026-05-16T07:13:00Z">
        <w:r w:rsidR="00902D73">
          <w:rPr>
            <w:rFonts w:cs="Times New Roman"/>
            <w:szCs w:val="24"/>
          </w:rPr>
          <w:t xml:space="preserve"> (tabla 4)</w:t>
        </w:r>
        <w:r w:rsidRPr="00FF4F12">
          <w:rPr>
            <w:rFonts w:cs="Times New Roman"/>
            <w:szCs w:val="24"/>
          </w:rPr>
          <w:t>.</w:t>
        </w:r>
      </w:ins>
    </w:p>
    <w:p w14:paraId="5CFE507B" w14:textId="77777777" w:rsidR="00616D3D" w:rsidRPr="00FF4F12" w:rsidRDefault="00616D3D" w:rsidP="00616D3D">
      <w:pPr>
        <w:pStyle w:val="Descripcin"/>
        <w:keepNext/>
        <w:ind w:firstLine="0"/>
        <w:rPr>
          <w:del w:id="1547" w:author="Edu Fisica" w:date="2026-05-16T07:13:00Z"/>
          <w:rFonts w:cs="Times New Roman"/>
          <w:sz w:val="24"/>
          <w:szCs w:val="24"/>
        </w:rPr>
      </w:pPr>
      <w:bookmarkStart w:id="1548" w:name="_Toc227605694"/>
      <w:bookmarkStart w:id="1549" w:name="_Toc229133603"/>
      <w:bookmarkStart w:id="1550" w:name="_Hlk227269703"/>
    </w:p>
    <w:p w14:paraId="49A7AC2D" w14:textId="77777777" w:rsidR="006B6376" w:rsidRDefault="00616D3D" w:rsidP="00616D3D">
      <w:pPr>
        <w:pStyle w:val="Descripcin"/>
        <w:keepNext/>
        <w:rPr>
          <w:ins w:id="1551" w:author="Edu Fisica" w:date="2026-05-16T07:13:00Z"/>
          <w:rFonts w:cs="Times New Roman"/>
          <w:sz w:val="20"/>
          <w:szCs w:val="20"/>
        </w:rPr>
      </w:pPr>
      <w:bookmarkStart w:id="1552" w:name="_Toc227692991"/>
      <w:r w:rsidRPr="00283EBF">
        <w:rPr>
          <w:sz w:val="20"/>
          <w:rPrChange w:id="1553" w:author="Edu Fisica" w:date="2026-05-16T07:13:00Z">
            <w:rPr/>
          </w:rPrChange>
        </w:rPr>
        <w:t xml:space="preserve">Tabla </w:t>
      </w:r>
      <w:r w:rsidRPr="00283EBF">
        <w:rPr>
          <w:sz w:val="20"/>
          <w:rPrChange w:id="1554" w:author="Edu Fisica" w:date="2026-05-16T07:13:00Z">
            <w:rPr/>
          </w:rPrChange>
        </w:rPr>
        <w:fldChar w:fldCharType="begin"/>
      </w:r>
      <w:r w:rsidRPr="00283EBF">
        <w:rPr>
          <w:sz w:val="20"/>
          <w:rPrChange w:id="1555" w:author="Edu Fisica" w:date="2026-05-16T07:13:00Z">
            <w:rPr/>
          </w:rPrChange>
        </w:rPr>
        <w:instrText xml:space="preserve"> SEQ Tabla \* ARABIC </w:instrText>
      </w:r>
      <w:r w:rsidRPr="00283EBF">
        <w:rPr>
          <w:sz w:val="20"/>
          <w:rPrChange w:id="1556" w:author="Edu Fisica" w:date="2026-05-16T07:13:00Z">
            <w:rPr/>
          </w:rPrChange>
        </w:rPr>
        <w:fldChar w:fldCharType="separate"/>
      </w:r>
      <w:r w:rsidR="0072781F" w:rsidRPr="00283EBF">
        <w:rPr>
          <w:sz w:val="20"/>
          <w:rPrChange w:id="1557" w:author="Edu Fisica" w:date="2026-05-16T07:13:00Z">
            <w:rPr/>
          </w:rPrChange>
        </w:rPr>
        <w:t>4</w:t>
      </w:r>
      <w:r w:rsidRPr="00283EBF">
        <w:rPr>
          <w:sz w:val="20"/>
          <w:rPrChange w:id="1558" w:author="Edu Fisica" w:date="2026-05-16T07:13:00Z">
            <w:rPr/>
          </w:rPrChange>
        </w:rPr>
        <w:fldChar w:fldCharType="end"/>
      </w:r>
      <w:r w:rsidRPr="00283EBF">
        <w:rPr>
          <w:sz w:val="20"/>
          <w:rPrChange w:id="1559" w:author="Edu Fisica" w:date="2026-05-16T07:13:00Z">
            <w:rPr/>
          </w:rPrChange>
        </w:rPr>
        <w:t xml:space="preserve"> </w:t>
      </w:r>
    </w:p>
    <w:p w14:paraId="403AB877" w14:textId="2E2B2E9B" w:rsidR="00616D3D" w:rsidRPr="00283EBF" w:rsidRDefault="00616D3D" w:rsidP="00616D3D">
      <w:pPr>
        <w:pStyle w:val="Descripcin"/>
        <w:keepNext/>
        <w:rPr>
          <w:sz w:val="20"/>
          <w:rPrChange w:id="1560" w:author="Edu Fisica" w:date="2026-05-16T07:13:00Z">
            <w:rPr/>
          </w:rPrChange>
        </w:rPr>
      </w:pPr>
      <w:r w:rsidRPr="00283EBF">
        <w:rPr>
          <w:sz w:val="20"/>
          <w:rPrChange w:id="1561" w:author="Edu Fisica" w:date="2026-05-16T07:13:00Z">
            <w:rPr/>
          </w:rPrChange>
        </w:rPr>
        <w:t>Análisis de resultados - Carpeta gestores de paz - Grado 6-1</w:t>
      </w:r>
      <w:bookmarkEnd w:id="1548"/>
      <w:bookmarkEnd w:id="1549"/>
      <w:bookmarkEnd w:id="1552"/>
    </w:p>
    <w:tbl>
      <w:tblPr>
        <w:tblStyle w:val="Tablanormal2"/>
        <w:tblW w:w="0" w:type="auto"/>
        <w:tblLook w:val="04A0" w:firstRow="1" w:lastRow="0" w:firstColumn="1" w:lastColumn="0" w:noHBand="0" w:noVBand="1"/>
        <w:tblPrChange w:id="1562" w:author="Edu Fisica" w:date="2026-05-16T07:13:00Z">
          <w:tblPr>
            <w:tblStyle w:val="Tablaconcuadrcula"/>
            <w:tblW w:w="0" w:type="auto"/>
            <w:tblLook w:val="04A0" w:firstRow="1" w:lastRow="0" w:firstColumn="1" w:lastColumn="0" w:noHBand="0" w:noVBand="1"/>
          </w:tblPr>
        </w:tblPrChange>
      </w:tblPr>
      <w:tblGrid>
        <w:gridCol w:w="2263"/>
        <w:gridCol w:w="6475"/>
        <w:tblGridChange w:id="1563">
          <w:tblGrid>
            <w:gridCol w:w="2263"/>
            <w:gridCol w:w="6475"/>
          </w:tblGrid>
        </w:tblGridChange>
      </w:tblGrid>
      <w:tr w:rsidR="00616D3D" w:rsidRPr="00283EBF" w14:paraId="02CFDCCF" w14:textId="77777777" w:rsidTr="00843D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Change w:id="1564" w:author="Edu Fisica" w:date="2026-05-16T07:13:00Z">
              <w:tcPr>
                <w:tcW w:w="2263" w:type="dxa"/>
                <w:tcBorders>
                  <w:bottom w:val="none" w:sz="0" w:space="0" w:color="auto"/>
                </w:tcBorders>
                <w:hideMark/>
              </w:tcPr>
            </w:tcPrChange>
          </w:tcPr>
          <w:bookmarkEnd w:id="1550"/>
          <w:p w14:paraId="615C84DC" w14:textId="23625FA5" w:rsidR="00616D3D" w:rsidRPr="00C92C13" w:rsidRDefault="00616D3D" w:rsidP="00C92C13">
            <w:pPr>
              <w:spacing w:line="240" w:lineRule="auto"/>
              <w:ind w:firstLine="0"/>
              <w:jc w:val="center"/>
              <w:cnfStyle w:val="101000000000" w:firstRow="1" w:lastRow="0" w:firstColumn="1" w:lastColumn="0" w:oddVBand="0" w:evenVBand="0" w:oddHBand="0" w:evenHBand="0" w:firstRowFirstColumn="0" w:firstRowLastColumn="0" w:lastRowFirstColumn="0" w:lastRowLastColumn="0"/>
              <w:rPr>
                <w:sz w:val="20"/>
                <w:rPrChange w:id="1565" w:author="Edu Fisica" w:date="2026-05-16T07:13:00Z">
                  <w:rPr>
                    <w:sz w:val="16"/>
                  </w:rPr>
                </w:rPrChange>
              </w:rPr>
              <w:pPrChange w:id="1566" w:author="Edu Fisica" w:date="2026-05-16T07:13:00Z">
                <w:pPr>
                  <w:spacing w:line="240" w:lineRule="auto"/>
                  <w:cnfStyle w:val="101000000000" w:firstRow="1" w:lastRow="0" w:firstColumn="1" w:lastColumn="0" w:oddVBand="0" w:evenVBand="0" w:oddHBand="0" w:evenHBand="0" w:firstRowFirstColumn="0" w:firstRowLastColumn="0" w:lastRowFirstColumn="0" w:lastRowLastColumn="0"/>
                </w:pPr>
              </w:pPrChange>
            </w:pPr>
            <w:del w:id="1567" w:author="Edu Fisica" w:date="2026-05-16T07:13:00Z">
              <w:r w:rsidRPr="0022099E">
                <w:rPr>
                  <w:rFonts w:eastAsia="Times New Roman" w:cs="Times New Roman"/>
                  <w:sz w:val="16"/>
                  <w:szCs w:val="16"/>
                </w:rPr>
                <w:delText>Subcategoría</w:delText>
              </w:r>
            </w:del>
            <w:ins w:id="1568" w:author="Edu Fisica" w:date="2026-05-16T07:13:00Z">
              <w:r w:rsidR="00C92C13" w:rsidRPr="00C92C13">
                <w:rPr>
                  <w:rFonts w:eastAsia="Times New Roman" w:cs="Times New Roman"/>
                  <w:sz w:val="20"/>
                  <w:szCs w:val="20"/>
                </w:rPr>
                <w:t>Criterio de análisis</w:t>
              </w:r>
            </w:ins>
          </w:p>
        </w:tc>
        <w:tc>
          <w:tcPr>
            <w:tcW w:w="6475" w:type="dxa"/>
            <w:hideMark/>
            <w:tcPrChange w:id="1569" w:author="Edu Fisica" w:date="2026-05-16T07:13:00Z">
              <w:tcPr>
                <w:tcW w:w="6475" w:type="dxa"/>
                <w:tcBorders>
                  <w:bottom w:val="none" w:sz="0" w:space="0" w:color="auto"/>
                </w:tcBorders>
                <w:hideMark/>
              </w:tcPr>
            </w:tcPrChange>
          </w:tcPr>
          <w:p w14:paraId="3561C503" w14:textId="77777777" w:rsidR="00616D3D" w:rsidRPr="00283EBF" w:rsidRDefault="00616D3D" w:rsidP="00E06C30">
            <w:pPr>
              <w:spacing w:line="240" w:lineRule="auto"/>
              <w:jc w:val="center"/>
              <w:cnfStyle w:val="100000000000" w:firstRow="1" w:lastRow="0" w:firstColumn="0" w:lastColumn="0" w:oddVBand="0" w:evenVBand="0" w:oddHBand="0" w:evenHBand="0" w:firstRowFirstColumn="0" w:firstRowLastColumn="0" w:lastRowFirstColumn="0" w:lastRowLastColumn="0"/>
              <w:rPr>
                <w:b w:val="0"/>
                <w:sz w:val="20"/>
                <w:rPrChange w:id="1570" w:author="Edu Fisica" w:date="2026-05-16T07:13:00Z">
                  <w:rPr>
                    <w:sz w:val="16"/>
                  </w:rPr>
                </w:rPrChange>
              </w:rPr>
            </w:pPr>
            <w:r w:rsidRPr="00283EBF">
              <w:rPr>
                <w:sz w:val="20"/>
                <w:rPrChange w:id="1571" w:author="Edu Fisica" w:date="2026-05-16T07:13:00Z">
                  <w:rPr>
                    <w:sz w:val="16"/>
                  </w:rPr>
                </w:rPrChange>
              </w:rPr>
              <w:t>Hallazgos</w:t>
            </w:r>
          </w:p>
        </w:tc>
      </w:tr>
      <w:tr w:rsidR="00616D3D" w:rsidRPr="00283EBF" w14:paraId="2B4FE549" w14:textId="77777777" w:rsidTr="00843D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Change w:id="1572" w:author="Edu Fisica" w:date="2026-05-16T07:13:00Z">
              <w:tcPr>
                <w:tcW w:w="2263" w:type="dxa"/>
                <w:tcBorders>
                  <w:top w:val="none" w:sz="0" w:space="0" w:color="auto"/>
                  <w:bottom w:val="none" w:sz="0" w:space="0" w:color="auto"/>
                </w:tcBorders>
                <w:hideMark/>
              </w:tcPr>
            </w:tcPrChange>
          </w:tcPr>
          <w:p w14:paraId="7B56A712" w14:textId="77777777" w:rsidR="00616D3D" w:rsidRPr="00C92C13" w:rsidRDefault="00616D3D"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sz w:val="20"/>
                <w:rPrChange w:id="1573" w:author="Edu Fisica" w:date="2026-05-16T07:13:00Z">
                  <w:rPr>
                    <w:sz w:val="16"/>
                  </w:rPr>
                </w:rPrChange>
              </w:rPr>
            </w:pPr>
            <w:r w:rsidRPr="00C92C13">
              <w:rPr>
                <w:sz w:val="20"/>
                <w:rPrChange w:id="1574" w:author="Edu Fisica" w:date="2026-05-16T07:13:00Z">
                  <w:rPr>
                    <w:sz w:val="16"/>
                  </w:rPr>
                </w:rPrChange>
              </w:rPr>
              <w:t>Contexto del instrumento</w:t>
            </w:r>
          </w:p>
        </w:tc>
        <w:tc>
          <w:tcPr>
            <w:tcW w:w="6475" w:type="dxa"/>
            <w:hideMark/>
            <w:tcPrChange w:id="1575" w:author="Edu Fisica" w:date="2026-05-16T07:13:00Z">
              <w:tcPr>
                <w:tcW w:w="6475" w:type="dxa"/>
                <w:tcBorders>
                  <w:top w:val="none" w:sz="0" w:space="0" w:color="auto"/>
                  <w:bottom w:val="none" w:sz="0" w:space="0" w:color="auto"/>
                </w:tcBorders>
                <w:hideMark/>
              </w:tcPr>
            </w:tcPrChange>
          </w:tcPr>
          <w:p w14:paraId="46544E62" w14:textId="77777777" w:rsidR="00616D3D" w:rsidRPr="00283EBF" w:rsidRDefault="00616D3D"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sz w:val="20"/>
                <w:rPrChange w:id="1576" w:author="Edu Fisica" w:date="2026-05-16T07:13:00Z">
                  <w:rPr>
                    <w:sz w:val="16"/>
                  </w:rPr>
                </w:rPrChange>
              </w:rPr>
            </w:pPr>
            <w:r w:rsidRPr="00283EBF">
              <w:rPr>
                <w:sz w:val="20"/>
                <w:rPrChange w:id="1577" w:author="Edu Fisica" w:date="2026-05-16T07:13:00Z">
                  <w:rPr>
                    <w:sz w:val="16"/>
                  </w:rPr>
                </w:rPrChange>
              </w:rPr>
              <w:t>Instrumento implementado para identificar y registrar situaciones tipo I de convivencia durante el año 2025 en el grado 6°-1 de la Institución Educativa José Antonio Galán.</w:t>
            </w:r>
          </w:p>
        </w:tc>
      </w:tr>
      <w:tr w:rsidR="00616D3D" w:rsidRPr="00283EBF" w14:paraId="0CB050A0" w14:textId="77777777" w:rsidTr="00843D37">
        <w:tc>
          <w:tcPr>
            <w:cnfStyle w:val="001000000000" w:firstRow="0" w:lastRow="0" w:firstColumn="1" w:lastColumn="0" w:oddVBand="0" w:evenVBand="0" w:oddHBand="0" w:evenHBand="0" w:firstRowFirstColumn="0" w:firstRowLastColumn="0" w:lastRowFirstColumn="0" w:lastRowLastColumn="0"/>
            <w:tcW w:w="2263" w:type="dxa"/>
            <w:hideMark/>
            <w:tcPrChange w:id="1578" w:author="Edu Fisica" w:date="2026-05-16T07:13:00Z">
              <w:tcPr>
                <w:tcW w:w="2263" w:type="dxa"/>
                <w:hideMark/>
              </w:tcPr>
            </w:tcPrChange>
          </w:tcPr>
          <w:p w14:paraId="331BF9A3" w14:textId="77777777" w:rsidR="00616D3D" w:rsidRPr="00283EBF" w:rsidRDefault="00616D3D" w:rsidP="00E06C30">
            <w:pPr>
              <w:spacing w:line="240" w:lineRule="auto"/>
              <w:ind w:firstLine="0"/>
              <w:rPr>
                <w:sz w:val="20"/>
                <w:rPrChange w:id="1579" w:author="Edu Fisica" w:date="2026-05-16T07:13:00Z">
                  <w:rPr>
                    <w:sz w:val="16"/>
                  </w:rPr>
                </w:rPrChange>
              </w:rPr>
            </w:pPr>
            <w:r w:rsidRPr="00283EBF">
              <w:rPr>
                <w:sz w:val="20"/>
                <w:rPrChange w:id="1580" w:author="Edu Fisica" w:date="2026-05-16T07:13:00Z">
                  <w:rPr>
                    <w:sz w:val="16"/>
                  </w:rPr>
                </w:rPrChange>
              </w:rPr>
              <w:t>Tipo de situaciones identificadas</w:t>
            </w:r>
          </w:p>
        </w:tc>
        <w:tc>
          <w:tcPr>
            <w:tcW w:w="6475" w:type="dxa"/>
            <w:hideMark/>
            <w:tcPrChange w:id="1581" w:author="Edu Fisica" w:date="2026-05-16T07:13:00Z">
              <w:tcPr>
                <w:tcW w:w="6475" w:type="dxa"/>
                <w:hideMark/>
              </w:tcPr>
            </w:tcPrChange>
          </w:tcPr>
          <w:p w14:paraId="5344AD11" w14:textId="77777777" w:rsidR="00616D3D" w:rsidRPr="00283EBF" w:rsidRDefault="00616D3D"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sz w:val="20"/>
                <w:rPrChange w:id="1582" w:author="Edu Fisica" w:date="2026-05-16T07:13:00Z">
                  <w:rPr>
                    <w:sz w:val="16"/>
                  </w:rPr>
                </w:rPrChange>
              </w:rPr>
            </w:pPr>
            <w:r w:rsidRPr="00283EBF">
              <w:rPr>
                <w:sz w:val="20"/>
                <w:rPrChange w:id="1583" w:author="Edu Fisica" w:date="2026-05-16T07:13:00Z">
                  <w:rPr>
                    <w:sz w:val="16"/>
                  </w:rPr>
                </w:rPrChange>
              </w:rPr>
              <w:t>Predominan faltas leves como desorden en clase, burlas, uso de apodos, empujones, daños menores y pérdida de objetos.</w:t>
            </w:r>
          </w:p>
        </w:tc>
      </w:tr>
      <w:tr w:rsidR="00616D3D" w:rsidRPr="00283EBF" w14:paraId="6E333653" w14:textId="77777777" w:rsidTr="00843D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Change w:id="1584" w:author="Edu Fisica" w:date="2026-05-16T07:13:00Z">
              <w:tcPr>
                <w:tcW w:w="2263" w:type="dxa"/>
                <w:tcBorders>
                  <w:top w:val="none" w:sz="0" w:space="0" w:color="auto"/>
                  <w:bottom w:val="none" w:sz="0" w:space="0" w:color="auto"/>
                </w:tcBorders>
                <w:hideMark/>
              </w:tcPr>
            </w:tcPrChange>
          </w:tcPr>
          <w:p w14:paraId="6311CFBB" w14:textId="77777777" w:rsidR="00616D3D" w:rsidRPr="00283EBF" w:rsidRDefault="00616D3D"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sz w:val="20"/>
                <w:rPrChange w:id="1585" w:author="Edu Fisica" w:date="2026-05-16T07:13:00Z">
                  <w:rPr>
                    <w:sz w:val="16"/>
                  </w:rPr>
                </w:rPrChange>
              </w:rPr>
            </w:pPr>
            <w:r w:rsidRPr="00283EBF">
              <w:rPr>
                <w:sz w:val="20"/>
                <w:rPrChange w:id="1586" w:author="Edu Fisica" w:date="2026-05-16T07:13:00Z">
                  <w:rPr>
                    <w:sz w:val="16"/>
                  </w:rPr>
                </w:rPrChange>
              </w:rPr>
              <w:t xml:space="preserve">Frecuencia </w:t>
            </w:r>
          </w:p>
        </w:tc>
        <w:tc>
          <w:tcPr>
            <w:tcW w:w="6475" w:type="dxa"/>
            <w:hideMark/>
            <w:tcPrChange w:id="1587" w:author="Edu Fisica" w:date="2026-05-16T07:13:00Z">
              <w:tcPr>
                <w:tcW w:w="6475" w:type="dxa"/>
                <w:tcBorders>
                  <w:top w:val="none" w:sz="0" w:space="0" w:color="auto"/>
                  <w:bottom w:val="none" w:sz="0" w:space="0" w:color="auto"/>
                </w:tcBorders>
                <w:hideMark/>
              </w:tcPr>
            </w:tcPrChange>
          </w:tcPr>
          <w:p w14:paraId="3D5B2F52" w14:textId="77777777" w:rsidR="00616D3D" w:rsidRPr="00283EBF" w:rsidRDefault="00616D3D"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sz w:val="20"/>
                <w:rPrChange w:id="1588" w:author="Edu Fisica" w:date="2026-05-16T07:13:00Z">
                  <w:rPr>
                    <w:sz w:val="16"/>
                  </w:rPr>
                </w:rPrChange>
              </w:rPr>
            </w:pPr>
            <w:r w:rsidRPr="00283EBF">
              <w:rPr>
                <w:sz w:val="20"/>
                <w:rPrChange w:id="1589" w:author="Edu Fisica" w:date="2026-05-16T07:13:00Z">
                  <w:rPr>
                    <w:sz w:val="16"/>
                  </w:rPr>
                </w:rPrChange>
              </w:rPr>
              <w:t>Alta recurrencia de conductas que, aunque leves, afectan el clima escolar y el desarrollo de las clases.</w:t>
            </w:r>
          </w:p>
        </w:tc>
      </w:tr>
      <w:tr w:rsidR="00616D3D" w:rsidRPr="00283EBF" w14:paraId="056293AE" w14:textId="77777777" w:rsidTr="00843D37">
        <w:tc>
          <w:tcPr>
            <w:cnfStyle w:val="001000000000" w:firstRow="0" w:lastRow="0" w:firstColumn="1" w:lastColumn="0" w:oddVBand="0" w:evenVBand="0" w:oddHBand="0" w:evenHBand="0" w:firstRowFirstColumn="0" w:firstRowLastColumn="0" w:lastRowFirstColumn="0" w:lastRowLastColumn="0"/>
            <w:tcW w:w="2263" w:type="dxa"/>
            <w:hideMark/>
            <w:tcPrChange w:id="1590" w:author="Edu Fisica" w:date="2026-05-16T07:13:00Z">
              <w:tcPr>
                <w:tcW w:w="2263" w:type="dxa"/>
                <w:hideMark/>
              </w:tcPr>
            </w:tcPrChange>
          </w:tcPr>
          <w:p w14:paraId="3DB810AE" w14:textId="77777777" w:rsidR="00616D3D" w:rsidRPr="00283EBF" w:rsidRDefault="00616D3D" w:rsidP="00E06C30">
            <w:pPr>
              <w:spacing w:line="240" w:lineRule="auto"/>
              <w:ind w:firstLine="0"/>
              <w:rPr>
                <w:sz w:val="20"/>
                <w:rPrChange w:id="1591" w:author="Edu Fisica" w:date="2026-05-16T07:13:00Z">
                  <w:rPr>
                    <w:sz w:val="16"/>
                  </w:rPr>
                </w:rPrChange>
              </w:rPr>
            </w:pPr>
            <w:r w:rsidRPr="00283EBF">
              <w:rPr>
                <w:sz w:val="20"/>
                <w:rPrChange w:id="1592" w:author="Edu Fisica" w:date="2026-05-16T07:13:00Z">
                  <w:rPr>
                    <w:sz w:val="16"/>
                  </w:rPr>
                </w:rPrChange>
              </w:rPr>
              <w:t>Participación estudiantil</w:t>
            </w:r>
          </w:p>
        </w:tc>
        <w:tc>
          <w:tcPr>
            <w:tcW w:w="6475" w:type="dxa"/>
            <w:hideMark/>
            <w:tcPrChange w:id="1593" w:author="Edu Fisica" w:date="2026-05-16T07:13:00Z">
              <w:tcPr>
                <w:tcW w:w="6475" w:type="dxa"/>
                <w:hideMark/>
              </w:tcPr>
            </w:tcPrChange>
          </w:tcPr>
          <w:p w14:paraId="5964A6DF" w14:textId="77777777" w:rsidR="00616D3D" w:rsidRPr="00283EBF" w:rsidRDefault="00616D3D"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sz w:val="20"/>
                <w:rPrChange w:id="1594" w:author="Edu Fisica" w:date="2026-05-16T07:13:00Z">
                  <w:rPr>
                    <w:sz w:val="16"/>
                  </w:rPr>
                </w:rPrChange>
              </w:rPr>
            </w:pPr>
            <w:r w:rsidRPr="00283EBF">
              <w:rPr>
                <w:sz w:val="20"/>
                <w:rPrChange w:id="1595" w:author="Edu Fisica" w:date="2026-05-16T07:13:00Z">
                  <w:rPr>
                    <w:sz w:val="16"/>
                  </w:rPr>
                </w:rPrChange>
              </w:rPr>
              <w:t>El estudiante gestor de paz asume un rol activo en la observación, registro y mediación, fortaleciendo el liderazgo y la participación democrática.</w:t>
            </w:r>
          </w:p>
        </w:tc>
      </w:tr>
      <w:tr w:rsidR="00616D3D" w:rsidRPr="00283EBF" w14:paraId="59C9DC16" w14:textId="77777777" w:rsidTr="00843D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Change w:id="1596" w:author="Edu Fisica" w:date="2026-05-16T07:13:00Z">
              <w:tcPr>
                <w:tcW w:w="2263" w:type="dxa"/>
                <w:tcBorders>
                  <w:top w:val="none" w:sz="0" w:space="0" w:color="auto"/>
                  <w:bottom w:val="none" w:sz="0" w:space="0" w:color="auto"/>
                </w:tcBorders>
                <w:hideMark/>
              </w:tcPr>
            </w:tcPrChange>
          </w:tcPr>
          <w:p w14:paraId="31C82572" w14:textId="77777777" w:rsidR="00616D3D" w:rsidRPr="00283EBF" w:rsidRDefault="00616D3D"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sz w:val="20"/>
                <w:rPrChange w:id="1597" w:author="Edu Fisica" w:date="2026-05-16T07:13:00Z">
                  <w:rPr>
                    <w:sz w:val="16"/>
                  </w:rPr>
                </w:rPrChange>
              </w:rPr>
            </w:pPr>
            <w:r w:rsidRPr="00283EBF">
              <w:rPr>
                <w:sz w:val="20"/>
                <w:rPrChange w:id="1598" w:author="Edu Fisica" w:date="2026-05-16T07:13:00Z">
                  <w:rPr>
                    <w:sz w:val="16"/>
                  </w:rPr>
                </w:rPrChange>
              </w:rPr>
              <w:t>Procesos de registro y seguimiento</w:t>
            </w:r>
          </w:p>
        </w:tc>
        <w:tc>
          <w:tcPr>
            <w:tcW w:w="6475" w:type="dxa"/>
            <w:hideMark/>
            <w:tcPrChange w:id="1599" w:author="Edu Fisica" w:date="2026-05-16T07:13:00Z">
              <w:tcPr>
                <w:tcW w:w="6475" w:type="dxa"/>
                <w:tcBorders>
                  <w:top w:val="none" w:sz="0" w:space="0" w:color="auto"/>
                  <w:bottom w:val="none" w:sz="0" w:space="0" w:color="auto"/>
                </w:tcBorders>
                <w:hideMark/>
              </w:tcPr>
            </w:tcPrChange>
          </w:tcPr>
          <w:p w14:paraId="665158D5" w14:textId="77777777" w:rsidR="00616D3D" w:rsidRPr="00283EBF" w:rsidRDefault="00616D3D"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sz w:val="20"/>
                <w:rPrChange w:id="1600" w:author="Edu Fisica" w:date="2026-05-16T07:13:00Z">
                  <w:rPr>
                    <w:sz w:val="16"/>
                  </w:rPr>
                </w:rPrChange>
              </w:rPr>
            </w:pPr>
            <w:r w:rsidRPr="00283EBF">
              <w:rPr>
                <w:sz w:val="20"/>
                <w:rPrChange w:id="1601" w:author="Edu Fisica" w:date="2026-05-16T07:13:00Z">
                  <w:rPr>
                    <w:sz w:val="16"/>
                  </w:rPr>
                </w:rPrChange>
              </w:rPr>
              <w:t>Registro sistemático, cronológico y validado, que permite analizar patrones de comportamiento y dar seguimiento a los casos.</w:t>
            </w:r>
          </w:p>
        </w:tc>
      </w:tr>
      <w:tr w:rsidR="00616D3D" w:rsidRPr="00283EBF" w14:paraId="16EAC13D" w14:textId="77777777" w:rsidTr="00843D37">
        <w:tc>
          <w:tcPr>
            <w:cnfStyle w:val="001000000000" w:firstRow="0" w:lastRow="0" w:firstColumn="1" w:lastColumn="0" w:oddVBand="0" w:evenVBand="0" w:oddHBand="0" w:evenHBand="0" w:firstRowFirstColumn="0" w:firstRowLastColumn="0" w:lastRowFirstColumn="0" w:lastRowLastColumn="0"/>
            <w:tcW w:w="2263" w:type="dxa"/>
            <w:hideMark/>
            <w:tcPrChange w:id="1602" w:author="Edu Fisica" w:date="2026-05-16T07:13:00Z">
              <w:tcPr>
                <w:tcW w:w="2263" w:type="dxa"/>
                <w:hideMark/>
              </w:tcPr>
            </w:tcPrChange>
          </w:tcPr>
          <w:p w14:paraId="300D29BC" w14:textId="77777777" w:rsidR="00616D3D" w:rsidRPr="00283EBF" w:rsidRDefault="00616D3D" w:rsidP="00E06C30">
            <w:pPr>
              <w:spacing w:line="240" w:lineRule="auto"/>
              <w:ind w:firstLine="0"/>
              <w:rPr>
                <w:sz w:val="20"/>
                <w:rPrChange w:id="1603" w:author="Edu Fisica" w:date="2026-05-16T07:13:00Z">
                  <w:rPr>
                    <w:sz w:val="16"/>
                  </w:rPr>
                </w:rPrChange>
              </w:rPr>
            </w:pPr>
            <w:r w:rsidRPr="00283EBF">
              <w:rPr>
                <w:sz w:val="20"/>
                <w:rPrChange w:id="1604" w:author="Edu Fisica" w:date="2026-05-16T07:13:00Z">
                  <w:rPr>
                    <w:sz w:val="16"/>
                  </w:rPr>
                </w:rPrChange>
              </w:rPr>
              <w:t>Reflexión y descargos</w:t>
            </w:r>
          </w:p>
        </w:tc>
        <w:tc>
          <w:tcPr>
            <w:tcW w:w="6475" w:type="dxa"/>
            <w:hideMark/>
            <w:tcPrChange w:id="1605" w:author="Edu Fisica" w:date="2026-05-16T07:13:00Z">
              <w:tcPr>
                <w:tcW w:w="6475" w:type="dxa"/>
                <w:hideMark/>
              </w:tcPr>
            </w:tcPrChange>
          </w:tcPr>
          <w:p w14:paraId="0406E0CD" w14:textId="77777777" w:rsidR="00616D3D" w:rsidRPr="00283EBF" w:rsidRDefault="00616D3D"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sz w:val="20"/>
                <w:rPrChange w:id="1606" w:author="Edu Fisica" w:date="2026-05-16T07:13:00Z">
                  <w:rPr>
                    <w:sz w:val="16"/>
                  </w:rPr>
                </w:rPrChange>
              </w:rPr>
            </w:pPr>
            <w:r w:rsidRPr="00283EBF">
              <w:rPr>
                <w:sz w:val="20"/>
                <w:rPrChange w:id="1607" w:author="Edu Fisica" w:date="2026-05-16T07:13:00Z">
                  <w:rPr>
                    <w:sz w:val="16"/>
                  </w:rPr>
                </w:rPrChange>
              </w:rPr>
              <w:t>Espacios de diálogo donde los estudiantes expresan su versión, favoreciendo la reflexión y la toma de conciencia.</w:t>
            </w:r>
          </w:p>
        </w:tc>
      </w:tr>
      <w:tr w:rsidR="00616D3D" w:rsidRPr="00283EBF" w14:paraId="5DC14259" w14:textId="77777777" w:rsidTr="00843D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Change w:id="1608" w:author="Edu Fisica" w:date="2026-05-16T07:13:00Z">
              <w:tcPr>
                <w:tcW w:w="2263" w:type="dxa"/>
                <w:tcBorders>
                  <w:top w:val="none" w:sz="0" w:space="0" w:color="auto"/>
                  <w:bottom w:val="none" w:sz="0" w:space="0" w:color="auto"/>
                </w:tcBorders>
                <w:hideMark/>
              </w:tcPr>
            </w:tcPrChange>
          </w:tcPr>
          <w:p w14:paraId="4703ED71" w14:textId="77777777" w:rsidR="00616D3D" w:rsidRPr="00283EBF" w:rsidRDefault="00616D3D"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sz w:val="20"/>
                <w:rPrChange w:id="1609" w:author="Edu Fisica" w:date="2026-05-16T07:13:00Z">
                  <w:rPr>
                    <w:sz w:val="16"/>
                  </w:rPr>
                </w:rPrChange>
              </w:rPr>
            </w:pPr>
            <w:r w:rsidRPr="00283EBF">
              <w:rPr>
                <w:sz w:val="20"/>
                <w:rPrChange w:id="1610" w:author="Edu Fisica" w:date="2026-05-16T07:13:00Z">
                  <w:rPr>
                    <w:sz w:val="16"/>
                  </w:rPr>
                </w:rPrChange>
              </w:rPr>
              <w:t>Acciones pedagógicas</w:t>
            </w:r>
          </w:p>
        </w:tc>
        <w:tc>
          <w:tcPr>
            <w:tcW w:w="6475" w:type="dxa"/>
            <w:hideMark/>
            <w:tcPrChange w:id="1611" w:author="Edu Fisica" w:date="2026-05-16T07:13:00Z">
              <w:tcPr>
                <w:tcW w:w="6475" w:type="dxa"/>
                <w:tcBorders>
                  <w:top w:val="none" w:sz="0" w:space="0" w:color="auto"/>
                  <w:bottom w:val="none" w:sz="0" w:space="0" w:color="auto"/>
                </w:tcBorders>
                <w:hideMark/>
              </w:tcPr>
            </w:tcPrChange>
          </w:tcPr>
          <w:p w14:paraId="7CB8EF4C" w14:textId="77777777" w:rsidR="00616D3D" w:rsidRPr="00283EBF" w:rsidRDefault="00616D3D"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sz w:val="20"/>
                <w:rPrChange w:id="1612" w:author="Edu Fisica" w:date="2026-05-16T07:13:00Z">
                  <w:rPr>
                    <w:sz w:val="16"/>
                  </w:rPr>
                </w:rPrChange>
              </w:rPr>
            </w:pPr>
            <w:r w:rsidRPr="00283EBF">
              <w:rPr>
                <w:sz w:val="20"/>
                <w:rPrChange w:id="1613" w:author="Edu Fisica" w:date="2026-05-16T07:13:00Z">
                  <w:rPr>
                    <w:sz w:val="16"/>
                  </w:rPr>
                </w:rPrChange>
              </w:rPr>
              <w:t>Implementación de correctivos formativos orientados a la prevención, mediación y mejora de la convivencia.</w:t>
            </w:r>
          </w:p>
        </w:tc>
      </w:tr>
      <w:tr w:rsidR="00616D3D" w:rsidRPr="00283EBF" w14:paraId="756476C7" w14:textId="77777777" w:rsidTr="00843D37">
        <w:tc>
          <w:tcPr>
            <w:cnfStyle w:val="001000000000" w:firstRow="0" w:lastRow="0" w:firstColumn="1" w:lastColumn="0" w:oddVBand="0" w:evenVBand="0" w:oddHBand="0" w:evenHBand="0" w:firstRowFirstColumn="0" w:firstRowLastColumn="0" w:lastRowFirstColumn="0" w:lastRowLastColumn="0"/>
            <w:tcW w:w="2263" w:type="dxa"/>
            <w:hideMark/>
            <w:tcPrChange w:id="1614" w:author="Edu Fisica" w:date="2026-05-16T07:13:00Z">
              <w:tcPr>
                <w:tcW w:w="2263" w:type="dxa"/>
                <w:hideMark/>
              </w:tcPr>
            </w:tcPrChange>
          </w:tcPr>
          <w:p w14:paraId="5A1B4764" w14:textId="77777777" w:rsidR="00616D3D" w:rsidRPr="00283EBF" w:rsidRDefault="00616D3D" w:rsidP="00E06C30">
            <w:pPr>
              <w:spacing w:line="240" w:lineRule="auto"/>
              <w:ind w:firstLine="0"/>
              <w:rPr>
                <w:sz w:val="20"/>
                <w:rPrChange w:id="1615" w:author="Edu Fisica" w:date="2026-05-16T07:13:00Z">
                  <w:rPr>
                    <w:sz w:val="16"/>
                  </w:rPr>
                </w:rPrChange>
              </w:rPr>
            </w:pPr>
            <w:r w:rsidRPr="00283EBF">
              <w:rPr>
                <w:sz w:val="20"/>
                <w:rPrChange w:id="1616" w:author="Edu Fisica" w:date="2026-05-16T07:13:00Z">
                  <w:rPr>
                    <w:sz w:val="16"/>
                  </w:rPr>
                </w:rPrChange>
              </w:rPr>
              <w:t>Impacto en la convivencia</w:t>
            </w:r>
          </w:p>
        </w:tc>
        <w:tc>
          <w:tcPr>
            <w:tcW w:w="6475" w:type="dxa"/>
            <w:hideMark/>
            <w:tcPrChange w:id="1617" w:author="Edu Fisica" w:date="2026-05-16T07:13:00Z">
              <w:tcPr>
                <w:tcW w:w="6475" w:type="dxa"/>
                <w:hideMark/>
              </w:tcPr>
            </w:tcPrChange>
          </w:tcPr>
          <w:p w14:paraId="638EB938" w14:textId="77777777" w:rsidR="00616D3D" w:rsidRPr="00283EBF" w:rsidRDefault="00616D3D"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sz w:val="20"/>
                <w:rPrChange w:id="1618" w:author="Edu Fisica" w:date="2026-05-16T07:13:00Z">
                  <w:rPr>
                    <w:sz w:val="16"/>
                  </w:rPr>
                </w:rPrChange>
              </w:rPr>
            </w:pPr>
            <w:r w:rsidRPr="00283EBF">
              <w:rPr>
                <w:sz w:val="20"/>
                <w:rPrChange w:id="1619" w:author="Edu Fisica" w:date="2026-05-16T07:13:00Z">
                  <w:rPr>
                    <w:sz w:val="16"/>
                  </w:rPr>
                </w:rPrChange>
              </w:rPr>
              <w:t>Contribuye a la identificación temprana de conflictos y al fortalecimiento de valores como respeto, responsabilidad y resolución pacífica de conflictos.</w:t>
            </w:r>
          </w:p>
        </w:tc>
      </w:tr>
      <w:tr w:rsidR="00616D3D" w:rsidRPr="00283EBF" w14:paraId="5D31FCFE" w14:textId="77777777" w:rsidTr="00843D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Change w:id="1620" w:author="Edu Fisica" w:date="2026-05-16T07:13:00Z">
              <w:tcPr>
                <w:tcW w:w="2263" w:type="dxa"/>
                <w:tcBorders>
                  <w:top w:val="none" w:sz="0" w:space="0" w:color="auto"/>
                  <w:bottom w:val="none" w:sz="0" w:space="0" w:color="auto"/>
                </w:tcBorders>
                <w:hideMark/>
              </w:tcPr>
            </w:tcPrChange>
          </w:tcPr>
          <w:p w14:paraId="2A2D9D8A" w14:textId="77777777" w:rsidR="00616D3D" w:rsidRPr="00283EBF" w:rsidRDefault="00616D3D"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sz w:val="20"/>
                <w:rPrChange w:id="1621" w:author="Edu Fisica" w:date="2026-05-16T07:13:00Z">
                  <w:rPr>
                    <w:sz w:val="16"/>
                  </w:rPr>
                </w:rPrChange>
              </w:rPr>
            </w:pPr>
            <w:r w:rsidRPr="00283EBF">
              <w:rPr>
                <w:sz w:val="20"/>
                <w:rPrChange w:id="1622" w:author="Edu Fisica" w:date="2026-05-16T07:13:00Z">
                  <w:rPr>
                    <w:sz w:val="16"/>
                  </w:rPr>
                </w:rPrChange>
              </w:rPr>
              <w:t>Interpretación general</w:t>
            </w:r>
          </w:p>
        </w:tc>
        <w:tc>
          <w:tcPr>
            <w:tcW w:w="6475" w:type="dxa"/>
            <w:hideMark/>
            <w:tcPrChange w:id="1623" w:author="Edu Fisica" w:date="2026-05-16T07:13:00Z">
              <w:tcPr>
                <w:tcW w:w="6475" w:type="dxa"/>
                <w:tcBorders>
                  <w:top w:val="none" w:sz="0" w:space="0" w:color="auto"/>
                  <w:bottom w:val="none" w:sz="0" w:space="0" w:color="auto"/>
                </w:tcBorders>
                <w:hideMark/>
              </w:tcPr>
            </w:tcPrChange>
          </w:tcPr>
          <w:p w14:paraId="33018AAE" w14:textId="77777777" w:rsidR="00616D3D" w:rsidRPr="00283EBF" w:rsidRDefault="00616D3D"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sz w:val="20"/>
                <w:rPrChange w:id="1624" w:author="Edu Fisica" w:date="2026-05-16T07:13:00Z">
                  <w:rPr>
                    <w:sz w:val="16"/>
                  </w:rPr>
                </w:rPrChange>
              </w:rPr>
            </w:pPr>
            <w:r w:rsidRPr="00283EBF">
              <w:rPr>
                <w:sz w:val="20"/>
                <w:rPrChange w:id="1625" w:author="Edu Fisica" w:date="2026-05-16T07:13:00Z">
                  <w:rPr>
                    <w:sz w:val="16"/>
                  </w:rPr>
                </w:rPrChange>
              </w:rPr>
              <w:t>Las faltas leves recurrentes evidencian la necesidad de intervención pedagógica continua para prevenir conflictos mayores y promover una cultura de paz en el aula.</w:t>
            </w:r>
          </w:p>
        </w:tc>
      </w:tr>
    </w:tbl>
    <w:p w14:paraId="19EFB2BD" w14:textId="6EAC6A26" w:rsidR="006B7242" w:rsidRPr="00B11C66" w:rsidRDefault="00616D3D" w:rsidP="0077510E">
      <w:pPr>
        <w:pBdr>
          <w:top w:val="nil"/>
          <w:left w:val="nil"/>
          <w:bottom w:val="nil"/>
          <w:right w:val="nil"/>
          <w:between w:val="nil"/>
        </w:pBdr>
        <w:jc w:val="both"/>
        <w:rPr>
          <w:sz w:val="20"/>
          <w:rPrChange w:id="1626" w:author="Edu Fisica" w:date="2026-05-16T07:13:00Z">
            <w:rPr>
              <w:color w:val="FF0000"/>
            </w:rPr>
          </w:rPrChange>
        </w:rPr>
      </w:pPr>
      <w:r w:rsidRPr="00902D73">
        <w:rPr>
          <w:i/>
          <w:sz w:val="20"/>
          <w:rPrChange w:id="1627" w:author="Edu Fisica" w:date="2026-05-16T07:13:00Z">
            <w:rPr>
              <w:i/>
              <w:color w:val="FF0000"/>
            </w:rPr>
          </w:rPrChange>
        </w:rPr>
        <w:t>Nota</w:t>
      </w:r>
      <w:del w:id="1628" w:author="Edu Fisica" w:date="2026-05-16T07:13:00Z">
        <w:r w:rsidRPr="00FF4F12">
          <w:rPr>
            <w:rFonts w:cs="Times New Roman"/>
            <w:i/>
            <w:iCs/>
            <w:szCs w:val="24"/>
          </w:rPr>
          <w:delText>:</w:delText>
        </w:r>
      </w:del>
      <w:ins w:id="1629" w:author="Edu Fisica" w:date="2026-05-16T07:13:00Z">
        <w:r w:rsidR="00902D73">
          <w:rPr>
            <w:rFonts w:cs="Times New Roman"/>
            <w:i/>
            <w:iCs/>
            <w:sz w:val="20"/>
            <w:szCs w:val="20"/>
          </w:rPr>
          <w:t>.</w:t>
        </w:r>
      </w:ins>
      <w:r w:rsidRPr="00B11C66">
        <w:rPr>
          <w:i/>
          <w:sz w:val="20"/>
          <w:rPrChange w:id="1630" w:author="Edu Fisica" w:date="2026-05-16T07:13:00Z">
            <w:rPr>
              <w:i/>
            </w:rPr>
          </w:rPrChange>
        </w:rPr>
        <w:t xml:space="preserve"> </w:t>
      </w:r>
      <w:r w:rsidRPr="00B11C66">
        <w:rPr>
          <w:sz w:val="20"/>
          <w:rPrChange w:id="1631" w:author="Edu Fisica" w:date="2026-05-16T07:13:00Z">
            <w:rPr/>
          </w:rPrChange>
        </w:rPr>
        <w:t xml:space="preserve">Elaboración propia. </w:t>
      </w:r>
      <w:del w:id="1632" w:author="Edu Fisica" w:date="2026-05-16T07:13:00Z">
        <w:r w:rsidRPr="00FF4F12">
          <w:rPr>
            <w:rFonts w:cs="Times New Roman"/>
            <w:szCs w:val="24"/>
          </w:rPr>
          <w:delText xml:space="preserve">Información recolectada de la carpeta de gestores de paz, donde se sintetizan los </w:delText>
        </w:r>
      </w:del>
      <w:ins w:id="1633" w:author="Edu Fisica" w:date="2026-05-16T07:13:00Z">
        <w:r w:rsidR="00902D73">
          <w:rPr>
            <w:rFonts w:cs="Times New Roman"/>
            <w:sz w:val="20"/>
            <w:szCs w:val="20"/>
          </w:rPr>
          <w:t xml:space="preserve">Síntesis de </w:t>
        </w:r>
      </w:ins>
      <w:r w:rsidR="00902D73">
        <w:rPr>
          <w:sz w:val="20"/>
          <w:rPrChange w:id="1634" w:author="Edu Fisica" w:date="2026-05-16T07:13:00Z">
            <w:rPr/>
          </w:rPrChange>
        </w:rPr>
        <w:t xml:space="preserve">hallazgos </w:t>
      </w:r>
      <w:del w:id="1635" w:author="Edu Fisica" w:date="2026-05-16T07:13:00Z">
        <w:r w:rsidRPr="00FF4F12">
          <w:rPr>
            <w:rFonts w:cs="Times New Roman"/>
            <w:szCs w:val="24"/>
          </w:rPr>
          <w:delText xml:space="preserve">más relevantes </w:delText>
        </w:r>
      </w:del>
      <w:r w:rsidR="00902D73">
        <w:rPr>
          <w:sz w:val="20"/>
          <w:rPrChange w:id="1636" w:author="Edu Fisica" w:date="2026-05-16T07:13:00Z">
            <w:rPr/>
          </w:rPrChange>
        </w:rPr>
        <w:t xml:space="preserve">para </w:t>
      </w:r>
      <w:del w:id="1637" w:author="Edu Fisica" w:date="2026-05-16T07:13:00Z">
        <w:r w:rsidRPr="00FF4F12">
          <w:rPr>
            <w:rFonts w:cs="Times New Roman"/>
            <w:szCs w:val="24"/>
          </w:rPr>
          <w:delText>la comprensión de las dinámicas de convivencia en el grado 6°-1</w:delText>
        </w:r>
        <w:r w:rsidRPr="00E579E1">
          <w:rPr>
            <w:rFonts w:cs="Times New Roman"/>
            <w:color w:val="FF0000"/>
            <w:szCs w:val="24"/>
          </w:rPr>
          <w:delText>.</w:delText>
        </w:r>
        <w:r w:rsidR="00E579E1" w:rsidRPr="00E579E1">
          <w:rPr>
            <w:rFonts w:cs="Times New Roman"/>
            <w:color w:val="FF0000"/>
            <w:szCs w:val="24"/>
          </w:rPr>
          <w:delText>(hacerla mas breve)</w:delText>
        </w:r>
        <w:r w:rsidR="004173CB">
          <w:rPr>
            <w:rFonts w:cs="Times New Roman"/>
            <w:color w:val="FF0000"/>
            <w:szCs w:val="24"/>
          </w:rPr>
          <w:delText xml:space="preserve"> si se deja  letra 9  o 10</w:delText>
        </w:r>
      </w:del>
      <w:ins w:id="1638" w:author="Edu Fisica" w:date="2026-05-16T07:13:00Z">
        <w:r w:rsidR="00902D73">
          <w:rPr>
            <w:rFonts w:cs="Times New Roman"/>
            <w:sz w:val="20"/>
            <w:szCs w:val="20"/>
          </w:rPr>
          <w:t>comprender la dinámica de la carpeta.</w:t>
        </w:r>
      </w:ins>
    </w:p>
    <w:p w14:paraId="50C06A72" w14:textId="77777777" w:rsidR="00616D3D" w:rsidRPr="00FF4F12" w:rsidRDefault="00616D3D" w:rsidP="00616D3D">
      <w:pPr>
        <w:rPr>
          <w:rFonts w:cs="Times New Roman"/>
          <w:szCs w:val="24"/>
        </w:rPr>
      </w:pPr>
      <w:r w:rsidRPr="00FF4F12">
        <w:rPr>
          <w:rFonts w:cs="Times New Roman"/>
          <w:szCs w:val="24"/>
        </w:rPr>
        <w:t>En este sentido, la carpeta de gestores de paz se consolidó como un instrumento clave dentro del proyecto Educar para la paz y la convivencia a través de estrategias didácticas, al permitir la identificación temprana de situaciones de conflicto, el análisis de patrones de comportamiento y la implementación de acciones formativas y restaurativas que favorecieron la reflexión, la mediación y la construcción colectiva de acuerdos de convivencia, contribuyendo así al mejoramiento del clima escolar y al fortalecimiento de competencias ciudadanas en los estudiantes.</w:t>
      </w:r>
    </w:p>
    <w:p w14:paraId="18791EF0" w14:textId="77777777" w:rsidR="0072781F" w:rsidRPr="00FF4F12" w:rsidRDefault="00616D3D" w:rsidP="0072781F">
      <w:pPr>
        <w:pStyle w:val="Ttulo2"/>
        <w:rPr>
          <w:rFonts w:cs="Times New Roman"/>
          <w:bCs/>
        </w:rPr>
      </w:pPr>
      <w:bookmarkStart w:id="1639" w:name="_Toc229133566"/>
      <w:bookmarkStart w:id="1640" w:name="_Toc227692902"/>
      <w:r w:rsidRPr="00FF4F12">
        <w:rPr>
          <w:rFonts w:cs="Times New Roman"/>
        </w:rPr>
        <w:t>Desarrollo de estrategias didácticas</w:t>
      </w:r>
      <w:r w:rsidRPr="00FF4F12">
        <w:rPr>
          <w:rFonts w:cs="Times New Roman"/>
          <w:bCs/>
        </w:rPr>
        <w:t>:</w:t>
      </w:r>
      <w:bookmarkEnd w:id="1639"/>
      <w:bookmarkEnd w:id="1640"/>
      <w:r w:rsidRPr="00FF4F12">
        <w:rPr>
          <w:rFonts w:cs="Times New Roman"/>
          <w:bCs/>
        </w:rPr>
        <w:t xml:space="preserve"> </w:t>
      </w:r>
    </w:p>
    <w:p w14:paraId="23E28D7A" w14:textId="3800F9BA" w:rsidR="00616D3D" w:rsidRPr="00FF4F12" w:rsidRDefault="00616D3D" w:rsidP="0072781F">
      <w:pPr>
        <w:pBdr>
          <w:top w:val="nil"/>
          <w:left w:val="nil"/>
          <w:bottom w:val="nil"/>
          <w:right w:val="nil"/>
          <w:between w:val="nil"/>
        </w:pBdr>
        <w:ind w:firstLine="0"/>
        <w:jc w:val="both"/>
        <w:rPr>
          <w:rFonts w:eastAsia="Times New Roman" w:cs="Times New Roman"/>
          <w:bCs/>
        </w:rPr>
      </w:pPr>
      <w:r w:rsidRPr="00FF4F12">
        <w:rPr>
          <w:rFonts w:eastAsia="Times New Roman" w:cs="Times New Roman"/>
          <w:bCs/>
        </w:rPr>
        <w:t>El segundo objetivo busca promover la paz, la responsabilidad, la reparación y la reconciliación mediante metodologías activas y recursos didácticos. En este sentido, es importante recordar que “una estrategia es, en un sentido estricto, un procedimiento organizado, formalizado y orientado a la obtención de una meta claramente establecida” (Ferreira et al., 2009, p. 8)</w:t>
      </w:r>
      <w:r w:rsidRPr="00FF4F12">
        <w:rPr>
          <w:rFonts w:cs="Times New Roman"/>
        </w:rPr>
        <w:t>, lo que permite dar un marco conceptual a las acciones pedagógicas que se desarrollan en el aula.</w:t>
      </w:r>
    </w:p>
    <w:p w14:paraId="455A3BEA" w14:textId="6771252B" w:rsidR="00616D3D" w:rsidRPr="00FF4F12" w:rsidRDefault="00616D3D" w:rsidP="00616D3D">
      <w:pPr>
        <w:pBdr>
          <w:top w:val="nil"/>
          <w:left w:val="nil"/>
          <w:bottom w:val="nil"/>
          <w:right w:val="nil"/>
          <w:between w:val="nil"/>
        </w:pBdr>
        <w:jc w:val="both"/>
        <w:rPr>
          <w:rFonts w:eastAsia="Times New Roman" w:cs="Times New Roman"/>
          <w:bCs/>
        </w:rPr>
      </w:pPr>
      <w:r w:rsidRPr="00FF4F12">
        <w:rPr>
          <w:rFonts w:eastAsia="Times New Roman" w:cs="Times New Roman"/>
          <w:bCs/>
        </w:rPr>
        <w:t>Las dinámicas de aula</w:t>
      </w:r>
      <w:del w:id="1641" w:author="Edu Fisica" w:date="2026-05-16T07:13:00Z">
        <w:r w:rsidRPr="00FF4F12">
          <w:rPr>
            <w:rFonts w:eastAsia="Times New Roman" w:cs="Times New Roman"/>
            <w:bCs/>
          </w:rPr>
          <w:delText xml:space="preserve"> </w:delText>
        </w:r>
        <w:r w:rsidRPr="00E06C30">
          <w:rPr>
            <w:rFonts w:eastAsia="Times New Roman" w:cs="Times New Roman"/>
            <w:bCs/>
            <w:color w:val="FF0000"/>
          </w:rPr>
          <w:delText>en el marco de la investigación Educar para la Paz y la Convivencia</w:delText>
        </w:r>
      </w:del>
      <w:r w:rsidRPr="00FF4F12">
        <w:rPr>
          <w:rPrChange w:id="1642" w:author="Edu Fisica" w:date="2026-05-16T07:13:00Z">
            <w:rPr>
              <w:color w:val="FF0000"/>
            </w:rPr>
          </w:rPrChange>
        </w:rPr>
        <w:t xml:space="preserve"> </w:t>
      </w:r>
      <w:r w:rsidRPr="00FF4F12">
        <w:rPr>
          <w:rFonts w:eastAsia="Times New Roman" w:cs="Times New Roman"/>
          <w:bCs/>
        </w:rPr>
        <w:t>a través de estrategias didácticas aplicadas a los estudiantes del grado 6-1 generaron interacciones, actitudes, participación y convivencia. Estas experiencias se sustentan en la idea de que “una estrategia es considerada un procedimiento que posee una estructura, es decir, una planificación, la cual está dirigida hacia el logro de unos propósitos de aprendizaje definidos” (Bohórquez et al., 2022, p. 7), lo que evidencia la intencionalidad pedagógica detrás de cada acción.</w:t>
      </w:r>
    </w:p>
    <w:p w14:paraId="31B95B7F" w14:textId="77777777" w:rsidR="00616D3D" w:rsidRPr="00FF4F12" w:rsidRDefault="00616D3D" w:rsidP="00616D3D">
      <w:pPr>
        <w:pBdr>
          <w:top w:val="nil"/>
          <w:left w:val="nil"/>
          <w:bottom w:val="nil"/>
          <w:right w:val="nil"/>
          <w:between w:val="nil"/>
        </w:pBdr>
        <w:jc w:val="both"/>
        <w:rPr>
          <w:rFonts w:eastAsia="Times New Roman" w:cs="Times New Roman"/>
          <w:bCs/>
        </w:rPr>
      </w:pPr>
      <w:r w:rsidRPr="00FF4F12">
        <w:rPr>
          <w:rFonts w:eastAsia="Times New Roman" w:cs="Times New Roman"/>
          <w:bCs/>
        </w:rPr>
        <w:t>Los actores sociales dejaron ver sus puntos de vista desde el conocimiento previo de cada uno de sus contextos familiares, escolares y comunitarios, encaminados específicamente a fomentar paz, tolerancia, ciudadanía e inclusión. En este sentido, resulta pertinente recordar que “las estrategias se diseñan para resolver problemas de la práctica y vencer dificultades, con optimización de tiempo y recursos” (Rodríguez &amp; Rodríguez, 2011, citados por Barrios et al., 2018, p. 2), lo que refuerza el carácter transformador de las prácticas educativas en escenarios de convivencia.</w:t>
      </w:r>
    </w:p>
    <w:p w14:paraId="2EF7E8A9" w14:textId="77777777" w:rsidR="00616D3D" w:rsidRPr="00FF4F12" w:rsidRDefault="00616D3D" w:rsidP="00616D3D">
      <w:pPr>
        <w:pBdr>
          <w:top w:val="nil"/>
          <w:left w:val="nil"/>
          <w:bottom w:val="nil"/>
          <w:right w:val="nil"/>
          <w:between w:val="nil"/>
        </w:pBdr>
        <w:jc w:val="both"/>
        <w:rPr>
          <w:rFonts w:eastAsia="Times New Roman" w:cs="Times New Roman"/>
          <w:bCs/>
        </w:rPr>
      </w:pPr>
      <w:r w:rsidRPr="00FF4F12">
        <w:rPr>
          <w:rFonts w:eastAsia="Times New Roman" w:cs="Times New Roman"/>
          <w:bCs/>
        </w:rPr>
        <w:t xml:space="preserve">El análisis de las dinámicas de aula se sustentó en cuatro insumos principales: la rúbrica de actitudes, la guía de talleres, los registros audiovisuales y la Cátedra de la Paz. Estos instrumentos permitieron observar, documentar y comprender la manera en que los estudiantes interactúan, participan y construyen procesos de convivencia en el espacio escolar. </w:t>
      </w:r>
    </w:p>
    <w:p w14:paraId="77A566D8" w14:textId="435C951A" w:rsidR="00616D3D" w:rsidRPr="00FF4F12" w:rsidRDefault="00616D3D" w:rsidP="00616D3D">
      <w:pPr>
        <w:pBdr>
          <w:top w:val="nil"/>
          <w:left w:val="nil"/>
          <w:bottom w:val="nil"/>
          <w:right w:val="nil"/>
          <w:between w:val="nil"/>
        </w:pBdr>
        <w:jc w:val="both"/>
        <w:rPr>
          <w:rFonts w:eastAsia="Times New Roman" w:cs="Times New Roman"/>
          <w:bCs/>
        </w:rPr>
      </w:pPr>
      <w:r w:rsidRPr="00FF4F12">
        <w:rPr>
          <w:rFonts w:eastAsia="Times New Roman" w:cs="Times New Roman"/>
          <w:bCs/>
        </w:rPr>
        <w:t>El primer insumo fue la rúbrica de actitudes</w:t>
      </w:r>
      <w:r w:rsidR="0022099E">
        <w:rPr>
          <w:rFonts w:eastAsia="Times New Roman" w:cs="Times New Roman"/>
          <w:bCs/>
        </w:rPr>
        <w:t xml:space="preserve"> que</w:t>
      </w:r>
      <w:r w:rsidRPr="0022099E">
        <w:rPr>
          <w:rFonts w:eastAsia="Times New Roman" w:cs="Times New Roman"/>
          <w:bCs/>
          <w:color w:val="FF0000"/>
        </w:rPr>
        <w:t xml:space="preserve"> </w:t>
      </w:r>
      <w:r w:rsidRPr="00FF4F12">
        <w:rPr>
          <w:rFonts w:eastAsia="Times New Roman" w:cs="Times New Roman"/>
          <w:bCs/>
        </w:rPr>
        <w:t>se aplicó como herramienta de observación sistemática</w:t>
      </w:r>
      <w:r w:rsidRPr="0022099E">
        <w:rPr>
          <w:rFonts w:eastAsia="Times New Roman" w:cs="Times New Roman"/>
          <w:bCs/>
          <w:color w:val="FF0000"/>
        </w:rPr>
        <w:t>.</w:t>
      </w:r>
      <w:r w:rsidRPr="00FF4F12">
        <w:rPr>
          <w:rFonts w:eastAsia="Times New Roman" w:cs="Times New Roman"/>
          <w:bCs/>
        </w:rPr>
        <w:t xml:space="preserve"> a través de criterios como respeto, colaboración, tolerancia y participación activa, fue posible identificar patrones de comportamiento y valorar la disposición de los estudiantes frente a las actividades propuestas. Este instrumento aportó datos comparables que evidencian lo gratificante que es para los estudiantes trabajar en grupo reflejando de igual manera que no todos los integrantes de cada grupo comprenden al mismo ritmo, sin embargo, entre pares logran avanzar ante las dificultades dejando prever la construcción de una cultura de paz y ciudadanía</w:t>
      </w:r>
      <w:r w:rsidR="007A0E48" w:rsidRPr="00FF4F12">
        <w:rPr>
          <w:rFonts w:eastAsia="Times New Roman" w:cs="Times New Roman"/>
          <w:bCs/>
        </w:rPr>
        <w:t xml:space="preserve"> (figura 6)</w:t>
      </w:r>
      <w:r w:rsidRPr="00FF4F12">
        <w:rPr>
          <w:rFonts w:eastAsia="Times New Roman" w:cs="Times New Roman"/>
          <w:bCs/>
        </w:rPr>
        <w:t>.</w:t>
      </w:r>
    </w:p>
    <w:p w14:paraId="4306592C" w14:textId="77777777" w:rsidR="00616D3D" w:rsidRPr="00FF4F12" w:rsidRDefault="00616D3D" w:rsidP="00616D3D">
      <w:pPr>
        <w:pBdr>
          <w:top w:val="nil"/>
          <w:left w:val="nil"/>
          <w:bottom w:val="nil"/>
          <w:right w:val="nil"/>
          <w:between w:val="nil"/>
        </w:pBdr>
        <w:jc w:val="both"/>
        <w:rPr>
          <w:rFonts w:eastAsia="Times New Roman" w:cs="Times New Roman"/>
          <w:noProof/>
          <w:szCs w:val="24"/>
        </w:rPr>
      </w:pPr>
      <w:ins w:id="1643" w:author="Edu Fisica" w:date="2026-05-16T07:13:00Z">
        <w:r w:rsidRPr="00FF4F12">
          <w:rPr>
            <w:rFonts w:eastAsia="Times New Roman" w:cs="Times New Roman"/>
            <w:szCs w:val="24"/>
          </w:rPr>
          <w:t xml:space="preserve">   </w:t>
        </w:r>
        <w:r w:rsidRPr="00FF4F12">
          <w:rPr>
            <w:rFonts w:eastAsia="Times New Roman" w:cs="Times New Roman"/>
            <w:noProof/>
            <w:szCs w:val="24"/>
          </w:rPr>
          <w:t xml:space="preserve"> </w:t>
        </w:r>
      </w:ins>
    </w:p>
    <w:p w14:paraId="0840BA85" w14:textId="77777777" w:rsidR="00616D3D" w:rsidRPr="00FF4F12" w:rsidRDefault="00616D3D" w:rsidP="00616D3D">
      <w:pPr>
        <w:pBdr>
          <w:top w:val="nil"/>
          <w:left w:val="nil"/>
          <w:bottom w:val="nil"/>
          <w:right w:val="nil"/>
          <w:between w:val="nil"/>
        </w:pBdr>
        <w:jc w:val="both"/>
        <w:rPr>
          <w:rFonts w:eastAsia="Times New Roman" w:cs="Times New Roman"/>
          <w:noProof/>
          <w:szCs w:val="24"/>
        </w:rPr>
      </w:pPr>
    </w:p>
    <w:p w14:paraId="5A65A984" w14:textId="77777777" w:rsidR="00616D3D" w:rsidRPr="00FF4F12" w:rsidRDefault="00616D3D" w:rsidP="00616D3D">
      <w:pPr>
        <w:pBdr>
          <w:top w:val="nil"/>
          <w:left w:val="nil"/>
          <w:bottom w:val="nil"/>
          <w:right w:val="nil"/>
          <w:between w:val="nil"/>
        </w:pBdr>
        <w:jc w:val="both"/>
        <w:rPr>
          <w:rFonts w:eastAsia="Times New Roman" w:cs="Times New Roman"/>
          <w:noProof/>
          <w:szCs w:val="24"/>
        </w:rPr>
      </w:pPr>
    </w:p>
    <w:p w14:paraId="703700BD" w14:textId="77777777" w:rsidR="00616D3D" w:rsidRPr="00FF4F12" w:rsidRDefault="00616D3D" w:rsidP="00616D3D">
      <w:pPr>
        <w:pBdr>
          <w:top w:val="nil"/>
          <w:left w:val="nil"/>
          <w:bottom w:val="nil"/>
          <w:right w:val="nil"/>
          <w:between w:val="nil"/>
        </w:pBdr>
        <w:jc w:val="both"/>
        <w:rPr>
          <w:rFonts w:eastAsia="Times New Roman" w:cs="Times New Roman"/>
          <w:noProof/>
          <w:szCs w:val="24"/>
        </w:rPr>
      </w:pPr>
    </w:p>
    <w:p w14:paraId="4EE5588D" w14:textId="77777777" w:rsidR="00616D3D" w:rsidRPr="00FF4F12" w:rsidRDefault="00616D3D" w:rsidP="00616D3D">
      <w:pPr>
        <w:pBdr>
          <w:top w:val="nil"/>
          <w:left w:val="nil"/>
          <w:bottom w:val="nil"/>
          <w:right w:val="nil"/>
          <w:between w:val="nil"/>
        </w:pBdr>
        <w:jc w:val="both"/>
        <w:rPr>
          <w:rFonts w:eastAsia="Times New Roman" w:cs="Times New Roman"/>
          <w:noProof/>
          <w:szCs w:val="24"/>
        </w:rPr>
      </w:pPr>
    </w:p>
    <w:p w14:paraId="1F67694D" w14:textId="4277B460" w:rsidR="00616D3D" w:rsidRPr="00FF4F12" w:rsidRDefault="00616D3D" w:rsidP="00616D3D">
      <w:pPr>
        <w:pBdr>
          <w:top w:val="nil"/>
          <w:left w:val="nil"/>
          <w:bottom w:val="nil"/>
          <w:right w:val="nil"/>
          <w:between w:val="nil"/>
        </w:pBdr>
        <w:jc w:val="both"/>
        <w:rPr>
          <w:rFonts w:cs="Times New Roman"/>
          <w:i/>
        </w:rPr>
      </w:pPr>
      <w:r w:rsidRPr="00FF4F12">
        <w:rPr>
          <w:rFonts w:eastAsia="Times New Roman" w:cs="Times New Roman"/>
          <w:noProof/>
          <w:szCs w:val="24"/>
        </w:rPr>
        <w:t xml:space="preserve"> </w:t>
      </w:r>
    </w:p>
    <w:p w14:paraId="0C974B49" w14:textId="77777777" w:rsidR="00143231" w:rsidRDefault="00616D3D" w:rsidP="00616D3D">
      <w:pPr>
        <w:pStyle w:val="Descripcin"/>
        <w:keepNext/>
        <w:rPr>
          <w:ins w:id="1644" w:author="Edu Fisica" w:date="2026-05-16T07:13:00Z"/>
          <w:rFonts w:cs="Times New Roman"/>
        </w:rPr>
      </w:pPr>
      <w:bookmarkStart w:id="1645" w:name="_Toc227606245"/>
      <w:bookmarkStart w:id="1646" w:name="_Toc227682416"/>
      <w:bookmarkStart w:id="1647" w:name="_Toc229133578"/>
      <w:bookmarkStart w:id="1648" w:name="_Toc227692925"/>
      <w:r w:rsidRPr="00FF4F12">
        <w:rPr>
          <w:rFonts w:cs="Times New Roman"/>
        </w:rPr>
        <w:t xml:space="preserve">Figura  </w:t>
      </w:r>
      <w:r w:rsidRPr="00FF4F12">
        <w:rPr>
          <w:rFonts w:cs="Times New Roman"/>
        </w:rPr>
        <w:fldChar w:fldCharType="begin"/>
      </w:r>
      <w:r w:rsidRPr="00FF4F12">
        <w:rPr>
          <w:rFonts w:cs="Times New Roman"/>
        </w:rPr>
        <w:instrText xml:space="preserve"> SEQ Figura_ \* ARABIC </w:instrText>
      </w:r>
      <w:r w:rsidRPr="00FF4F12">
        <w:rPr>
          <w:rFonts w:cs="Times New Roman"/>
        </w:rPr>
        <w:fldChar w:fldCharType="separate"/>
      </w:r>
      <w:r w:rsidR="0068461A" w:rsidRPr="00FF4F12">
        <w:rPr>
          <w:rFonts w:cs="Times New Roman"/>
          <w:noProof/>
        </w:rPr>
        <w:t>6</w:t>
      </w:r>
      <w:r w:rsidRPr="00FF4F12">
        <w:rPr>
          <w:rFonts w:cs="Times New Roman"/>
        </w:rPr>
        <w:fldChar w:fldCharType="end"/>
      </w:r>
      <w:r w:rsidRPr="00FF4F12">
        <w:rPr>
          <w:rFonts w:cs="Times New Roman"/>
        </w:rPr>
        <w:t xml:space="preserve"> </w:t>
      </w:r>
    </w:p>
    <w:p w14:paraId="5BB43921" w14:textId="2EC6682D" w:rsidR="00616D3D" w:rsidRPr="00FF4F12" w:rsidRDefault="00616D3D" w:rsidP="00616D3D">
      <w:pPr>
        <w:pStyle w:val="Descripcin"/>
        <w:keepNext/>
        <w:rPr>
          <w:rFonts w:cs="Times New Roman"/>
        </w:rPr>
      </w:pPr>
      <w:r w:rsidRPr="00FF4F12">
        <w:rPr>
          <w:rFonts w:cs="Times New Roman"/>
        </w:rPr>
        <w:t>Trabajo Colaborativo - Grado 6-1</w:t>
      </w:r>
      <w:bookmarkEnd w:id="1645"/>
      <w:bookmarkEnd w:id="1646"/>
      <w:bookmarkEnd w:id="1647"/>
      <w:bookmarkEnd w:id="1648"/>
    </w:p>
    <w:p w14:paraId="5D3F7A20" w14:textId="77777777" w:rsidR="00616D3D" w:rsidRPr="00FF4F12" w:rsidRDefault="00616D3D" w:rsidP="00616D3D">
      <w:pPr>
        <w:keepNext/>
        <w:spacing w:before="100" w:beforeAutospacing="1" w:after="100" w:afterAutospacing="1" w:line="240" w:lineRule="auto"/>
        <w:ind w:firstLine="0"/>
        <w:jc w:val="center"/>
        <w:rPr>
          <w:rFonts w:cs="Times New Roman"/>
        </w:rPr>
      </w:pPr>
      <w:r w:rsidRPr="00FF4F12">
        <w:rPr>
          <w:rFonts w:eastAsia="Times New Roman" w:cs="Times New Roman"/>
          <w:noProof/>
          <w:szCs w:val="24"/>
          <w:lang w:val="es-CO"/>
        </w:rPr>
        <w:drawing>
          <wp:anchor distT="0" distB="0" distL="114300" distR="114300" simplePos="0" relativeHeight="251718656" behindDoc="0" locked="0" layoutInCell="1" allowOverlap="1" wp14:anchorId="56CAE398" wp14:editId="7F9E7D9C">
            <wp:simplePos x="0" y="0"/>
            <wp:positionH relativeFrom="column">
              <wp:posOffset>487680</wp:posOffset>
            </wp:positionH>
            <wp:positionV relativeFrom="paragraph">
              <wp:posOffset>61595</wp:posOffset>
            </wp:positionV>
            <wp:extent cx="5257800" cy="2549525"/>
            <wp:effectExtent l="0" t="0" r="0" b="3175"/>
            <wp:wrapNone/>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l="4847" t="7534" r="4225" b="2599"/>
                    <a:stretch/>
                  </pic:blipFill>
                  <pic:spPr bwMode="auto">
                    <a:xfrm>
                      <a:off x="0" y="0"/>
                      <a:ext cx="5257800" cy="2549525"/>
                    </a:xfrm>
                    <a:prstGeom prst="rect">
                      <a:avLst/>
                    </a:prstGeom>
                    <a:ln>
                      <a:noFill/>
                    </a:ln>
                    <a:extLst>
                      <a:ext uri="{53640926-AAD7-44D8-BBD7-CCE9431645EC}">
                        <a14:shadowObscured xmlns:a14="http://schemas.microsoft.com/office/drawing/2010/main"/>
                      </a:ext>
                    </a:extLst>
                  </pic:spPr>
                </pic:pic>
              </a:graphicData>
            </a:graphic>
          </wp:anchor>
        </w:drawing>
      </w:r>
    </w:p>
    <w:p w14:paraId="3BA32541" w14:textId="77777777" w:rsidR="007A0E48" w:rsidRPr="00FF4F12" w:rsidRDefault="007A0E48" w:rsidP="00616D3D">
      <w:pPr>
        <w:keepNext/>
        <w:spacing w:before="100" w:beforeAutospacing="1" w:after="100" w:afterAutospacing="1" w:line="240" w:lineRule="auto"/>
        <w:jc w:val="center"/>
        <w:rPr>
          <w:rFonts w:cs="Times New Roman"/>
        </w:rPr>
      </w:pPr>
    </w:p>
    <w:p w14:paraId="2D261BD0" w14:textId="77777777" w:rsidR="007A0E48" w:rsidRPr="00FF4F12" w:rsidRDefault="007A0E48" w:rsidP="00616D3D">
      <w:pPr>
        <w:keepNext/>
        <w:spacing w:before="100" w:beforeAutospacing="1" w:after="100" w:afterAutospacing="1" w:line="240" w:lineRule="auto"/>
        <w:jc w:val="center"/>
        <w:rPr>
          <w:rFonts w:cs="Times New Roman"/>
        </w:rPr>
      </w:pPr>
    </w:p>
    <w:p w14:paraId="3CA6C59C" w14:textId="77777777" w:rsidR="007A0E48" w:rsidRPr="00FF4F12" w:rsidRDefault="007A0E48" w:rsidP="00616D3D">
      <w:pPr>
        <w:keepNext/>
        <w:spacing w:before="100" w:beforeAutospacing="1" w:after="100" w:afterAutospacing="1" w:line="240" w:lineRule="auto"/>
        <w:jc w:val="center"/>
        <w:rPr>
          <w:rFonts w:cs="Times New Roman"/>
        </w:rPr>
      </w:pPr>
    </w:p>
    <w:p w14:paraId="0DEE98CE" w14:textId="77777777" w:rsidR="007A0E48" w:rsidRPr="00FF4F12" w:rsidRDefault="007A0E48" w:rsidP="00616D3D">
      <w:pPr>
        <w:keepNext/>
        <w:spacing w:before="100" w:beforeAutospacing="1" w:after="100" w:afterAutospacing="1" w:line="240" w:lineRule="auto"/>
        <w:jc w:val="center"/>
        <w:rPr>
          <w:rFonts w:cs="Times New Roman"/>
        </w:rPr>
      </w:pPr>
    </w:p>
    <w:p w14:paraId="702630BB" w14:textId="77777777" w:rsidR="007A0E48" w:rsidRPr="00FF4F12" w:rsidRDefault="007A0E48" w:rsidP="00616D3D">
      <w:pPr>
        <w:keepNext/>
        <w:spacing w:before="100" w:beforeAutospacing="1" w:after="100" w:afterAutospacing="1" w:line="240" w:lineRule="auto"/>
        <w:jc w:val="center"/>
        <w:rPr>
          <w:rFonts w:cs="Times New Roman"/>
        </w:rPr>
      </w:pPr>
    </w:p>
    <w:p w14:paraId="1F37AF3D" w14:textId="77777777" w:rsidR="007A0E48" w:rsidRPr="00FF4F12" w:rsidRDefault="007A0E48" w:rsidP="00616D3D">
      <w:pPr>
        <w:keepNext/>
        <w:spacing w:before="100" w:beforeAutospacing="1" w:after="100" w:afterAutospacing="1" w:line="240" w:lineRule="auto"/>
        <w:jc w:val="center"/>
        <w:rPr>
          <w:rFonts w:cs="Times New Roman"/>
        </w:rPr>
      </w:pPr>
    </w:p>
    <w:p w14:paraId="64986AF5" w14:textId="77777777" w:rsidR="007A0E48" w:rsidRPr="00FF4F12" w:rsidRDefault="007A0E48" w:rsidP="00616D3D">
      <w:pPr>
        <w:keepNext/>
        <w:spacing w:before="100" w:beforeAutospacing="1" w:after="100" w:afterAutospacing="1" w:line="240" w:lineRule="auto"/>
        <w:jc w:val="center"/>
        <w:rPr>
          <w:rFonts w:cs="Times New Roman"/>
        </w:rPr>
      </w:pPr>
    </w:p>
    <w:p w14:paraId="79BAFCDB" w14:textId="7AABDC14" w:rsidR="00902D73" w:rsidRPr="003F3EE7" w:rsidRDefault="00902D73" w:rsidP="007A0E48">
      <w:pPr>
        <w:pBdr>
          <w:top w:val="nil"/>
          <w:left w:val="nil"/>
          <w:bottom w:val="nil"/>
          <w:right w:val="nil"/>
          <w:between w:val="nil"/>
        </w:pBdr>
        <w:jc w:val="both"/>
        <w:rPr>
          <w:sz w:val="20"/>
          <w:rPrChange w:id="1649" w:author="Edu Fisica" w:date="2026-05-16T07:13:00Z">
            <w:rPr>
              <w:color w:val="FF0000"/>
            </w:rPr>
          </w:rPrChange>
        </w:rPr>
        <w:pPrChange w:id="1650" w:author="Edu Fisica" w:date="2026-05-16T07:13:00Z">
          <w:pPr>
            <w:keepNext/>
            <w:spacing w:before="100" w:beforeAutospacing="1" w:after="100" w:afterAutospacing="1" w:line="240" w:lineRule="auto"/>
            <w:jc w:val="center"/>
          </w:pPr>
        </w:pPrChange>
      </w:pPr>
      <w:r w:rsidRPr="003F3EE7">
        <w:rPr>
          <w:i/>
          <w:sz w:val="20"/>
          <w:rPrChange w:id="1651" w:author="Edu Fisica" w:date="2026-05-16T07:13:00Z">
            <w:rPr>
              <w:color w:val="FF0000"/>
            </w:rPr>
          </w:rPrChange>
        </w:rPr>
        <w:t>Nota</w:t>
      </w:r>
      <w:r w:rsidRPr="003F3EE7">
        <w:rPr>
          <w:sz w:val="20"/>
          <w:rPrChange w:id="1652" w:author="Edu Fisica" w:date="2026-05-16T07:13:00Z">
            <w:rPr>
              <w:color w:val="FF0000"/>
            </w:rPr>
          </w:rPrChange>
        </w:rPr>
        <w:t xml:space="preserve">. </w:t>
      </w:r>
      <w:del w:id="1653" w:author="Edu Fisica" w:date="2026-05-16T07:13:00Z">
        <w:r w:rsidR="004173CB">
          <w:rPr>
            <w:rFonts w:cs="Times New Roman"/>
            <w:color w:val="FF0000"/>
          </w:rPr>
          <w:delText xml:space="preserve">Fotografía del trabajo colaborativo </w:delText>
        </w:r>
      </w:del>
      <w:ins w:id="1654" w:author="Edu Fisica" w:date="2026-05-16T07:13:00Z">
        <w:r w:rsidR="00C92C13" w:rsidRPr="003F3EE7">
          <w:rPr>
            <w:rFonts w:eastAsia="Times New Roman" w:cs="Times New Roman"/>
            <w:sz w:val="20"/>
            <w:szCs w:val="20"/>
          </w:rPr>
          <w:t>Imagen</w:t>
        </w:r>
        <w:r w:rsidRPr="003F3EE7">
          <w:rPr>
            <w:rFonts w:eastAsia="Times New Roman" w:cs="Times New Roman"/>
            <w:sz w:val="20"/>
            <w:szCs w:val="20"/>
          </w:rPr>
          <w:t xml:space="preserve"> propia</w:t>
        </w:r>
      </w:ins>
    </w:p>
    <w:p w14:paraId="484FFFEC" w14:textId="4236056B" w:rsidR="00616D3D" w:rsidRPr="00FF4F12" w:rsidRDefault="00616D3D" w:rsidP="007A0E48">
      <w:pPr>
        <w:pBdr>
          <w:top w:val="nil"/>
          <w:left w:val="nil"/>
          <w:bottom w:val="nil"/>
          <w:right w:val="nil"/>
          <w:between w:val="nil"/>
        </w:pBdr>
        <w:jc w:val="both"/>
        <w:rPr>
          <w:rFonts w:eastAsia="Times New Roman" w:cs="Times New Roman"/>
        </w:rPr>
      </w:pPr>
      <w:r w:rsidRPr="00FF4F12">
        <w:rPr>
          <w:rFonts w:eastAsia="Times New Roman" w:cs="Times New Roman"/>
        </w:rPr>
        <w:t>La rúbrica de actitudes</w:t>
      </w:r>
      <w:ins w:id="1655" w:author="Edu Fisica" w:date="2026-05-16T07:13:00Z">
        <w:r w:rsidR="003F3EE7">
          <w:rPr>
            <w:rFonts w:eastAsia="Times New Roman" w:cs="Times New Roman"/>
          </w:rPr>
          <w:t xml:space="preserve"> (tabla 5)</w:t>
        </w:r>
      </w:ins>
      <w:r w:rsidRPr="00FF4F12">
        <w:rPr>
          <w:rFonts w:eastAsia="Times New Roman" w:cs="Times New Roman"/>
        </w:rPr>
        <w:t xml:space="preserve"> se diseñó como un instrumento de observación sistemática para valorar las disposiciones y comportamientos de los 22 estudiantes de grado 6-1, entre los 10 y 13 años de edad (8 niñas y 14 niños). Este recurso permitió registrar aspectos como respeto, colaboración, participación y responsabilidad durante las actividades de aula. Su aplicación evidenció diferencias significativas en las dinámicas grupales: mientras la mayoría de las niñas mostraban actitudes tranquilas y colaborativas, algunas expresaban conductas particulares, como respuestas impulsivas, sensibilidad emocional o tendencia a la queja. En contraste, los niños se caracterizaron por ser más inquietos y toscos, destacando el caso de un estudiante repitente que prefería trabajar solo y manifestaba comportamientos agresivos al interactuar en grupo, lo que generaba respuestas similares en sus compañeros. No obstante, pese a las tensiones, los estudiantes lograban completar las actividades propuestas, lo que refleja la coexistencia de actitudes conflictivas y colaborativas en el aula. La rúbrica permitió, así, sistematizar estas observaciones y ofrecer una visión integral de las actitudes predominantes, constituyéndose en un insumo clave para comprender las dinámicas de convivencia y participación en el proceso pedagógico.</w:t>
      </w:r>
    </w:p>
    <w:p w14:paraId="05453392" w14:textId="77777777" w:rsidR="007A0E48" w:rsidRPr="00FF4F12" w:rsidRDefault="007A0E48" w:rsidP="007A0E48">
      <w:pPr>
        <w:pStyle w:val="Descripcin"/>
        <w:keepNext/>
        <w:rPr>
          <w:rFonts w:cs="Times New Roman"/>
        </w:rPr>
      </w:pPr>
    </w:p>
    <w:p w14:paraId="7FC51B10" w14:textId="2E26D5F7" w:rsidR="00143231" w:rsidRDefault="007A0E48" w:rsidP="007A0E48">
      <w:pPr>
        <w:pStyle w:val="Descripcin"/>
        <w:keepNext/>
        <w:rPr>
          <w:sz w:val="20"/>
          <w:rPrChange w:id="1656" w:author="Edu Fisica" w:date="2026-05-16T07:13:00Z">
            <w:rPr/>
          </w:rPrChange>
        </w:rPr>
      </w:pPr>
      <w:bookmarkStart w:id="1657" w:name="_Toc227605695"/>
      <w:bookmarkStart w:id="1658" w:name="_Toc229133604"/>
      <w:bookmarkStart w:id="1659" w:name="_Toc227692992"/>
      <w:r w:rsidRPr="0097416D">
        <w:rPr>
          <w:sz w:val="20"/>
          <w:rPrChange w:id="1660" w:author="Edu Fisica" w:date="2026-05-16T07:13:00Z">
            <w:rPr/>
          </w:rPrChange>
        </w:rPr>
        <w:t xml:space="preserve">Tabla </w:t>
      </w:r>
      <w:r w:rsidRPr="0097416D">
        <w:rPr>
          <w:sz w:val="20"/>
          <w:rPrChange w:id="1661" w:author="Edu Fisica" w:date="2026-05-16T07:13:00Z">
            <w:rPr/>
          </w:rPrChange>
        </w:rPr>
        <w:fldChar w:fldCharType="begin"/>
      </w:r>
      <w:r w:rsidRPr="0097416D">
        <w:rPr>
          <w:sz w:val="20"/>
          <w:rPrChange w:id="1662" w:author="Edu Fisica" w:date="2026-05-16T07:13:00Z">
            <w:rPr/>
          </w:rPrChange>
        </w:rPr>
        <w:instrText xml:space="preserve"> SEQ Tabla \* ARABIC </w:instrText>
      </w:r>
      <w:r w:rsidRPr="0097416D">
        <w:rPr>
          <w:sz w:val="20"/>
          <w:rPrChange w:id="1663" w:author="Edu Fisica" w:date="2026-05-16T07:13:00Z">
            <w:rPr/>
          </w:rPrChange>
        </w:rPr>
        <w:fldChar w:fldCharType="separate"/>
      </w:r>
      <w:r w:rsidR="0072781F" w:rsidRPr="0097416D">
        <w:rPr>
          <w:sz w:val="20"/>
          <w:rPrChange w:id="1664" w:author="Edu Fisica" w:date="2026-05-16T07:13:00Z">
            <w:rPr/>
          </w:rPrChange>
        </w:rPr>
        <w:t>5</w:t>
      </w:r>
      <w:r w:rsidRPr="0097416D">
        <w:rPr>
          <w:sz w:val="20"/>
          <w:rPrChange w:id="1665" w:author="Edu Fisica" w:date="2026-05-16T07:13:00Z">
            <w:rPr/>
          </w:rPrChange>
        </w:rPr>
        <w:fldChar w:fldCharType="end"/>
      </w:r>
      <w:moveFromRangeStart w:id="1666" w:author="Edu Fisica" w:date="2026-05-16T07:13:00Z" w:name="move229808007"/>
      <w:moveFrom w:id="1667" w:author="Edu Fisica" w:date="2026-05-16T07:13:00Z">
        <w:r w:rsidRPr="0097416D">
          <w:rPr>
            <w:sz w:val="20"/>
            <w:rPrChange w:id="1668" w:author="Edu Fisica" w:date="2026-05-16T07:13:00Z">
              <w:rPr/>
            </w:rPrChange>
          </w:rPr>
          <w:t xml:space="preserve"> Análisis de resultados - Rúbrica de actitudes -Grado 6-1</w:t>
        </w:r>
      </w:moveFrom>
      <w:bookmarkEnd w:id="1659"/>
      <w:moveFromRangeEnd w:id="1666"/>
    </w:p>
    <w:p w14:paraId="22EB3162" w14:textId="77777777" w:rsidR="007A0E48" w:rsidRPr="00FF4F12" w:rsidRDefault="007A0E48" w:rsidP="007A0E48">
      <w:pPr>
        <w:rPr>
          <w:del w:id="1669" w:author="Edu Fisica" w:date="2026-05-16T07:13:00Z"/>
          <w:rFonts w:cs="Times New Roman"/>
        </w:rPr>
      </w:pPr>
      <w:moveToRangeStart w:id="1670" w:author="Edu Fisica" w:date="2026-05-16T07:13:00Z" w:name="move229808007"/>
      <w:moveTo w:id="1671" w:author="Edu Fisica" w:date="2026-05-16T07:13:00Z">
        <w:r w:rsidRPr="0097416D">
          <w:rPr>
            <w:sz w:val="20"/>
            <w:rPrChange w:id="1672" w:author="Edu Fisica" w:date="2026-05-16T07:13:00Z">
              <w:rPr/>
            </w:rPrChange>
          </w:rPr>
          <w:t xml:space="preserve"> Análisis de resultados - Rúbrica de actitudes -Grado 6-1</w:t>
        </w:r>
      </w:moveTo>
      <w:bookmarkEnd w:id="1657"/>
      <w:bookmarkEnd w:id="1658"/>
      <w:moveToRangeEnd w:id="1670"/>
    </w:p>
    <w:p w14:paraId="0D88C42E" w14:textId="232FE731" w:rsidR="007A0E48" w:rsidRPr="0097416D" w:rsidRDefault="007A0E48" w:rsidP="007A0E48">
      <w:pPr>
        <w:pStyle w:val="Descripcin"/>
        <w:keepNext/>
        <w:rPr>
          <w:ins w:id="1673" w:author="Edu Fisica" w:date="2026-05-16T07:13:00Z"/>
          <w:rFonts w:cs="Times New Roman"/>
          <w:sz w:val="20"/>
          <w:szCs w:val="20"/>
        </w:rPr>
      </w:pPr>
    </w:p>
    <w:tbl>
      <w:tblPr>
        <w:tblStyle w:val="Tablanormal2"/>
        <w:tblW w:w="0" w:type="auto"/>
        <w:tblLook w:val="04A0" w:firstRow="1" w:lastRow="0" w:firstColumn="1" w:lastColumn="0" w:noHBand="0" w:noVBand="1"/>
        <w:tblPrChange w:id="1674" w:author="Edu Fisica" w:date="2026-05-16T07:13:00Z">
          <w:tblPr>
            <w:tblStyle w:val="Tablaconcuadrcula"/>
            <w:tblW w:w="0" w:type="auto"/>
            <w:tblLook w:val="04A0" w:firstRow="1" w:lastRow="0" w:firstColumn="1" w:lastColumn="0" w:noHBand="0" w:noVBand="1"/>
          </w:tblPr>
        </w:tblPrChange>
      </w:tblPr>
      <w:tblGrid>
        <w:gridCol w:w="1742"/>
        <w:gridCol w:w="7618"/>
        <w:tblGridChange w:id="1675">
          <w:tblGrid>
            <w:gridCol w:w="1776"/>
            <w:gridCol w:w="7574"/>
          </w:tblGrid>
        </w:tblGridChange>
      </w:tblGrid>
      <w:tr w:rsidR="00616D3D" w:rsidRPr="00FF4F12" w14:paraId="7E5D4648" w14:textId="77777777" w:rsidTr="00C92C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Change w:id="1676" w:author="Edu Fisica" w:date="2026-05-16T07:13:00Z">
              <w:tcPr>
                <w:tcW w:w="0" w:type="auto"/>
                <w:tcBorders>
                  <w:bottom w:val="none" w:sz="0" w:space="0" w:color="auto"/>
                </w:tcBorders>
                <w:hideMark/>
              </w:tcPr>
            </w:tcPrChange>
          </w:tcPr>
          <w:p w14:paraId="4019CC30" w14:textId="77777777" w:rsidR="00616D3D" w:rsidRPr="00C92C13" w:rsidRDefault="00616D3D" w:rsidP="00C92C13">
            <w:pPr>
              <w:ind w:firstLine="0"/>
              <w:jc w:val="center"/>
              <w:cnfStyle w:val="101000000000" w:firstRow="1" w:lastRow="0" w:firstColumn="1" w:lastColumn="0" w:oddVBand="0" w:evenVBand="0" w:oddHBand="0" w:evenHBand="0" w:firstRowFirstColumn="0" w:firstRowLastColumn="0" w:lastRowFirstColumn="0" w:lastRowLastColumn="0"/>
              <w:rPr>
                <w:b w:val="0"/>
                <w:sz w:val="20"/>
                <w:rPrChange w:id="1677" w:author="Edu Fisica" w:date="2026-05-16T07:13:00Z">
                  <w:rPr>
                    <w:sz w:val="20"/>
                  </w:rPr>
                </w:rPrChange>
              </w:rPr>
              <w:pPrChange w:id="1678" w:author="Edu Fisica" w:date="2026-05-16T07:13:00Z">
                <w:pPr>
                  <w:cnfStyle w:val="101000000000" w:firstRow="1" w:lastRow="0" w:firstColumn="1" w:lastColumn="0" w:oddVBand="0" w:evenVBand="0" w:oddHBand="0" w:evenHBand="0" w:firstRowFirstColumn="0" w:firstRowLastColumn="0" w:lastRowFirstColumn="0" w:lastRowLastColumn="0"/>
                </w:pPr>
              </w:pPrChange>
            </w:pPr>
            <w:r w:rsidRPr="00C92C13">
              <w:rPr>
                <w:rStyle w:val="Textoennegrita"/>
                <w:rFonts w:ascii="Times New Roman" w:hAnsi="Times New Roman"/>
                <w:b/>
                <w:rPrChange w:id="1679" w:author="Edu Fisica" w:date="2026-05-16T07:13:00Z">
                  <w:rPr>
                    <w:rStyle w:val="Textoennegrita"/>
                    <w:rFonts w:ascii="Times New Roman" w:hAnsi="Times New Roman"/>
                  </w:rPr>
                </w:rPrChange>
              </w:rPr>
              <w:t>Criterio</w:t>
            </w:r>
          </w:p>
        </w:tc>
        <w:tc>
          <w:tcPr>
            <w:tcW w:w="0" w:type="auto"/>
            <w:hideMark/>
            <w:tcPrChange w:id="1680" w:author="Edu Fisica" w:date="2026-05-16T07:13:00Z">
              <w:tcPr>
                <w:tcW w:w="0" w:type="auto"/>
                <w:tcBorders>
                  <w:bottom w:val="none" w:sz="0" w:space="0" w:color="auto"/>
                </w:tcBorders>
                <w:hideMark/>
              </w:tcPr>
            </w:tcPrChange>
          </w:tcPr>
          <w:p w14:paraId="38BB23E8" w14:textId="77777777" w:rsidR="00616D3D" w:rsidRPr="00C92C13" w:rsidRDefault="00616D3D" w:rsidP="00E06C30">
            <w:pPr>
              <w:jc w:val="center"/>
              <w:cnfStyle w:val="100000000000" w:firstRow="1" w:lastRow="0" w:firstColumn="0" w:lastColumn="0" w:oddVBand="0" w:evenVBand="0" w:oddHBand="0" w:evenHBand="0" w:firstRowFirstColumn="0" w:firstRowLastColumn="0" w:lastRowFirstColumn="0" w:lastRowLastColumn="0"/>
              <w:rPr>
                <w:b w:val="0"/>
                <w:sz w:val="20"/>
                <w:rPrChange w:id="1681" w:author="Edu Fisica" w:date="2026-05-16T07:13:00Z">
                  <w:rPr>
                    <w:sz w:val="20"/>
                  </w:rPr>
                </w:rPrChange>
              </w:rPr>
            </w:pPr>
            <w:r w:rsidRPr="00C92C13">
              <w:rPr>
                <w:rStyle w:val="Textoennegrita"/>
                <w:rFonts w:ascii="Times New Roman" w:hAnsi="Times New Roman"/>
                <w:b/>
                <w:rPrChange w:id="1682" w:author="Edu Fisica" w:date="2026-05-16T07:13:00Z">
                  <w:rPr>
                    <w:rStyle w:val="Textoennegrita"/>
                    <w:rFonts w:ascii="Times New Roman" w:hAnsi="Times New Roman"/>
                  </w:rPr>
                </w:rPrChange>
              </w:rPr>
              <w:t>Descripción observada en el grupo</w:t>
            </w:r>
          </w:p>
        </w:tc>
      </w:tr>
      <w:tr w:rsidR="00616D3D" w:rsidRPr="00FF4F12" w14:paraId="4807150F" w14:textId="77777777" w:rsidTr="00C92C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Change w:id="1683" w:author="Edu Fisica" w:date="2026-05-16T07:13:00Z">
              <w:tcPr>
                <w:tcW w:w="0" w:type="auto"/>
                <w:tcBorders>
                  <w:top w:val="none" w:sz="0" w:space="0" w:color="auto"/>
                  <w:bottom w:val="none" w:sz="0" w:space="0" w:color="auto"/>
                </w:tcBorders>
                <w:hideMark/>
              </w:tcPr>
            </w:tcPrChange>
          </w:tcPr>
          <w:p w14:paraId="5B5E318A" w14:textId="77777777" w:rsidR="00616D3D" w:rsidRPr="00C92C13" w:rsidRDefault="00616D3D" w:rsidP="00E06C30">
            <w:pPr>
              <w:ind w:hanging="60"/>
              <w:jc w:val="center"/>
              <w:cnfStyle w:val="001000100000" w:firstRow="0" w:lastRow="0" w:firstColumn="1" w:lastColumn="0" w:oddVBand="0" w:evenVBand="0" w:oddHBand="1" w:evenHBand="0" w:firstRowFirstColumn="0" w:firstRowLastColumn="0" w:lastRowFirstColumn="0" w:lastRowLastColumn="0"/>
              <w:rPr>
                <w:b w:val="0"/>
                <w:sz w:val="20"/>
                <w:rPrChange w:id="1684" w:author="Edu Fisica" w:date="2026-05-16T07:13:00Z">
                  <w:rPr>
                    <w:sz w:val="20"/>
                  </w:rPr>
                </w:rPrChange>
              </w:rPr>
            </w:pPr>
            <w:r w:rsidRPr="00C92C13">
              <w:rPr>
                <w:rStyle w:val="Textoennegrita"/>
                <w:rFonts w:ascii="Times New Roman" w:hAnsi="Times New Roman"/>
                <w:b/>
                <w:rPrChange w:id="1685" w:author="Edu Fisica" w:date="2026-05-16T07:13:00Z">
                  <w:rPr>
                    <w:rStyle w:val="Textoennegrita"/>
                    <w:rFonts w:ascii="Times New Roman" w:hAnsi="Times New Roman"/>
                  </w:rPr>
                </w:rPrChange>
              </w:rPr>
              <w:t>Respeto</w:t>
            </w:r>
          </w:p>
        </w:tc>
        <w:tc>
          <w:tcPr>
            <w:tcW w:w="0" w:type="auto"/>
            <w:hideMark/>
            <w:tcPrChange w:id="1686" w:author="Edu Fisica" w:date="2026-05-16T07:13:00Z">
              <w:tcPr>
                <w:tcW w:w="0" w:type="auto"/>
                <w:tcBorders>
                  <w:top w:val="none" w:sz="0" w:space="0" w:color="auto"/>
                  <w:bottom w:val="none" w:sz="0" w:space="0" w:color="auto"/>
                </w:tcBorders>
                <w:hideMark/>
              </w:tcPr>
            </w:tcPrChange>
          </w:tcPr>
          <w:p w14:paraId="479F5EDD" w14:textId="77777777" w:rsidR="00616D3D" w:rsidRPr="00FF4F12" w:rsidRDefault="00616D3D"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FF4F12">
              <w:rPr>
                <w:rFonts w:cs="Times New Roman"/>
                <w:sz w:val="20"/>
                <w:szCs w:val="20"/>
              </w:rPr>
              <w:t>La mayoría de las niñas mostraron respeto constante hacia compañeros y docentes. Algunos niños fueron toscos en sus interacciones, y un estudiante repitente presentó conductas agresivas que generaban conflictos.</w:t>
            </w:r>
          </w:p>
        </w:tc>
      </w:tr>
      <w:tr w:rsidR="00616D3D" w:rsidRPr="00FF4F12" w14:paraId="1327E9B2" w14:textId="77777777" w:rsidTr="00C92C13">
        <w:tc>
          <w:tcPr>
            <w:cnfStyle w:val="001000000000" w:firstRow="0" w:lastRow="0" w:firstColumn="1" w:lastColumn="0" w:oddVBand="0" w:evenVBand="0" w:oddHBand="0" w:evenHBand="0" w:firstRowFirstColumn="0" w:firstRowLastColumn="0" w:lastRowFirstColumn="0" w:lastRowLastColumn="0"/>
            <w:tcW w:w="0" w:type="auto"/>
            <w:hideMark/>
            <w:tcPrChange w:id="1687" w:author="Edu Fisica" w:date="2026-05-16T07:13:00Z">
              <w:tcPr>
                <w:tcW w:w="0" w:type="auto"/>
                <w:hideMark/>
              </w:tcPr>
            </w:tcPrChange>
          </w:tcPr>
          <w:p w14:paraId="52BFB2F2" w14:textId="77777777" w:rsidR="00616D3D" w:rsidRPr="00C92C13" w:rsidRDefault="00616D3D" w:rsidP="00E06C30">
            <w:pPr>
              <w:ind w:hanging="60"/>
              <w:jc w:val="center"/>
              <w:rPr>
                <w:b w:val="0"/>
                <w:sz w:val="20"/>
                <w:rPrChange w:id="1688" w:author="Edu Fisica" w:date="2026-05-16T07:13:00Z">
                  <w:rPr>
                    <w:sz w:val="20"/>
                  </w:rPr>
                </w:rPrChange>
              </w:rPr>
            </w:pPr>
            <w:r w:rsidRPr="00C92C13">
              <w:rPr>
                <w:rStyle w:val="Textoennegrita"/>
                <w:rFonts w:ascii="Times New Roman" w:hAnsi="Times New Roman"/>
                <w:b/>
                <w:rPrChange w:id="1689" w:author="Edu Fisica" w:date="2026-05-16T07:13:00Z">
                  <w:rPr>
                    <w:rStyle w:val="Textoennegrita"/>
                    <w:rFonts w:ascii="Times New Roman" w:hAnsi="Times New Roman"/>
                  </w:rPr>
                </w:rPrChange>
              </w:rPr>
              <w:t>Tolerancia</w:t>
            </w:r>
          </w:p>
        </w:tc>
        <w:tc>
          <w:tcPr>
            <w:tcW w:w="0" w:type="auto"/>
            <w:hideMark/>
            <w:tcPrChange w:id="1690" w:author="Edu Fisica" w:date="2026-05-16T07:13:00Z">
              <w:tcPr>
                <w:tcW w:w="0" w:type="auto"/>
                <w:hideMark/>
              </w:tcPr>
            </w:tcPrChange>
          </w:tcPr>
          <w:p w14:paraId="1F40C73B" w14:textId="77777777" w:rsidR="00616D3D" w:rsidRPr="00FF4F12" w:rsidRDefault="00616D3D"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FF4F12">
              <w:rPr>
                <w:rFonts w:cs="Times New Roman"/>
                <w:sz w:val="20"/>
                <w:szCs w:val="20"/>
              </w:rPr>
              <w:t>Se evidenció disposición a convivir con las diferencias, aunque en situaciones de conflicto la tolerancia se ponía a prueba. Pese a discusiones, los estudiantes lograban continuar con las actividades.</w:t>
            </w:r>
          </w:p>
        </w:tc>
      </w:tr>
      <w:tr w:rsidR="00616D3D" w:rsidRPr="00FF4F12" w14:paraId="76D026C1" w14:textId="77777777" w:rsidTr="00C92C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Change w:id="1691" w:author="Edu Fisica" w:date="2026-05-16T07:13:00Z">
              <w:tcPr>
                <w:tcW w:w="0" w:type="auto"/>
                <w:tcBorders>
                  <w:top w:val="none" w:sz="0" w:space="0" w:color="auto"/>
                  <w:bottom w:val="none" w:sz="0" w:space="0" w:color="auto"/>
                </w:tcBorders>
                <w:hideMark/>
              </w:tcPr>
            </w:tcPrChange>
          </w:tcPr>
          <w:p w14:paraId="7D3CFB2C" w14:textId="77777777" w:rsidR="00616D3D" w:rsidRPr="00C92C13" w:rsidRDefault="00616D3D" w:rsidP="00E06C30">
            <w:pPr>
              <w:ind w:hanging="60"/>
              <w:jc w:val="center"/>
              <w:cnfStyle w:val="001000100000" w:firstRow="0" w:lastRow="0" w:firstColumn="1" w:lastColumn="0" w:oddVBand="0" w:evenVBand="0" w:oddHBand="1" w:evenHBand="0" w:firstRowFirstColumn="0" w:firstRowLastColumn="0" w:lastRowFirstColumn="0" w:lastRowLastColumn="0"/>
              <w:rPr>
                <w:b w:val="0"/>
                <w:sz w:val="20"/>
                <w:rPrChange w:id="1692" w:author="Edu Fisica" w:date="2026-05-16T07:13:00Z">
                  <w:rPr>
                    <w:sz w:val="20"/>
                  </w:rPr>
                </w:rPrChange>
              </w:rPr>
            </w:pPr>
            <w:r w:rsidRPr="00C92C13">
              <w:rPr>
                <w:rStyle w:val="Textoennegrita"/>
                <w:rFonts w:ascii="Times New Roman" w:hAnsi="Times New Roman"/>
                <w:b/>
                <w:rPrChange w:id="1693" w:author="Edu Fisica" w:date="2026-05-16T07:13:00Z">
                  <w:rPr>
                    <w:rStyle w:val="Textoennegrita"/>
                    <w:rFonts w:ascii="Times New Roman" w:hAnsi="Times New Roman"/>
                  </w:rPr>
                </w:rPrChange>
              </w:rPr>
              <w:t>Colaboración</w:t>
            </w:r>
          </w:p>
        </w:tc>
        <w:tc>
          <w:tcPr>
            <w:tcW w:w="0" w:type="auto"/>
            <w:hideMark/>
            <w:tcPrChange w:id="1694" w:author="Edu Fisica" w:date="2026-05-16T07:13:00Z">
              <w:tcPr>
                <w:tcW w:w="0" w:type="auto"/>
                <w:tcBorders>
                  <w:top w:val="none" w:sz="0" w:space="0" w:color="auto"/>
                  <w:bottom w:val="none" w:sz="0" w:space="0" w:color="auto"/>
                </w:tcBorders>
                <w:hideMark/>
              </w:tcPr>
            </w:tcPrChange>
          </w:tcPr>
          <w:p w14:paraId="277CB8F4" w14:textId="77777777" w:rsidR="00616D3D" w:rsidRPr="00FF4F12" w:rsidRDefault="00616D3D"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FF4F12">
              <w:rPr>
                <w:rFonts w:cs="Times New Roman"/>
                <w:sz w:val="20"/>
                <w:szCs w:val="20"/>
              </w:rPr>
              <w:t>Las niñas trabajaron con disposición y apoyo mutuo. Los niños colaboraban, pero con actitudes impulsivas. El estudiante repitente prefería trabajar solo y generaba tensiones en grupo.</w:t>
            </w:r>
          </w:p>
        </w:tc>
      </w:tr>
      <w:tr w:rsidR="00616D3D" w:rsidRPr="00FF4F12" w14:paraId="2743B4FB" w14:textId="77777777" w:rsidTr="00C92C13">
        <w:tc>
          <w:tcPr>
            <w:cnfStyle w:val="001000000000" w:firstRow="0" w:lastRow="0" w:firstColumn="1" w:lastColumn="0" w:oddVBand="0" w:evenVBand="0" w:oddHBand="0" w:evenHBand="0" w:firstRowFirstColumn="0" w:firstRowLastColumn="0" w:lastRowFirstColumn="0" w:lastRowLastColumn="0"/>
            <w:tcW w:w="0" w:type="auto"/>
            <w:hideMark/>
            <w:tcPrChange w:id="1695" w:author="Edu Fisica" w:date="2026-05-16T07:13:00Z">
              <w:tcPr>
                <w:tcW w:w="0" w:type="auto"/>
                <w:hideMark/>
              </w:tcPr>
            </w:tcPrChange>
          </w:tcPr>
          <w:p w14:paraId="2A6BAA35" w14:textId="77777777" w:rsidR="00616D3D" w:rsidRPr="00C92C13" w:rsidRDefault="00616D3D" w:rsidP="00E06C30">
            <w:pPr>
              <w:ind w:hanging="60"/>
              <w:jc w:val="center"/>
              <w:rPr>
                <w:b w:val="0"/>
                <w:sz w:val="20"/>
                <w:rPrChange w:id="1696" w:author="Edu Fisica" w:date="2026-05-16T07:13:00Z">
                  <w:rPr>
                    <w:sz w:val="20"/>
                  </w:rPr>
                </w:rPrChange>
              </w:rPr>
            </w:pPr>
            <w:r w:rsidRPr="00C92C13">
              <w:rPr>
                <w:rStyle w:val="Textoennegrita"/>
                <w:rFonts w:ascii="Times New Roman" w:hAnsi="Times New Roman"/>
                <w:b/>
                <w:rPrChange w:id="1697" w:author="Edu Fisica" w:date="2026-05-16T07:13:00Z">
                  <w:rPr>
                    <w:rStyle w:val="Textoennegrita"/>
                    <w:rFonts w:ascii="Times New Roman" w:hAnsi="Times New Roman"/>
                  </w:rPr>
                </w:rPrChange>
              </w:rPr>
              <w:t>Participación</w:t>
            </w:r>
          </w:p>
        </w:tc>
        <w:tc>
          <w:tcPr>
            <w:tcW w:w="0" w:type="auto"/>
            <w:hideMark/>
            <w:tcPrChange w:id="1698" w:author="Edu Fisica" w:date="2026-05-16T07:13:00Z">
              <w:tcPr>
                <w:tcW w:w="0" w:type="auto"/>
                <w:hideMark/>
              </w:tcPr>
            </w:tcPrChange>
          </w:tcPr>
          <w:p w14:paraId="7F6D82E6" w14:textId="77777777" w:rsidR="00616D3D" w:rsidRPr="00FF4F12" w:rsidRDefault="00616D3D"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FF4F12">
              <w:rPr>
                <w:rFonts w:cs="Times New Roman"/>
                <w:sz w:val="20"/>
                <w:szCs w:val="20"/>
              </w:rPr>
              <w:t>La mayoría participaba activamente. Una niña era quejumbrosa, otra reaccionaba impulsivamente y otra muy sentimental. Los niños intervenían con energía, aunque a veces con discusiones.</w:t>
            </w:r>
          </w:p>
        </w:tc>
      </w:tr>
      <w:tr w:rsidR="00616D3D" w:rsidRPr="00FF4F12" w14:paraId="02A3910B" w14:textId="77777777" w:rsidTr="00C92C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Change w:id="1699" w:author="Edu Fisica" w:date="2026-05-16T07:13:00Z">
              <w:tcPr>
                <w:tcW w:w="0" w:type="auto"/>
                <w:tcBorders>
                  <w:top w:val="none" w:sz="0" w:space="0" w:color="auto"/>
                  <w:bottom w:val="none" w:sz="0" w:space="0" w:color="auto"/>
                </w:tcBorders>
                <w:hideMark/>
              </w:tcPr>
            </w:tcPrChange>
          </w:tcPr>
          <w:p w14:paraId="6B82CBBC" w14:textId="77777777" w:rsidR="00616D3D" w:rsidRPr="00C92C13" w:rsidRDefault="00616D3D" w:rsidP="00E06C30">
            <w:pPr>
              <w:ind w:hanging="60"/>
              <w:jc w:val="center"/>
              <w:cnfStyle w:val="001000100000" w:firstRow="0" w:lastRow="0" w:firstColumn="1" w:lastColumn="0" w:oddVBand="0" w:evenVBand="0" w:oddHBand="1" w:evenHBand="0" w:firstRowFirstColumn="0" w:firstRowLastColumn="0" w:lastRowFirstColumn="0" w:lastRowLastColumn="0"/>
              <w:rPr>
                <w:b w:val="0"/>
                <w:sz w:val="20"/>
                <w:rPrChange w:id="1700" w:author="Edu Fisica" w:date="2026-05-16T07:13:00Z">
                  <w:rPr>
                    <w:sz w:val="20"/>
                  </w:rPr>
                </w:rPrChange>
              </w:rPr>
            </w:pPr>
            <w:r w:rsidRPr="00C92C13">
              <w:rPr>
                <w:rStyle w:val="Textoennegrita"/>
                <w:rFonts w:ascii="Times New Roman" w:hAnsi="Times New Roman"/>
                <w:b/>
                <w:rPrChange w:id="1701" w:author="Edu Fisica" w:date="2026-05-16T07:13:00Z">
                  <w:rPr>
                    <w:rStyle w:val="Textoennegrita"/>
                    <w:rFonts w:ascii="Times New Roman" w:hAnsi="Times New Roman"/>
                  </w:rPr>
                </w:rPrChange>
              </w:rPr>
              <w:t>Responsabilidad</w:t>
            </w:r>
          </w:p>
        </w:tc>
        <w:tc>
          <w:tcPr>
            <w:tcW w:w="0" w:type="auto"/>
            <w:hideMark/>
            <w:tcPrChange w:id="1702" w:author="Edu Fisica" w:date="2026-05-16T07:13:00Z">
              <w:tcPr>
                <w:tcW w:w="0" w:type="auto"/>
                <w:tcBorders>
                  <w:top w:val="none" w:sz="0" w:space="0" w:color="auto"/>
                  <w:bottom w:val="none" w:sz="0" w:space="0" w:color="auto"/>
                </w:tcBorders>
                <w:hideMark/>
              </w:tcPr>
            </w:tcPrChange>
          </w:tcPr>
          <w:p w14:paraId="13CEE13D" w14:textId="77777777" w:rsidR="00616D3D" w:rsidRPr="00FF4F12" w:rsidRDefault="00616D3D"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FF4F12">
              <w:rPr>
                <w:rFonts w:cs="Times New Roman"/>
                <w:sz w:val="20"/>
                <w:szCs w:val="20"/>
              </w:rPr>
              <w:t>La mayoría de los estudiantes cumplían las actividades propuestas, incluso en medio de conflictos, mostrando compromiso con las tareas escolares. Algunos de ellos no se comprometieron.</w:t>
            </w:r>
          </w:p>
        </w:tc>
      </w:tr>
      <w:tr w:rsidR="00616D3D" w:rsidRPr="00FF4F12" w14:paraId="3788880E" w14:textId="77777777" w:rsidTr="00C92C13">
        <w:tc>
          <w:tcPr>
            <w:cnfStyle w:val="001000000000" w:firstRow="0" w:lastRow="0" w:firstColumn="1" w:lastColumn="0" w:oddVBand="0" w:evenVBand="0" w:oddHBand="0" w:evenHBand="0" w:firstRowFirstColumn="0" w:firstRowLastColumn="0" w:lastRowFirstColumn="0" w:lastRowLastColumn="0"/>
            <w:tcW w:w="0" w:type="auto"/>
            <w:hideMark/>
            <w:tcPrChange w:id="1703" w:author="Edu Fisica" w:date="2026-05-16T07:13:00Z">
              <w:tcPr>
                <w:tcW w:w="0" w:type="auto"/>
                <w:hideMark/>
              </w:tcPr>
            </w:tcPrChange>
          </w:tcPr>
          <w:p w14:paraId="58000918" w14:textId="77777777" w:rsidR="00616D3D" w:rsidRPr="00C92C13" w:rsidRDefault="00616D3D" w:rsidP="00E06C30">
            <w:pPr>
              <w:ind w:hanging="60"/>
              <w:jc w:val="center"/>
              <w:rPr>
                <w:b w:val="0"/>
                <w:sz w:val="20"/>
                <w:rPrChange w:id="1704" w:author="Edu Fisica" w:date="2026-05-16T07:13:00Z">
                  <w:rPr>
                    <w:sz w:val="20"/>
                  </w:rPr>
                </w:rPrChange>
              </w:rPr>
            </w:pPr>
            <w:r w:rsidRPr="00C92C13">
              <w:rPr>
                <w:rStyle w:val="Textoennegrita"/>
                <w:rFonts w:ascii="Times New Roman" w:hAnsi="Times New Roman"/>
                <w:b/>
                <w:rPrChange w:id="1705" w:author="Edu Fisica" w:date="2026-05-16T07:13:00Z">
                  <w:rPr>
                    <w:rStyle w:val="Textoennegrita"/>
                    <w:rFonts w:ascii="Times New Roman" w:hAnsi="Times New Roman"/>
                  </w:rPr>
                </w:rPrChange>
              </w:rPr>
              <w:t>Expresión emocional</w:t>
            </w:r>
          </w:p>
        </w:tc>
        <w:tc>
          <w:tcPr>
            <w:tcW w:w="0" w:type="auto"/>
            <w:hideMark/>
            <w:tcPrChange w:id="1706" w:author="Edu Fisica" w:date="2026-05-16T07:13:00Z">
              <w:tcPr>
                <w:tcW w:w="0" w:type="auto"/>
                <w:hideMark/>
              </w:tcPr>
            </w:tcPrChange>
          </w:tcPr>
          <w:p w14:paraId="1469BD1C" w14:textId="77777777" w:rsidR="00616D3D" w:rsidRPr="00FF4F12" w:rsidRDefault="00616D3D"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FF4F12">
              <w:rPr>
                <w:rFonts w:cs="Times New Roman"/>
                <w:sz w:val="20"/>
                <w:szCs w:val="20"/>
              </w:rPr>
              <w:t>Se observaron diferencias: algunas niñas expresaban sensibilidad o quejas, mientras que los niños respondían con impulsividad. Estas emociones influían en la dinámica grupal.</w:t>
            </w:r>
          </w:p>
        </w:tc>
      </w:tr>
    </w:tbl>
    <w:p w14:paraId="33D24F79" w14:textId="77777777" w:rsidR="007A0E48" w:rsidRPr="00FF4F12" w:rsidRDefault="007A0E48" w:rsidP="00616D3D">
      <w:pPr>
        <w:pBdr>
          <w:top w:val="nil"/>
          <w:left w:val="nil"/>
          <w:bottom w:val="nil"/>
          <w:right w:val="nil"/>
          <w:between w:val="nil"/>
        </w:pBdr>
        <w:jc w:val="both"/>
        <w:rPr>
          <w:del w:id="1707" w:author="Edu Fisica" w:date="2026-05-16T07:13:00Z"/>
          <w:rFonts w:eastAsia="Times New Roman" w:cs="Times New Roman"/>
          <w:i/>
        </w:rPr>
      </w:pPr>
    </w:p>
    <w:p w14:paraId="263FAAC0" w14:textId="77777777" w:rsidR="00616D3D" w:rsidRPr="00FF4F12" w:rsidRDefault="00616D3D" w:rsidP="00616D3D">
      <w:pPr>
        <w:pBdr>
          <w:top w:val="nil"/>
          <w:left w:val="nil"/>
          <w:bottom w:val="nil"/>
          <w:right w:val="nil"/>
          <w:between w:val="nil"/>
        </w:pBdr>
        <w:jc w:val="both"/>
        <w:rPr>
          <w:del w:id="1708" w:author="Edu Fisica" w:date="2026-05-16T07:13:00Z"/>
          <w:rFonts w:eastAsia="Times New Roman" w:cs="Times New Roman"/>
          <w:lang w:val="es-CO"/>
        </w:rPr>
      </w:pPr>
      <w:del w:id="1709" w:author="Edu Fisica" w:date="2026-05-16T07:13:00Z">
        <w:r w:rsidRPr="00E06C30">
          <w:rPr>
            <w:rFonts w:eastAsia="Times New Roman" w:cs="Times New Roman"/>
            <w:i/>
            <w:color w:val="FF0000"/>
          </w:rPr>
          <w:delText>Nota:</w:delText>
        </w:r>
        <w:r w:rsidRPr="00FF4F12">
          <w:rPr>
            <w:rFonts w:cs="Times New Roman"/>
          </w:rPr>
          <w:delText xml:space="preserve"> </w:delText>
        </w:r>
        <w:r w:rsidRPr="00FF4F12">
          <w:rPr>
            <w:rFonts w:eastAsia="Times New Roman" w:cs="Times New Roman"/>
          </w:rPr>
          <w:delText>Instrumento orientado a valorar actitudes y comportamientos en el aula, promoviendo respeto, tolerancia y convivencia como bases para la formación ciudadana y la construcción de paz.</w:delText>
        </w:r>
      </w:del>
    </w:p>
    <w:p w14:paraId="0BD8535C" w14:textId="6EE5CCF3" w:rsidR="00616D3D" w:rsidRPr="0097416D" w:rsidRDefault="00616D3D" w:rsidP="00616D3D">
      <w:pPr>
        <w:pBdr>
          <w:top w:val="nil"/>
          <w:left w:val="nil"/>
          <w:bottom w:val="nil"/>
          <w:right w:val="nil"/>
          <w:between w:val="nil"/>
        </w:pBdr>
        <w:jc w:val="both"/>
        <w:rPr>
          <w:ins w:id="1710" w:author="Edu Fisica" w:date="2026-05-16T07:13:00Z"/>
          <w:rFonts w:eastAsia="Times New Roman" w:cs="Times New Roman"/>
          <w:sz w:val="20"/>
          <w:szCs w:val="20"/>
          <w:lang w:val="es-CO"/>
        </w:rPr>
      </w:pPr>
      <w:ins w:id="1711" w:author="Edu Fisica" w:date="2026-05-16T07:13:00Z">
        <w:r w:rsidRPr="0097416D">
          <w:rPr>
            <w:rFonts w:eastAsia="Times New Roman" w:cs="Times New Roman"/>
            <w:i/>
            <w:sz w:val="20"/>
            <w:szCs w:val="20"/>
          </w:rPr>
          <w:t>Nota</w:t>
        </w:r>
        <w:r w:rsidR="0097416D" w:rsidRPr="0097416D">
          <w:rPr>
            <w:rFonts w:eastAsia="Times New Roman" w:cs="Times New Roman"/>
            <w:i/>
            <w:sz w:val="20"/>
            <w:szCs w:val="20"/>
          </w:rPr>
          <w:t>.</w:t>
        </w:r>
        <w:r w:rsidR="0097416D" w:rsidRPr="0097416D">
          <w:rPr>
            <w:rFonts w:eastAsia="Times New Roman" w:cs="Times New Roman"/>
            <w:i/>
            <w:color w:val="FF0000"/>
            <w:sz w:val="20"/>
            <w:szCs w:val="20"/>
          </w:rPr>
          <w:t xml:space="preserve"> </w:t>
        </w:r>
        <w:r w:rsidR="0097416D" w:rsidRPr="0097416D">
          <w:rPr>
            <w:rFonts w:eastAsia="Times New Roman" w:cs="Times New Roman"/>
            <w:iCs/>
            <w:sz w:val="20"/>
            <w:szCs w:val="20"/>
          </w:rPr>
          <w:t xml:space="preserve">Elaboración propia con base en </w:t>
        </w:r>
        <w:r w:rsidR="0097416D" w:rsidRPr="0097416D">
          <w:rPr>
            <w:rFonts w:eastAsia="Times New Roman" w:cs="Times New Roman"/>
            <w:sz w:val="20"/>
            <w:szCs w:val="20"/>
          </w:rPr>
          <w:t xml:space="preserve">observaciones del aula que sintetizan las actitudes más relevantes de los niños </w:t>
        </w:r>
      </w:ins>
    </w:p>
    <w:p w14:paraId="0502B4D6" w14:textId="2C07EDCC" w:rsidR="00616D3D" w:rsidRPr="00FF4F12" w:rsidRDefault="00616D3D" w:rsidP="00616D3D">
      <w:pPr>
        <w:pBdr>
          <w:top w:val="nil"/>
          <w:left w:val="nil"/>
          <w:bottom w:val="nil"/>
          <w:right w:val="nil"/>
          <w:between w:val="nil"/>
        </w:pBdr>
        <w:jc w:val="both"/>
        <w:rPr>
          <w:rFonts w:eastAsia="Times New Roman" w:cs="Times New Roman"/>
          <w:szCs w:val="24"/>
        </w:rPr>
      </w:pPr>
      <w:r w:rsidRPr="00FF4F12">
        <w:rPr>
          <w:rFonts w:eastAsia="Times New Roman" w:cs="Times New Roman"/>
        </w:rPr>
        <w:t>La rúbrica de actitudes</w:t>
      </w:r>
      <w:ins w:id="1712" w:author="Edu Fisica" w:date="2026-05-16T07:13:00Z">
        <w:r w:rsidR="0097416D">
          <w:rPr>
            <w:rFonts w:eastAsia="Times New Roman" w:cs="Times New Roman"/>
          </w:rPr>
          <w:t xml:space="preserve"> (tabla 5)</w:t>
        </w:r>
      </w:ins>
      <w:r w:rsidRPr="00FF4F12">
        <w:rPr>
          <w:rFonts w:eastAsia="Times New Roman" w:cs="Times New Roman"/>
        </w:rPr>
        <w:t xml:space="preserve"> permitió sistematizar las disposiciones de los estudiantes frente a la convivencia escolar, destacando el papel del respeto y la tolerancia como valores esenciales. Aunque se presentaron actitudes conflictivas como agresividad, quejas o impulsividad, los estudiantes lograban completar las actividades, lo que evidencia una convivencia marcada por tensiones, pero también por aprendizajes colectivos. Este instrumento mostró que el aula es un espacio donde las diferencias individuales se gestionan y donde los valores de respeto y tolerancia se ponen en práctica, convirtiéndose en pilares para la formación ciudadana y la construcción de paz.</w:t>
      </w:r>
    </w:p>
    <w:p w14:paraId="53E022FF" w14:textId="77777777" w:rsidR="00616D3D" w:rsidRPr="00FF4F12" w:rsidRDefault="00616D3D" w:rsidP="00616D3D">
      <w:pPr>
        <w:pBdr>
          <w:top w:val="nil"/>
          <w:left w:val="nil"/>
          <w:bottom w:val="nil"/>
          <w:right w:val="nil"/>
          <w:between w:val="nil"/>
        </w:pBdr>
        <w:jc w:val="both"/>
        <w:rPr>
          <w:rFonts w:eastAsia="Times New Roman" w:cs="Times New Roman"/>
        </w:rPr>
      </w:pPr>
      <w:r w:rsidRPr="00FF4F12">
        <w:rPr>
          <w:rFonts w:cs="Times New Roman"/>
          <w:noProof/>
        </w:rPr>
        <w:t xml:space="preserve"> </w:t>
      </w:r>
      <w:r w:rsidRPr="00FF4F12">
        <w:rPr>
          <w:rFonts w:cs="Times New Roman"/>
        </w:rPr>
        <w:t>El segundo insumo, la guía de talleres se constituyó en el marco pedagógico que orientó las actividades en el aula. Su diseño respondió a la necesidad de promover la reflexión crítica y la interacción colaborativa, integrando metodologías activas y recursos didácticos. Cada taller fue concebido con temáticas y dinámicas orientadas a fortalecer la convivencia escolar, el reconocimiento de derechos y deberes, la valoración de la diversidad, la equidad de género y la participación democrática. De esta manera, la guía no solo organizó el proceso formativo, sino que aportó coherencia y dirección al conjunto de estrategias didácticas, dinamizando el aprendizaje y favoreciendo la construcción de una cultura de paz y sana convivencia.</w:t>
      </w:r>
    </w:p>
    <w:p w14:paraId="58AB85C0" w14:textId="2F452177" w:rsidR="00616D3D" w:rsidRPr="00FF4F12" w:rsidRDefault="00616D3D" w:rsidP="00616D3D">
      <w:pPr>
        <w:pBdr>
          <w:top w:val="nil"/>
          <w:left w:val="nil"/>
          <w:bottom w:val="nil"/>
          <w:right w:val="nil"/>
          <w:between w:val="nil"/>
        </w:pBdr>
        <w:jc w:val="both"/>
        <w:rPr>
          <w:rFonts w:eastAsia="Times New Roman" w:cs="Times New Roman"/>
        </w:rPr>
      </w:pPr>
      <w:r w:rsidRPr="00FF4F12">
        <w:rPr>
          <w:rFonts w:eastAsia="Times New Roman" w:cs="Times New Roman"/>
        </w:rPr>
        <w:t>Para empezar, el primer taller se realizó con la entrega de un plegable</w:t>
      </w:r>
      <w:ins w:id="1713" w:author="Edu Fisica" w:date="2026-05-16T07:13:00Z">
        <w:r w:rsidR="0097416D">
          <w:rPr>
            <w:rFonts w:eastAsia="Times New Roman" w:cs="Times New Roman"/>
          </w:rPr>
          <w:t xml:space="preserve"> (figura 7)</w:t>
        </w:r>
      </w:ins>
      <w:r w:rsidRPr="00FF4F12">
        <w:rPr>
          <w:rFonts w:eastAsia="Times New Roman" w:cs="Times New Roman"/>
        </w:rPr>
        <w:t xml:space="preserve"> en el que los y las estudiantes identificaron sus derechos y deberes como miembros de la Institución Educativa José Antonio Galán. A partir de esta lectura, reconocieron también las diferentes situaciones de convivencia y la importancia de prevenir aquellas que corresponden a las faltas tipo II. De esta manera, cada estudiante, teniendo en cuenta su contexto y experiencias específicas, utilizó la información como un regulador de su comportamiento y como guía para fortalecer la convivencia escolar.</w:t>
      </w:r>
    </w:p>
    <w:p w14:paraId="4736ECEB" w14:textId="77777777" w:rsidR="00616D3D" w:rsidRPr="00FF4F12" w:rsidRDefault="00616D3D" w:rsidP="00616D3D">
      <w:pPr>
        <w:pBdr>
          <w:top w:val="nil"/>
          <w:left w:val="nil"/>
          <w:bottom w:val="nil"/>
          <w:right w:val="nil"/>
          <w:between w:val="nil"/>
        </w:pBdr>
        <w:jc w:val="both"/>
        <w:rPr>
          <w:rFonts w:eastAsia="Times New Roman" w:cs="Times New Roman"/>
        </w:rPr>
      </w:pPr>
      <w:r w:rsidRPr="00FF4F12">
        <w:rPr>
          <w:rFonts w:eastAsia="Times New Roman" w:cs="Times New Roman"/>
        </w:rPr>
        <w:t>La socialización se desarrolló capítulo por capítulo, con espacios de debate en los que los estudiantes compartieron sus reflexiones y la docente acompañó con explicaciones claras y ejemplos cercanos a su realidad. Se trabajaron temáticas como el respeto mutuo, la responsabilidad, la solidaridad, la equidad de género y la participación activa, resaltando que niños y niñas deben ser valorados por igual y contar con las mismas oportunidades en la vida escolar. Asimismo, se profundizó en los tipos de faltas (leves, graves y muy graves), con el propósito de que los estudiantes comprendieran las consecuencias de sus acciones y asumieran un compromiso consciente con el cumplimiento de las normas.</w:t>
      </w:r>
    </w:p>
    <w:p w14:paraId="212BC8DE" w14:textId="77777777" w:rsidR="00616D3D" w:rsidRPr="00FF4F12" w:rsidRDefault="00616D3D" w:rsidP="00616D3D">
      <w:pPr>
        <w:pBdr>
          <w:top w:val="nil"/>
          <w:left w:val="nil"/>
          <w:bottom w:val="nil"/>
          <w:right w:val="nil"/>
          <w:between w:val="nil"/>
        </w:pBdr>
        <w:jc w:val="both"/>
        <w:rPr>
          <w:rFonts w:eastAsia="Times New Roman" w:cs="Times New Roman"/>
        </w:rPr>
      </w:pPr>
      <w:r w:rsidRPr="00FF4F12">
        <w:rPr>
          <w:rFonts w:eastAsia="Times New Roman" w:cs="Times New Roman"/>
        </w:rPr>
        <w:t>Es importante destacar que este proceso pedagógico se fundamentó en la Ley de Convivencia Escolar (Ley 1620 de 2013), la cual establece la creación de ambientes educativos pacíficos, inclusivos y respetuosos. Al incorporar este marco legal, el proyecto aseguró que los contenidos del plegable no solo respondieran a las necesidades inmediatas del aula, sino que también se articularan con las políticas nacionales de promoción de la paz y la ciudadanía.</w:t>
      </w:r>
    </w:p>
    <w:p w14:paraId="27C5A9CB" w14:textId="77777777" w:rsidR="00616D3D" w:rsidRPr="00FF4F12" w:rsidRDefault="00616D3D" w:rsidP="00616D3D">
      <w:pPr>
        <w:pBdr>
          <w:top w:val="nil"/>
          <w:left w:val="nil"/>
          <w:bottom w:val="nil"/>
          <w:right w:val="nil"/>
          <w:between w:val="nil"/>
        </w:pBdr>
        <w:jc w:val="both"/>
        <w:rPr>
          <w:rFonts w:cs="Times New Roman"/>
          <w:noProof/>
          <w:lang w:val="es-CO"/>
        </w:rPr>
      </w:pPr>
      <w:r w:rsidRPr="00FF4F12">
        <w:rPr>
          <w:rFonts w:eastAsia="Times New Roman" w:cs="Times New Roman"/>
        </w:rPr>
        <w:t>En conclusión, la socialización del plegable trascendió la simple entrega de un material, convirtiéndose en una estrategia pedagógica que promovió la paz, la convivencia y la formación ciudadana. Los estudiantes de grado 6-1 no solo recibieron información, sino que la vivenciaron y la transformaron en aprendizajes significativos que fortalecen la cultura de respeto, tolerancia, inclusión y responsabilidad dentro de la institución.</w:t>
      </w:r>
    </w:p>
    <w:p w14:paraId="650F8C9D" w14:textId="39073052" w:rsidR="00616D3D" w:rsidRPr="00FF4F12" w:rsidRDefault="00616D3D" w:rsidP="00616D3D">
      <w:pPr>
        <w:pStyle w:val="Descripcin"/>
        <w:keepNext/>
        <w:jc w:val="both"/>
        <w:rPr>
          <w:rFonts w:cs="Times New Roman"/>
        </w:rPr>
      </w:pPr>
    </w:p>
    <w:p w14:paraId="34526E03" w14:textId="738660C3" w:rsidR="00143231" w:rsidRDefault="007A0E48" w:rsidP="007A0E48">
      <w:pPr>
        <w:pStyle w:val="Descripcin"/>
        <w:keepNext/>
        <w:jc w:val="both"/>
        <w:rPr>
          <w:sz w:val="20"/>
          <w:rPrChange w:id="1714" w:author="Edu Fisica" w:date="2026-05-16T07:13:00Z">
            <w:rPr/>
          </w:rPrChange>
        </w:rPr>
      </w:pPr>
      <w:bookmarkStart w:id="1715" w:name="_Toc227606246"/>
      <w:bookmarkStart w:id="1716" w:name="_Toc227682417"/>
      <w:bookmarkStart w:id="1717" w:name="_Toc229133579"/>
      <w:bookmarkStart w:id="1718" w:name="_Toc227692926"/>
      <w:r w:rsidRPr="0097416D">
        <w:rPr>
          <w:sz w:val="20"/>
          <w:rPrChange w:id="1719" w:author="Edu Fisica" w:date="2026-05-16T07:13:00Z">
            <w:rPr/>
          </w:rPrChange>
        </w:rPr>
        <w:t xml:space="preserve">Figura  </w:t>
      </w:r>
      <w:r w:rsidRPr="0097416D">
        <w:rPr>
          <w:sz w:val="20"/>
          <w:rPrChange w:id="1720" w:author="Edu Fisica" w:date="2026-05-16T07:13:00Z">
            <w:rPr/>
          </w:rPrChange>
        </w:rPr>
        <w:fldChar w:fldCharType="begin"/>
      </w:r>
      <w:r w:rsidRPr="0097416D">
        <w:rPr>
          <w:sz w:val="20"/>
          <w:rPrChange w:id="1721" w:author="Edu Fisica" w:date="2026-05-16T07:13:00Z">
            <w:rPr/>
          </w:rPrChange>
        </w:rPr>
        <w:instrText xml:space="preserve"> SEQ Figura_ \* ARABIC </w:instrText>
      </w:r>
      <w:r w:rsidRPr="0097416D">
        <w:rPr>
          <w:sz w:val="20"/>
          <w:rPrChange w:id="1722" w:author="Edu Fisica" w:date="2026-05-16T07:13:00Z">
            <w:rPr/>
          </w:rPrChange>
        </w:rPr>
        <w:fldChar w:fldCharType="separate"/>
      </w:r>
      <w:r w:rsidR="0068461A" w:rsidRPr="0097416D">
        <w:rPr>
          <w:sz w:val="20"/>
          <w:rPrChange w:id="1723" w:author="Edu Fisica" w:date="2026-05-16T07:13:00Z">
            <w:rPr/>
          </w:rPrChange>
        </w:rPr>
        <w:t>7</w:t>
      </w:r>
      <w:r w:rsidRPr="0097416D">
        <w:rPr>
          <w:sz w:val="20"/>
          <w:rPrChange w:id="1724" w:author="Edu Fisica" w:date="2026-05-16T07:13:00Z">
            <w:rPr/>
          </w:rPrChange>
        </w:rPr>
        <w:fldChar w:fldCharType="end"/>
      </w:r>
      <w:r w:rsidRPr="0097416D">
        <w:rPr>
          <w:sz w:val="20"/>
          <w:rPrChange w:id="1725" w:author="Edu Fisica" w:date="2026-05-16T07:13:00Z">
            <w:rPr/>
          </w:rPrChange>
        </w:rPr>
        <w:t xml:space="preserve"> </w:t>
      </w:r>
      <w:moveFromRangeStart w:id="1726" w:author="Edu Fisica" w:date="2026-05-16T07:13:00Z" w:name="move229808008"/>
      <w:moveFrom w:id="1727" w:author="Edu Fisica" w:date="2026-05-16T07:13:00Z">
        <w:r w:rsidRPr="0097416D">
          <w:rPr>
            <w:sz w:val="20"/>
            <w:rPrChange w:id="1728" w:author="Edu Fisica" w:date="2026-05-16T07:13:00Z">
              <w:rPr/>
            </w:rPrChange>
          </w:rPr>
          <w:t>Plegable derechos, deberes y tipos de faltas de convivencia</w:t>
        </w:r>
      </w:moveFrom>
      <w:bookmarkEnd w:id="1718"/>
      <w:moveFromRangeEnd w:id="1726"/>
    </w:p>
    <w:p w14:paraId="1FF6F0E5" w14:textId="47AC33F7" w:rsidR="007A0E48" w:rsidRPr="0097416D" w:rsidRDefault="007A0E48" w:rsidP="007A0E48">
      <w:pPr>
        <w:pStyle w:val="Descripcin"/>
        <w:keepNext/>
        <w:jc w:val="both"/>
        <w:rPr>
          <w:ins w:id="1729" w:author="Edu Fisica" w:date="2026-05-16T07:13:00Z"/>
          <w:rFonts w:cs="Times New Roman"/>
          <w:sz w:val="20"/>
          <w:szCs w:val="20"/>
        </w:rPr>
      </w:pPr>
      <w:moveToRangeStart w:id="1730" w:author="Edu Fisica" w:date="2026-05-16T07:13:00Z" w:name="move229808008"/>
      <w:moveTo w:id="1731" w:author="Edu Fisica" w:date="2026-05-16T07:13:00Z">
        <w:r w:rsidRPr="0097416D">
          <w:rPr>
            <w:sz w:val="20"/>
            <w:rPrChange w:id="1732" w:author="Edu Fisica" w:date="2026-05-16T07:13:00Z">
              <w:rPr/>
            </w:rPrChange>
          </w:rPr>
          <w:t>Plegable derechos, deberes y tipos de faltas de convivencia</w:t>
        </w:r>
      </w:moveTo>
      <w:bookmarkEnd w:id="1715"/>
      <w:bookmarkEnd w:id="1716"/>
      <w:bookmarkEnd w:id="1717"/>
      <w:moveToRangeEnd w:id="1730"/>
    </w:p>
    <w:p w14:paraId="209241E6" w14:textId="77777777" w:rsidR="00616D3D" w:rsidRPr="00FF4F12" w:rsidRDefault="00616D3D" w:rsidP="00616D3D">
      <w:pPr>
        <w:pBdr>
          <w:top w:val="nil"/>
          <w:left w:val="nil"/>
          <w:bottom w:val="nil"/>
          <w:right w:val="nil"/>
          <w:between w:val="nil"/>
        </w:pBdr>
        <w:ind w:firstLine="0"/>
        <w:jc w:val="both"/>
        <w:rPr>
          <w:rFonts w:eastAsia="Times New Roman" w:cs="Times New Roman"/>
        </w:rPr>
      </w:pPr>
      <w:r w:rsidRPr="00FF4F12">
        <w:rPr>
          <w:rFonts w:eastAsia="Times New Roman" w:cs="Times New Roman"/>
          <w:noProof/>
          <w:lang w:val="es-CO"/>
        </w:rPr>
        <w:drawing>
          <wp:inline distT="0" distB="0" distL="0" distR="0" wp14:anchorId="0F450C8B" wp14:editId="66FEED7C">
            <wp:extent cx="5610126" cy="3203074"/>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32882" cy="3216067"/>
                    </a:xfrm>
                    <a:prstGeom prst="rect">
                      <a:avLst/>
                    </a:prstGeom>
                    <a:noFill/>
                    <a:ln>
                      <a:noFill/>
                    </a:ln>
                  </pic:spPr>
                </pic:pic>
              </a:graphicData>
            </a:graphic>
          </wp:inline>
        </w:drawing>
      </w:r>
    </w:p>
    <w:p w14:paraId="25F6C662" w14:textId="77777777" w:rsidR="00616D3D" w:rsidRPr="00FF4F12" w:rsidRDefault="00616D3D" w:rsidP="00616D3D">
      <w:pPr>
        <w:pBdr>
          <w:top w:val="nil"/>
          <w:left w:val="nil"/>
          <w:bottom w:val="nil"/>
          <w:right w:val="nil"/>
          <w:between w:val="nil"/>
        </w:pBdr>
        <w:ind w:firstLine="0"/>
        <w:jc w:val="both"/>
        <w:rPr>
          <w:rFonts w:eastAsia="Times New Roman" w:cs="Times New Roman"/>
        </w:rPr>
      </w:pPr>
      <w:r w:rsidRPr="00FF4F12">
        <w:rPr>
          <w:rFonts w:eastAsia="Times New Roman" w:cs="Times New Roman"/>
          <w:noProof/>
          <w:lang w:val="es-CO"/>
        </w:rPr>
        <w:drawing>
          <wp:inline distT="0" distB="0" distL="0" distR="0" wp14:anchorId="5CE9A8B4" wp14:editId="0AF9E87F">
            <wp:extent cx="5611495" cy="3721769"/>
            <wp:effectExtent l="0" t="0" r="8255"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6795" cy="3725284"/>
                    </a:xfrm>
                    <a:prstGeom prst="rect">
                      <a:avLst/>
                    </a:prstGeom>
                    <a:noFill/>
                    <a:ln>
                      <a:noFill/>
                    </a:ln>
                  </pic:spPr>
                </pic:pic>
              </a:graphicData>
            </a:graphic>
          </wp:inline>
        </w:drawing>
      </w:r>
    </w:p>
    <w:p w14:paraId="07256F6D" w14:textId="46061AB6" w:rsidR="00616D3D" w:rsidRPr="0097416D" w:rsidRDefault="00616D3D" w:rsidP="00616D3D">
      <w:pPr>
        <w:pBdr>
          <w:top w:val="nil"/>
          <w:left w:val="nil"/>
          <w:bottom w:val="nil"/>
          <w:right w:val="nil"/>
          <w:between w:val="nil"/>
        </w:pBdr>
        <w:jc w:val="both"/>
        <w:rPr>
          <w:sz w:val="20"/>
          <w:rPrChange w:id="1733" w:author="Edu Fisica" w:date="2026-05-16T07:13:00Z">
            <w:rPr/>
          </w:rPrChange>
        </w:rPr>
      </w:pPr>
      <w:r w:rsidRPr="0097416D">
        <w:rPr>
          <w:i/>
          <w:sz w:val="20"/>
          <w:rPrChange w:id="1734" w:author="Edu Fisica" w:date="2026-05-16T07:13:00Z">
            <w:rPr>
              <w:i/>
            </w:rPr>
          </w:rPrChange>
        </w:rPr>
        <w:t>Nota</w:t>
      </w:r>
      <w:del w:id="1735" w:author="Edu Fisica" w:date="2026-05-16T07:13:00Z">
        <w:r w:rsidRPr="00FF4F12">
          <w:rPr>
            <w:rFonts w:eastAsia="Times New Roman" w:cs="Times New Roman"/>
            <w:i/>
          </w:rPr>
          <w:delText>:</w:delText>
        </w:r>
      </w:del>
      <w:ins w:id="1736" w:author="Edu Fisica" w:date="2026-05-16T07:13:00Z">
        <w:r w:rsidR="0097416D">
          <w:rPr>
            <w:rFonts w:eastAsia="Times New Roman" w:cs="Times New Roman"/>
            <w:i/>
            <w:sz w:val="20"/>
            <w:szCs w:val="20"/>
          </w:rPr>
          <w:t xml:space="preserve">. </w:t>
        </w:r>
        <w:r w:rsidR="0097416D" w:rsidRPr="0097416D">
          <w:rPr>
            <w:rFonts w:eastAsia="Times New Roman" w:cs="Times New Roman"/>
            <w:iCs/>
            <w:sz w:val="20"/>
            <w:szCs w:val="20"/>
          </w:rPr>
          <w:t>Elaboración propia</w:t>
        </w:r>
        <w:r w:rsidR="0097416D">
          <w:rPr>
            <w:rFonts w:eastAsia="Times New Roman" w:cs="Times New Roman"/>
            <w:iCs/>
            <w:sz w:val="20"/>
            <w:szCs w:val="20"/>
          </w:rPr>
          <w:t>.</w:t>
        </w:r>
      </w:ins>
      <w:r w:rsidRPr="0097416D">
        <w:rPr>
          <w:i/>
          <w:sz w:val="20"/>
          <w:rPrChange w:id="1737" w:author="Edu Fisica" w:date="2026-05-16T07:13:00Z">
            <w:rPr>
              <w:i/>
            </w:rPr>
          </w:rPrChange>
        </w:rPr>
        <w:t xml:space="preserve"> </w:t>
      </w:r>
      <w:r w:rsidRPr="0097416D">
        <w:rPr>
          <w:sz w:val="20"/>
          <w:rPrChange w:id="1738" w:author="Edu Fisica" w:date="2026-05-16T07:13:00Z">
            <w:rPr/>
          </w:rPrChange>
        </w:rPr>
        <w:t xml:space="preserve">Plegable realizado con información encontrada en Manual de Convivencia </w:t>
      </w:r>
      <w:del w:id="1739" w:author="Edu Fisica" w:date="2026-05-16T07:13:00Z">
        <w:r w:rsidRPr="00FF4F12">
          <w:rPr>
            <w:rFonts w:eastAsia="Times New Roman" w:cs="Times New Roman"/>
          </w:rPr>
          <w:delText>de la Institución Educativa José Antonio Galán</w:delText>
        </w:r>
      </w:del>
      <w:ins w:id="1740" w:author="Edu Fisica" w:date="2026-05-16T07:13:00Z">
        <w:r w:rsidR="0097416D">
          <w:rPr>
            <w:rFonts w:eastAsia="Times New Roman" w:cs="Times New Roman"/>
            <w:sz w:val="20"/>
            <w:szCs w:val="20"/>
          </w:rPr>
          <w:t>IEJAG</w:t>
        </w:r>
      </w:ins>
      <w:r w:rsidRPr="0097416D">
        <w:rPr>
          <w:sz w:val="20"/>
          <w:rPrChange w:id="1741" w:author="Edu Fisica" w:date="2026-05-16T07:13:00Z">
            <w:rPr/>
          </w:rPrChange>
        </w:rPr>
        <w:t xml:space="preserve">-Iles 2025 </w:t>
      </w:r>
    </w:p>
    <w:p w14:paraId="42306990" w14:textId="733B8930" w:rsidR="00616D3D" w:rsidRPr="00FF4F12" w:rsidRDefault="00616D3D" w:rsidP="00616D3D">
      <w:pPr>
        <w:pBdr>
          <w:top w:val="nil"/>
          <w:left w:val="nil"/>
          <w:bottom w:val="nil"/>
          <w:right w:val="nil"/>
          <w:between w:val="nil"/>
        </w:pBdr>
        <w:jc w:val="both"/>
        <w:rPr>
          <w:rFonts w:eastAsia="Times New Roman" w:cs="Times New Roman"/>
        </w:rPr>
      </w:pPr>
      <w:r w:rsidRPr="00FF4F12">
        <w:rPr>
          <w:rFonts w:eastAsia="Times New Roman" w:cs="Times New Roman"/>
        </w:rPr>
        <w:t>Para continuar, se realizó un segundo taller en el que inicialmente se abordó la temática de las normas mediante una lluvia de ideas. Los estudiantes, desde su cotidianidad, aportaron palabras sueltas que reflejaban lo que para ellos significaba la existencia de las normas. A partir de estas intervenciones, y con la explicación de las docentes investigadoras, reconocieron la importancia de las normas y su evolución a lo largo de la historia</w:t>
      </w:r>
      <w:del w:id="1742" w:author="Edu Fisica" w:date="2026-05-16T07:13:00Z">
        <w:r w:rsidRPr="00FF4F12">
          <w:rPr>
            <w:rFonts w:eastAsia="Times New Roman" w:cs="Times New Roman"/>
          </w:rPr>
          <w:delText>,</w:delText>
        </w:r>
      </w:del>
      <w:ins w:id="1743" w:author="Edu Fisica" w:date="2026-05-16T07:13:00Z">
        <w:r w:rsidR="0097416D">
          <w:rPr>
            <w:rFonts w:eastAsia="Times New Roman" w:cs="Times New Roman"/>
          </w:rPr>
          <w:t xml:space="preserve"> (figura 8)</w:t>
        </w:r>
        <w:r w:rsidRPr="00FF4F12">
          <w:rPr>
            <w:rFonts w:eastAsia="Times New Roman" w:cs="Times New Roman"/>
          </w:rPr>
          <w:t>,</w:t>
        </w:r>
      </w:ins>
      <w:r w:rsidRPr="00FF4F12">
        <w:rPr>
          <w:rFonts w:eastAsia="Times New Roman" w:cs="Times New Roman"/>
        </w:rPr>
        <w:t xml:space="preserve"> comprendiendo que no son simples imposiciones, sino construcciones sociales que han permitido la paz y la convivencia en diferentes momentos de la humanidad. Este ejercicio reforzó en ellos la necesidad de valorar las reglas actuales en el aula y en la sociedad, entendiendo que respetarlas es un acto de ciudadanía y de compromiso con la paz. Posteriormente, se trabajó con un mapa conceptual previamente explicado por la docente de sociales, que mostraba cómo las sociedades han buscado la armonía y la sana convivencia a través de normas, desde la Antigüedad hasta la actualidad. Con base en este recurso visual, se plantearon preguntas abiertas que invitaron a los estudiantes a aplicar sus conocimientos y reflexionar críticamente</w:t>
      </w:r>
    </w:p>
    <w:p w14:paraId="685B6BBA" w14:textId="4E0AE4CE" w:rsidR="00143231" w:rsidRDefault="007A0E48" w:rsidP="007A0E48">
      <w:pPr>
        <w:pStyle w:val="Descripcin"/>
        <w:keepNext/>
        <w:rPr>
          <w:sz w:val="20"/>
          <w:rPrChange w:id="1744" w:author="Edu Fisica" w:date="2026-05-16T07:13:00Z">
            <w:rPr/>
          </w:rPrChange>
        </w:rPr>
      </w:pPr>
      <w:bookmarkStart w:id="1745" w:name="_Toc227606247"/>
      <w:bookmarkStart w:id="1746" w:name="_Toc227682418"/>
      <w:bookmarkStart w:id="1747" w:name="_Toc229133580"/>
      <w:bookmarkStart w:id="1748" w:name="_Toc227692927"/>
      <w:r w:rsidRPr="00D24076">
        <w:rPr>
          <w:sz w:val="20"/>
          <w:rPrChange w:id="1749" w:author="Edu Fisica" w:date="2026-05-16T07:13:00Z">
            <w:rPr/>
          </w:rPrChange>
        </w:rPr>
        <w:t xml:space="preserve">Figura  </w:t>
      </w:r>
      <w:r w:rsidRPr="00D24076">
        <w:rPr>
          <w:sz w:val="20"/>
          <w:rPrChange w:id="1750" w:author="Edu Fisica" w:date="2026-05-16T07:13:00Z">
            <w:rPr/>
          </w:rPrChange>
        </w:rPr>
        <w:fldChar w:fldCharType="begin"/>
      </w:r>
      <w:r w:rsidRPr="00D24076">
        <w:rPr>
          <w:sz w:val="20"/>
          <w:rPrChange w:id="1751" w:author="Edu Fisica" w:date="2026-05-16T07:13:00Z">
            <w:rPr/>
          </w:rPrChange>
        </w:rPr>
        <w:instrText xml:space="preserve"> SEQ Figura_ \* ARABIC </w:instrText>
      </w:r>
      <w:r w:rsidRPr="00D24076">
        <w:rPr>
          <w:sz w:val="20"/>
          <w:rPrChange w:id="1752" w:author="Edu Fisica" w:date="2026-05-16T07:13:00Z">
            <w:rPr/>
          </w:rPrChange>
        </w:rPr>
        <w:fldChar w:fldCharType="separate"/>
      </w:r>
      <w:r w:rsidR="0068461A" w:rsidRPr="00D24076">
        <w:rPr>
          <w:sz w:val="20"/>
          <w:rPrChange w:id="1753" w:author="Edu Fisica" w:date="2026-05-16T07:13:00Z">
            <w:rPr/>
          </w:rPrChange>
        </w:rPr>
        <w:t>8</w:t>
      </w:r>
      <w:r w:rsidRPr="00D24076">
        <w:rPr>
          <w:sz w:val="20"/>
          <w:rPrChange w:id="1754" w:author="Edu Fisica" w:date="2026-05-16T07:13:00Z">
            <w:rPr/>
          </w:rPrChange>
        </w:rPr>
        <w:fldChar w:fldCharType="end"/>
      </w:r>
      <w:r w:rsidRPr="00D24076">
        <w:rPr>
          <w:sz w:val="20"/>
          <w:rPrChange w:id="1755" w:author="Edu Fisica" w:date="2026-05-16T07:13:00Z">
            <w:rPr/>
          </w:rPrChange>
        </w:rPr>
        <w:t xml:space="preserve"> </w:t>
      </w:r>
      <w:moveFromRangeStart w:id="1756" w:author="Edu Fisica" w:date="2026-05-16T07:13:00Z" w:name="move229808009"/>
      <w:moveFrom w:id="1757" w:author="Edu Fisica" w:date="2026-05-16T07:13:00Z">
        <w:r w:rsidRPr="00D24076">
          <w:rPr>
            <w:sz w:val="20"/>
            <w:rPrChange w:id="1758" w:author="Edu Fisica" w:date="2026-05-16T07:13:00Z">
              <w:rPr/>
            </w:rPrChange>
          </w:rPr>
          <w:t>Mapa conceptual - Evolución histórica de las normas en la sociedad</w:t>
        </w:r>
      </w:moveFrom>
      <w:bookmarkEnd w:id="1748"/>
      <w:moveFromRangeEnd w:id="1756"/>
    </w:p>
    <w:p w14:paraId="6D5F71B7" w14:textId="5953366A" w:rsidR="007A0E48" w:rsidRPr="00D24076" w:rsidRDefault="007A0E48" w:rsidP="007A0E48">
      <w:pPr>
        <w:pStyle w:val="Descripcin"/>
        <w:keepNext/>
        <w:rPr>
          <w:ins w:id="1759" w:author="Edu Fisica" w:date="2026-05-16T07:13:00Z"/>
          <w:rFonts w:cs="Times New Roman"/>
          <w:sz w:val="20"/>
          <w:szCs w:val="20"/>
        </w:rPr>
      </w:pPr>
      <w:moveToRangeStart w:id="1760" w:author="Edu Fisica" w:date="2026-05-16T07:13:00Z" w:name="move229808009"/>
      <w:moveTo w:id="1761" w:author="Edu Fisica" w:date="2026-05-16T07:13:00Z">
        <w:r w:rsidRPr="00D24076">
          <w:rPr>
            <w:sz w:val="20"/>
            <w:rPrChange w:id="1762" w:author="Edu Fisica" w:date="2026-05-16T07:13:00Z">
              <w:rPr/>
            </w:rPrChange>
          </w:rPr>
          <w:t>Mapa conceptual - Evolución histórica de las normas en la sociedad</w:t>
        </w:r>
      </w:moveTo>
      <w:bookmarkEnd w:id="1745"/>
      <w:bookmarkEnd w:id="1746"/>
      <w:bookmarkEnd w:id="1747"/>
      <w:moveToRangeEnd w:id="1760"/>
    </w:p>
    <w:p w14:paraId="09AA3552" w14:textId="2F81A50C" w:rsidR="007A0E48" w:rsidRPr="00FF4F12" w:rsidRDefault="007A0E48" w:rsidP="00616D3D">
      <w:pPr>
        <w:pBdr>
          <w:top w:val="nil"/>
          <w:left w:val="nil"/>
          <w:bottom w:val="nil"/>
          <w:right w:val="nil"/>
          <w:between w:val="nil"/>
        </w:pBdr>
        <w:jc w:val="both"/>
        <w:rPr>
          <w:rFonts w:eastAsia="Times New Roman" w:cs="Times New Roman"/>
        </w:rPr>
      </w:pPr>
      <w:r w:rsidRPr="00FF4F12">
        <w:rPr>
          <w:rFonts w:cs="Times New Roman"/>
          <w:noProof/>
          <w:sz w:val="20"/>
          <w:szCs w:val="20"/>
          <w:lang w:val="es-CO"/>
        </w:rPr>
        <w:drawing>
          <wp:anchor distT="0" distB="0" distL="114300" distR="114300" simplePos="0" relativeHeight="251719680" behindDoc="0" locked="0" layoutInCell="1" allowOverlap="1" wp14:anchorId="30590137" wp14:editId="1BA58777">
            <wp:simplePos x="0" y="0"/>
            <wp:positionH relativeFrom="margin">
              <wp:align>center</wp:align>
            </wp:positionH>
            <wp:positionV relativeFrom="paragraph">
              <wp:posOffset>76835</wp:posOffset>
            </wp:positionV>
            <wp:extent cx="5539740" cy="3139999"/>
            <wp:effectExtent l="0" t="0" r="3810" b="3810"/>
            <wp:wrapNone/>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28A0092B-C50C-407E-A947-70E740481C1C}">
                          <a14:useLocalDpi xmlns:a14="http://schemas.microsoft.com/office/drawing/2010/main" val="0"/>
                        </a:ext>
                      </a:extLst>
                    </a:blip>
                    <a:srcRect l="21984" t="17358" r="29029" b="5474"/>
                    <a:stretch/>
                  </pic:blipFill>
                  <pic:spPr bwMode="auto">
                    <a:xfrm>
                      <a:off x="0" y="0"/>
                      <a:ext cx="5539740" cy="3139999"/>
                    </a:xfrm>
                    <a:prstGeom prst="rect">
                      <a:avLst/>
                    </a:prstGeom>
                    <a:ln>
                      <a:noFill/>
                    </a:ln>
                    <a:extLst>
                      <a:ext uri="{53640926-AAD7-44D8-BBD7-CCE9431645EC}">
                        <a14:shadowObscured xmlns:a14="http://schemas.microsoft.com/office/drawing/2010/main"/>
                      </a:ext>
                    </a:extLst>
                  </pic:spPr>
                </pic:pic>
              </a:graphicData>
            </a:graphic>
          </wp:anchor>
        </w:drawing>
      </w:r>
    </w:p>
    <w:p w14:paraId="7440FF94" w14:textId="6120D736" w:rsidR="007A0E48" w:rsidRPr="00FF4F12" w:rsidRDefault="007A0E48" w:rsidP="00616D3D">
      <w:pPr>
        <w:pBdr>
          <w:top w:val="nil"/>
          <w:left w:val="nil"/>
          <w:bottom w:val="nil"/>
          <w:right w:val="nil"/>
          <w:between w:val="nil"/>
        </w:pBdr>
        <w:jc w:val="both"/>
        <w:rPr>
          <w:rFonts w:eastAsia="Times New Roman" w:cs="Times New Roman"/>
        </w:rPr>
      </w:pPr>
    </w:p>
    <w:p w14:paraId="3220E0CB" w14:textId="396FC817" w:rsidR="007A0E48" w:rsidRPr="00FF4F12" w:rsidRDefault="007A0E48" w:rsidP="00616D3D">
      <w:pPr>
        <w:pBdr>
          <w:top w:val="nil"/>
          <w:left w:val="nil"/>
          <w:bottom w:val="nil"/>
          <w:right w:val="nil"/>
          <w:between w:val="nil"/>
        </w:pBdr>
        <w:jc w:val="both"/>
        <w:rPr>
          <w:rFonts w:eastAsia="Times New Roman" w:cs="Times New Roman"/>
        </w:rPr>
      </w:pPr>
    </w:p>
    <w:p w14:paraId="24D6995C" w14:textId="384AAC5C" w:rsidR="007A0E48" w:rsidRPr="00FF4F12" w:rsidRDefault="007A0E48" w:rsidP="00616D3D">
      <w:pPr>
        <w:pBdr>
          <w:top w:val="nil"/>
          <w:left w:val="nil"/>
          <w:bottom w:val="nil"/>
          <w:right w:val="nil"/>
          <w:between w:val="nil"/>
        </w:pBdr>
        <w:jc w:val="both"/>
        <w:rPr>
          <w:rFonts w:eastAsia="Times New Roman" w:cs="Times New Roman"/>
        </w:rPr>
      </w:pPr>
    </w:p>
    <w:p w14:paraId="23C30DE1" w14:textId="24519BCB" w:rsidR="007A0E48" w:rsidRPr="00FF4F12" w:rsidRDefault="007A0E48" w:rsidP="00616D3D">
      <w:pPr>
        <w:pBdr>
          <w:top w:val="nil"/>
          <w:left w:val="nil"/>
          <w:bottom w:val="nil"/>
          <w:right w:val="nil"/>
          <w:between w:val="nil"/>
        </w:pBdr>
        <w:jc w:val="both"/>
        <w:rPr>
          <w:rFonts w:eastAsia="Times New Roman" w:cs="Times New Roman"/>
        </w:rPr>
      </w:pPr>
    </w:p>
    <w:p w14:paraId="69D277BC" w14:textId="4A4861F4" w:rsidR="007A0E48" w:rsidRPr="00FF4F12" w:rsidRDefault="007A0E48" w:rsidP="00616D3D">
      <w:pPr>
        <w:pBdr>
          <w:top w:val="nil"/>
          <w:left w:val="nil"/>
          <w:bottom w:val="nil"/>
          <w:right w:val="nil"/>
          <w:between w:val="nil"/>
        </w:pBdr>
        <w:jc w:val="both"/>
        <w:rPr>
          <w:rFonts w:eastAsia="Times New Roman" w:cs="Times New Roman"/>
        </w:rPr>
      </w:pPr>
    </w:p>
    <w:p w14:paraId="55E2B4BE" w14:textId="753CB476" w:rsidR="007A0E48" w:rsidRPr="00FF4F12" w:rsidRDefault="007A0E48" w:rsidP="00616D3D">
      <w:pPr>
        <w:pBdr>
          <w:top w:val="nil"/>
          <w:left w:val="nil"/>
          <w:bottom w:val="nil"/>
          <w:right w:val="nil"/>
          <w:between w:val="nil"/>
        </w:pBdr>
        <w:jc w:val="both"/>
        <w:rPr>
          <w:rFonts w:eastAsia="Times New Roman" w:cs="Times New Roman"/>
        </w:rPr>
      </w:pPr>
    </w:p>
    <w:p w14:paraId="564E7F4B" w14:textId="435C3510" w:rsidR="00616D3D" w:rsidRPr="00FF4F12" w:rsidRDefault="00616D3D" w:rsidP="00616D3D">
      <w:pPr>
        <w:pStyle w:val="Descripcin"/>
        <w:keepNext/>
        <w:rPr>
          <w:rFonts w:cs="Times New Roman"/>
        </w:rPr>
      </w:pPr>
    </w:p>
    <w:p w14:paraId="1C76531D" w14:textId="503C2C70" w:rsidR="00616D3D" w:rsidRPr="00FF4F12" w:rsidRDefault="00616D3D" w:rsidP="00616D3D">
      <w:pPr>
        <w:pBdr>
          <w:top w:val="nil"/>
          <w:left w:val="nil"/>
          <w:bottom w:val="nil"/>
          <w:right w:val="nil"/>
          <w:between w:val="nil"/>
        </w:pBdr>
        <w:ind w:firstLine="0"/>
        <w:rPr>
          <w:rFonts w:eastAsia="Times New Roman" w:cs="Times New Roman"/>
        </w:rPr>
      </w:pPr>
    </w:p>
    <w:p w14:paraId="7520B6B9" w14:textId="77777777" w:rsidR="007A0E48" w:rsidRPr="00FF4F12" w:rsidRDefault="007A0E48" w:rsidP="00616D3D">
      <w:pPr>
        <w:pBdr>
          <w:top w:val="nil"/>
          <w:left w:val="nil"/>
          <w:bottom w:val="nil"/>
          <w:right w:val="nil"/>
          <w:between w:val="nil"/>
        </w:pBdr>
        <w:ind w:firstLine="0"/>
        <w:rPr>
          <w:rFonts w:eastAsia="Times New Roman" w:cs="Times New Roman"/>
        </w:rPr>
      </w:pPr>
    </w:p>
    <w:p w14:paraId="6AF1CEB5" w14:textId="12F8A21C" w:rsidR="00D24076" w:rsidRDefault="00616D3D" w:rsidP="00616D3D">
      <w:pPr>
        <w:pBdr>
          <w:top w:val="nil"/>
          <w:left w:val="nil"/>
          <w:bottom w:val="nil"/>
          <w:right w:val="nil"/>
          <w:between w:val="nil"/>
        </w:pBdr>
        <w:jc w:val="both"/>
        <w:rPr>
          <w:sz w:val="20"/>
          <w:rPrChange w:id="1763" w:author="Edu Fisica" w:date="2026-05-16T07:13:00Z">
            <w:rPr>
              <w:color w:val="FF0000"/>
            </w:rPr>
          </w:rPrChange>
        </w:rPr>
      </w:pPr>
      <w:r w:rsidRPr="00D24076">
        <w:rPr>
          <w:i/>
          <w:sz w:val="20"/>
          <w:rPrChange w:id="1764" w:author="Edu Fisica" w:date="2026-05-16T07:13:00Z">
            <w:rPr>
              <w:i/>
            </w:rPr>
          </w:rPrChange>
        </w:rPr>
        <w:t>Nota</w:t>
      </w:r>
      <w:del w:id="1765" w:author="Edu Fisica" w:date="2026-05-16T07:13:00Z">
        <w:r w:rsidRPr="00FF4F12">
          <w:rPr>
            <w:rFonts w:eastAsia="Times New Roman" w:cs="Times New Roman"/>
          </w:rPr>
          <w:delText>:</w:delText>
        </w:r>
      </w:del>
      <w:ins w:id="1766" w:author="Edu Fisica" w:date="2026-05-16T07:13:00Z">
        <w:r w:rsidR="00143231">
          <w:rPr>
            <w:rFonts w:eastAsia="Times New Roman" w:cs="Times New Roman"/>
            <w:i/>
            <w:sz w:val="20"/>
            <w:szCs w:val="20"/>
          </w:rPr>
          <w:t>.</w:t>
        </w:r>
      </w:ins>
      <w:r w:rsidRPr="00D24076">
        <w:rPr>
          <w:sz w:val="20"/>
          <w:rPrChange w:id="1767" w:author="Edu Fisica" w:date="2026-05-16T07:13:00Z">
            <w:rPr/>
          </w:rPrChange>
        </w:rPr>
        <w:t xml:space="preserve"> </w:t>
      </w:r>
      <w:r w:rsidRPr="00D24076">
        <w:rPr>
          <w:sz w:val="20"/>
          <w:rPrChange w:id="1768" w:author="Edu Fisica" w:date="2026-05-16T07:13:00Z">
            <w:rPr>
              <w:color w:val="FF0000"/>
            </w:rPr>
          </w:rPrChange>
        </w:rPr>
        <w:t xml:space="preserve">Tomado de Ministerio de Educación Nacional. (2012). </w:t>
      </w:r>
      <w:r w:rsidRPr="00D24076">
        <w:rPr>
          <w:rStyle w:val="nfasis"/>
          <w:sz w:val="20"/>
          <w:rPrChange w:id="1769" w:author="Edu Fisica" w:date="2026-05-16T07:13:00Z">
            <w:rPr>
              <w:rStyle w:val="nfasis"/>
              <w:color w:val="FF0000"/>
            </w:rPr>
          </w:rPrChange>
        </w:rPr>
        <w:t>Secundaria activa: Sociedad que piensa</w:t>
      </w:r>
      <w:r w:rsidRPr="00D24076">
        <w:rPr>
          <w:sz w:val="20"/>
          <w:rPrChange w:id="1770" w:author="Edu Fisica" w:date="2026-05-16T07:13:00Z">
            <w:rPr>
              <w:color w:val="FF0000"/>
            </w:rPr>
          </w:rPrChange>
        </w:rPr>
        <w:t>. Bogotá, Colombia: Ministerio de Educación Nacional. (p.224)</w:t>
      </w:r>
      <w:ins w:id="1771" w:author="Edu Fisica" w:date="2026-05-16T07:13:00Z">
        <w:r w:rsidR="00D24076" w:rsidRPr="00D24076">
          <w:rPr>
            <w:rFonts w:eastAsia="Times New Roman" w:cs="Times New Roman"/>
            <w:sz w:val="20"/>
            <w:szCs w:val="20"/>
          </w:rPr>
          <w:t xml:space="preserve"> </w:t>
        </w:r>
      </w:ins>
    </w:p>
    <w:p w14:paraId="1BD28DA2" w14:textId="676FB588" w:rsidR="00616D3D" w:rsidRPr="00D24076" w:rsidRDefault="00D24076" w:rsidP="00D24076">
      <w:pPr>
        <w:pBdr>
          <w:top w:val="nil"/>
          <w:left w:val="nil"/>
          <w:bottom w:val="nil"/>
          <w:right w:val="nil"/>
          <w:between w:val="nil"/>
        </w:pBdr>
        <w:jc w:val="both"/>
        <w:rPr>
          <w:rPrChange w:id="1772" w:author="Edu Fisica" w:date="2026-05-16T07:13:00Z">
            <w:rPr>
              <w:color w:val="FF0000"/>
            </w:rPr>
          </w:rPrChange>
        </w:rPr>
      </w:pPr>
      <w:r w:rsidRPr="00D24076">
        <w:rPr>
          <w:rFonts w:eastAsia="Times New Roman" w:cs="Times New Roman"/>
          <w:szCs w:val="24"/>
        </w:rPr>
        <w:t>la presente información visual permitió explicar a los estudiantes cómo han evolucionado las normas a lo largo de la historia hasta la actualidad</w:t>
      </w:r>
      <w:del w:id="1773" w:author="Edu Fisica" w:date="2026-05-16T07:13:00Z">
        <w:r w:rsidR="004173CB" w:rsidRPr="00FF4F12">
          <w:rPr>
            <w:rFonts w:eastAsia="Times New Roman" w:cs="Times New Roman"/>
          </w:rPr>
          <w:delText>.</w:delText>
        </w:r>
      </w:del>
      <w:ins w:id="1774" w:author="Edu Fisica" w:date="2026-05-16T07:13:00Z">
        <w:r w:rsidRPr="00D24076">
          <w:rPr>
            <w:rFonts w:eastAsia="Times New Roman" w:cs="Times New Roman"/>
            <w:szCs w:val="24"/>
          </w:rPr>
          <w:t xml:space="preserve">, posteriormente se procedió a formular las siguientes preguntas con </w:t>
        </w:r>
        <w:r w:rsidR="00616D3D" w:rsidRPr="00D24076">
          <w:rPr>
            <w:rFonts w:eastAsia="Times New Roman" w:cs="Times New Roman"/>
            <w:szCs w:val="24"/>
          </w:rPr>
          <w:t xml:space="preserve">base </w:t>
        </w:r>
        <w:r w:rsidRPr="00D24076">
          <w:rPr>
            <w:rFonts w:eastAsia="Times New Roman" w:cs="Times New Roman"/>
            <w:szCs w:val="24"/>
          </w:rPr>
          <w:t>en el</w:t>
        </w:r>
        <w:r w:rsidR="00616D3D" w:rsidRPr="00D24076">
          <w:rPr>
            <w:rFonts w:eastAsia="Times New Roman" w:cs="Times New Roman"/>
            <w:szCs w:val="24"/>
          </w:rPr>
          <w:t xml:space="preserve"> mapa conceptual:</w:t>
        </w:r>
        <w:r>
          <w:rPr>
            <w:rFonts w:eastAsia="Times New Roman" w:cs="Times New Roman"/>
            <w:szCs w:val="24"/>
          </w:rPr>
          <w:t>1</w:t>
        </w:r>
      </w:ins>
    </w:p>
    <w:p w14:paraId="43940670" w14:textId="77777777" w:rsidR="00616D3D" w:rsidRPr="00FF4F12" w:rsidRDefault="00616D3D" w:rsidP="00616D3D">
      <w:pPr>
        <w:pBdr>
          <w:top w:val="nil"/>
          <w:left w:val="nil"/>
          <w:bottom w:val="nil"/>
          <w:right w:val="nil"/>
          <w:between w:val="nil"/>
        </w:pBdr>
        <w:jc w:val="both"/>
        <w:rPr>
          <w:del w:id="1775" w:author="Edu Fisica" w:date="2026-05-16T07:13:00Z"/>
          <w:rFonts w:eastAsia="Times New Roman" w:cs="Times New Roman"/>
        </w:rPr>
      </w:pPr>
      <w:del w:id="1776" w:author="Edu Fisica" w:date="2026-05-16T07:13:00Z">
        <w:r w:rsidRPr="00FF4F12">
          <w:rPr>
            <w:rFonts w:eastAsia="Times New Roman" w:cs="Times New Roman"/>
          </w:rPr>
          <w:delText>Preguntas formuladas en base al mapa conceptual:</w:delText>
        </w:r>
      </w:del>
    </w:p>
    <w:p w14:paraId="779031C1" w14:textId="77777777" w:rsidR="00616D3D" w:rsidRPr="00FF4F12" w:rsidRDefault="00616D3D" w:rsidP="00616D3D">
      <w:pPr>
        <w:pBdr>
          <w:top w:val="nil"/>
          <w:left w:val="nil"/>
          <w:bottom w:val="nil"/>
          <w:right w:val="nil"/>
          <w:between w:val="nil"/>
        </w:pBdr>
        <w:jc w:val="both"/>
        <w:rPr>
          <w:rFonts w:eastAsia="Times New Roman" w:cs="Times New Roman"/>
        </w:rPr>
      </w:pPr>
      <w:r w:rsidRPr="00FF4F12">
        <w:rPr>
          <w:rFonts w:eastAsia="Times New Roman" w:cs="Times New Roman"/>
        </w:rPr>
        <w:t>¿Cuál es la diferencia que se evidencia entre las leyes de la Antigüedad, como el Código de Hammurabi, y los Diez Mandamientos del pueblo hebreo?</w:t>
      </w:r>
    </w:p>
    <w:p w14:paraId="71D1A8E7" w14:textId="77777777" w:rsidR="00616D3D" w:rsidRPr="00FF4F12" w:rsidRDefault="00616D3D" w:rsidP="00616D3D">
      <w:pPr>
        <w:pBdr>
          <w:top w:val="nil"/>
          <w:left w:val="nil"/>
          <w:bottom w:val="nil"/>
          <w:right w:val="nil"/>
          <w:between w:val="nil"/>
        </w:pBdr>
        <w:jc w:val="both"/>
        <w:rPr>
          <w:rFonts w:eastAsia="Times New Roman" w:cs="Times New Roman"/>
        </w:rPr>
      </w:pPr>
      <w:r w:rsidRPr="00FF4F12">
        <w:rPr>
          <w:rFonts w:eastAsia="Times New Roman" w:cs="Times New Roman"/>
        </w:rPr>
        <w:t>¿Por qué crees que hoy día siguen vigentes los principios planteados en las normas de los Diez Mandamientos?</w:t>
      </w:r>
    </w:p>
    <w:p w14:paraId="1349A66C" w14:textId="77777777" w:rsidR="00616D3D" w:rsidRPr="00FF4F12" w:rsidRDefault="00616D3D" w:rsidP="00616D3D">
      <w:pPr>
        <w:pBdr>
          <w:top w:val="nil"/>
          <w:left w:val="nil"/>
          <w:bottom w:val="nil"/>
          <w:right w:val="nil"/>
          <w:between w:val="nil"/>
        </w:pBdr>
        <w:jc w:val="both"/>
        <w:rPr>
          <w:rFonts w:eastAsia="Times New Roman" w:cs="Times New Roman"/>
        </w:rPr>
      </w:pPr>
      <w:r w:rsidRPr="00FF4F12">
        <w:rPr>
          <w:rFonts w:eastAsia="Times New Roman" w:cs="Times New Roman"/>
        </w:rPr>
        <w:t>¿Qué relación se evidencia entre los Diez Mandamientos y el inicio de los Derechos Humanos?</w:t>
      </w:r>
    </w:p>
    <w:p w14:paraId="0B82447F" w14:textId="77777777" w:rsidR="00616D3D" w:rsidRPr="00FF4F12" w:rsidRDefault="00616D3D" w:rsidP="00616D3D">
      <w:pPr>
        <w:pBdr>
          <w:top w:val="nil"/>
          <w:left w:val="nil"/>
          <w:bottom w:val="nil"/>
          <w:right w:val="nil"/>
          <w:between w:val="nil"/>
        </w:pBdr>
        <w:jc w:val="both"/>
        <w:rPr>
          <w:rFonts w:eastAsia="Times New Roman" w:cs="Times New Roman"/>
        </w:rPr>
      </w:pPr>
      <w:r w:rsidRPr="00FF4F12">
        <w:rPr>
          <w:rFonts w:cs="Times New Roman"/>
        </w:rPr>
        <w:t>Cada estudiante del grado 6-1, participó activamente en el debate, relacionando las normas antiguas con las actuales y reconociendo que, aunque los contextos cambian, los principios de respeto, responsabilidad y solidaridad siguen siendo fundamentales. A través de la lluvia de ideas inicial, el mapa conceptual explicado por la docente y las preguntas abiertas, los estudiantes comprendieron que las normas son el resultado de procesos históricos y sociales que buscan garantizar la convivencia y el bien común. El taller cumplió así su propósito exclusivo: que los estudiantes reconocieran el papel histórico y social de las normas, comprendieran su vigencia en la actualidad y asumieran un compromiso consciente con la construcción de ciudadanía y la convivencia escolar basada en el respeto, la igualdad y la responsabilidad compartida.</w:t>
      </w:r>
    </w:p>
    <w:p w14:paraId="1F8A65A6" w14:textId="20C7BCF9" w:rsidR="00616D3D" w:rsidRPr="00FF4F12" w:rsidRDefault="00616D3D" w:rsidP="00616D3D">
      <w:pPr>
        <w:pBdr>
          <w:top w:val="nil"/>
          <w:left w:val="nil"/>
          <w:bottom w:val="nil"/>
          <w:right w:val="nil"/>
          <w:between w:val="nil"/>
        </w:pBdr>
        <w:jc w:val="both"/>
        <w:rPr>
          <w:rFonts w:eastAsia="Times New Roman" w:cs="Times New Roman"/>
        </w:rPr>
      </w:pPr>
      <w:r w:rsidRPr="00FF4F12">
        <w:rPr>
          <w:rFonts w:eastAsia="Times New Roman" w:cs="Times New Roman"/>
        </w:rPr>
        <w:t>El último taller aplicado</w:t>
      </w:r>
      <w:del w:id="1777" w:author="Edu Fisica" w:date="2026-05-16T07:13:00Z">
        <w:r w:rsidRPr="00FF4F12">
          <w:rPr>
            <w:rFonts w:eastAsia="Times New Roman" w:cs="Times New Roman"/>
          </w:rPr>
          <w:delText>,</w:delText>
        </w:r>
      </w:del>
      <w:ins w:id="1778" w:author="Edu Fisica" w:date="2026-05-16T07:13:00Z">
        <w:r w:rsidR="00D24076">
          <w:rPr>
            <w:rFonts w:eastAsia="Times New Roman" w:cs="Times New Roman"/>
          </w:rPr>
          <w:t xml:space="preserve"> (figura 9)</w:t>
        </w:r>
        <w:r w:rsidRPr="00FF4F12">
          <w:rPr>
            <w:rFonts w:eastAsia="Times New Roman" w:cs="Times New Roman"/>
          </w:rPr>
          <w:t>,</w:t>
        </w:r>
      </w:ins>
      <w:r w:rsidRPr="00FF4F12">
        <w:rPr>
          <w:rFonts w:eastAsia="Times New Roman" w:cs="Times New Roman"/>
        </w:rPr>
        <w:t xml:space="preserve"> se enmarco en la “Ley de Infancia y Adolescencia”, el cual constituyo un eje fundamental dentro del proyecto, porque permitió a los estudiantes de grado 6-1 comprender que las normas no solo regulan la vida escolar, sino que también protegen sus derechos como niños y adolescentes. Al trabajar directamente con la Ley de Infancia y Adolescencia, los estudiantes reconocen que son </w:t>
      </w:r>
      <w:r w:rsidRPr="00FF4F12">
        <w:rPr>
          <w:rFonts w:eastAsia="Times New Roman" w:cs="Times New Roman"/>
          <w:bCs/>
        </w:rPr>
        <w:t>sujetos de derechos</w:t>
      </w:r>
      <w:r w:rsidRPr="00FF4F12">
        <w:rPr>
          <w:rFonts w:eastAsia="Times New Roman" w:cs="Times New Roman"/>
        </w:rPr>
        <w:t>, con garantías de dignidad, igualdad y equidad, respaldadas por la Constitución y los tratados internacionales.</w:t>
      </w:r>
    </w:p>
    <w:p w14:paraId="1B6A5CE9" w14:textId="77777777" w:rsidR="00616D3D" w:rsidRPr="00FF4F12" w:rsidRDefault="00616D3D" w:rsidP="00616D3D">
      <w:pPr>
        <w:pBdr>
          <w:top w:val="nil"/>
          <w:left w:val="nil"/>
          <w:bottom w:val="nil"/>
          <w:right w:val="nil"/>
          <w:between w:val="nil"/>
        </w:pBdr>
        <w:jc w:val="both"/>
        <w:rPr>
          <w:rFonts w:eastAsia="Times New Roman" w:cs="Times New Roman"/>
        </w:rPr>
      </w:pPr>
      <w:r w:rsidRPr="00FF4F12">
        <w:rPr>
          <w:rFonts w:eastAsia="Times New Roman" w:cs="Times New Roman"/>
        </w:rPr>
        <w:t>La importancia del taller se refleja en varios aspectos:</w:t>
      </w:r>
    </w:p>
    <w:p w14:paraId="5A7B14AF" w14:textId="77777777" w:rsidR="00616D3D" w:rsidRPr="00FF4F12" w:rsidRDefault="00616D3D" w:rsidP="00616D3D">
      <w:pPr>
        <w:pBdr>
          <w:top w:val="nil"/>
          <w:left w:val="nil"/>
          <w:bottom w:val="nil"/>
          <w:right w:val="nil"/>
          <w:between w:val="nil"/>
        </w:pBdr>
        <w:jc w:val="both"/>
        <w:rPr>
          <w:rFonts w:eastAsia="Times New Roman" w:cs="Times New Roman"/>
          <w:lang w:val="es-CO"/>
        </w:rPr>
      </w:pPr>
      <w:r w:rsidRPr="00FF4F12">
        <w:rPr>
          <w:rFonts w:eastAsia="Times New Roman" w:cs="Times New Roman"/>
          <w:b/>
          <w:lang w:val="es-CO"/>
        </w:rPr>
        <w:t>Formación ciudadana:</w:t>
      </w:r>
      <w:r w:rsidRPr="00FF4F12">
        <w:rPr>
          <w:rFonts w:eastAsia="Times New Roman" w:cs="Times New Roman"/>
          <w:lang w:val="es-CO"/>
        </w:rPr>
        <w:t xml:space="preserve"> Los estudiantes expresaron que comprender las leyes les ayuda a sentirse protegidos y reconocidos. En sus intervenciones señalaron que “la ley nos cuida y nos dice qué debemos hacer”, lo que refleja cómo la infancia asocia la norma con seguridad y pertenencia, mientras que la adolescencia la vincula con responsabilidad y compromiso social.</w:t>
      </w:r>
    </w:p>
    <w:p w14:paraId="3ED566B3" w14:textId="77777777" w:rsidR="00616D3D" w:rsidRPr="00FF4F12" w:rsidRDefault="00616D3D" w:rsidP="00616D3D">
      <w:pPr>
        <w:pBdr>
          <w:top w:val="nil"/>
          <w:left w:val="nil"/>
          <w:bottom w:val="nil"/>
          <w:right w:val="nil"/>
          <w:between w:val="nil"/>
        </w:pBdr>
        <w:jc w:val="both"/>
        <w:rPr>
          <w:rFonts w:eastAsia="Times New Roman" w:cs="Times New Roman"/>
          <w:lang w:val="es-CO"/>
        </w:rPr>
      </w:pPr>
      <w:r w:rsidRPr="00FF4F12">
        <w:rPr>
          <w:rFonts w:eastAsia="Times New Roman" w:cs="Times New Roman"/>
          <w:b/>
          <w:lang w:val="es-CO"/>
        </w:rPr>
        <w:t>Conciencia crítica:</w:t>
      </w:r>
      <w:r w:rsidRPr="00FF4F12">
        <w:rPr>
          <w:rFonts w:eastAsia="Times New Roman" w:cs="Times New Roman"/>
          <w:lang w:val="es-CO"/>
        </w:rPr>
        <w:t xml:space="preserve"> Al debatir sobre propuestas como la pena de muerte o al comparar normas históricas (Código de Hammurabi, Mandamientos, Edad Media, normas Wayuu), los niños y adolescentes manifestaron preguntas y juicios propios: “¿por qué antes castigaban tan fuerte?” o “esas reglas no eran justas para todos”. Estas reflexiones muestran cómo desarrollan la capacidad de analizar la justicia y la equidad en distintos contextos.</w:t>
      </w:r>
    </w:p>
    <w:p w14:paraId="1BD1B4CD" w14:textId="77777777" w:rsidR="00616D3D" w:rsidRPr="00FF4F12" w:rsidRDefault="00616D3D" w:rsidP="00616D3D">
      <w:pPr>
        <w:pBdr>
          <w:top w:val="nil"/>
          <w:left w:val="nil"/>
          <w:bottom w:val="nil"/>
          <w:right w:val="nil"/>
          <w:between w:val="nil"/>
        </w:pBdr>
        <w:jc w:val="both"/>
        <w:rPr>
          <w:rFonts w:eastAsia="Times New Roman" w:cs="Times New Roman"/>
          <w:lang w:val="es-CO"/>
        </w:rPr>
      </w:pPr>
      <w:r w:rsidRPr="00FF4F12">
        <w:rPr>
          <w:rFonts w:eastAsia="Times New Roman" w:cs="Times New Roman"/>
          <w:b/>
          <w:lang w:val="es-CO"/>
        </w:rPr>
        <w:t>Educación en valores:</w:t>
      </w:r>
      <w:r w:rsidRPr="00FF4F12">
        <w:rPr>
          <w:rFonts w:eastAsia="Times New Roman" w:cs="Times New Roman"/>
          <w:lang w:val="es-CO"/>
        </w:rPr>
        <w:t xml:space="preserve"> En sus aportes, los estudiantes destacaron que reconocer la ley fomenta el respeto por la vida y la convivencia pacífica. Algunos afirmaron que “es mejor hablar que pelear” o “cuando cumplimos lo que nos toca, hay menos problemas”, evidenciando cómo interiorizan la resolución de conflictos sin violencia.</w:t>
      </w:r>
    </w:p>
    <w:p w14:paraId="5711D2CB" w14:textId="77777777" w:rsidR="00616D3D" w:rsidRPr="00FF4F12" w:rsidRDefault="00616D3D" w:rsidP="00616D3D">
      <w:pPr>
        <w:pBdr>
          <w:top w:val="nil"/>
          <w:left w:val="nil"/>
          <w:bottom w:val="nil"/>
          <w:right w:val="nil"/>
          <w:between w:val="nil"/>
        </w:pBdr>
        <w:jc w:val="both"/>
        <w:rPr>
          <w:rFonts w:eastAsia="Times New Roman" w:cs="Times New Roman"/>
          <w:lang w:val="es-CO"/>
        </w:rPr>
      </w:pPr>
      <w:r w:rsidRPr="00FF4F12">
        <w:rPr>
          <w:rFonts w:eastAsia="Times New Roman" w:cs="Times New Roman"/>
          <w:b/>
          <w:lang w:val="es-CO"/>
        </w:rPr>
        <w:t>Empoderamiento:</w:t>
      </w:r>
      <w:r w:rsidRPr="00FF4F12">
        <w:rPr>
          <w:rFonts w:eastAsia="Times New Roman" w:cs="Times New Roman"/>
          <w:lang w:val="es-CO"/>
        </w:rPr>
        <w:t xml:space="preserve"> Niños y niñas expresaron que tienen voz y derechos, lo que les da seguridad para participar activamente. Comentarios como “yo también puedo opinar” o “las niñas también podemos ser líderes” reflejan cómo la equidad de género se convierte en un aprendizaje práctico que fortalece su rol en la construcción de un ambiente escolar justo e inclusivo.</w:t>
      </w:r>
    </w:p>
    <w:p w14:paraId="1D17F184" w14:textId="7E50FBC2" w:rsidR="00616D3D" w:rsidRDefault="00616D3D" w:rsidP="009656B7">
      <w:pPr>
        <w:pBdr>
          <w:top w:val="nil"/>
          <w:left w:val="nil"/>
          <w:bottom w:val="nil"/>
          <w:right w:val="nil"/>
          <w:between w:val="nil"/>
        </w:pBdr>
        <w:jc w:val="both"/>
        <w:rPr>
          <w:rFonts w:eastAsia="Times New Roman" w:cs="Times New Roman"/>
          <w:lang w:val="es-CO"/>
        </w:rPr>
      </w:pPr>
      <w:r w:rsidRPr="00FF4F12">
        <w:rPr>
          <w:rFonts w:eastAsia="Times New Roman" w:cs="Times New Roman"/>
          <w:b/>
          <w:lang w:val="es-CO"/>
        </w:rPr>
        <w:t>Conexión con la historia:</w:t>
      </w:r>
      <w:r w:rsidRPr="00FF4F12">
        <w:rPr>
          <w:rFonts w:eastAsia="Times New Roman" w:cs="Times New Roman"/>
          <w:lang w:val="es-CO"/>
        </w:rPr>
        <w:t xml:space="preserve"> Al comparar normas antiguas con las actuales, los estudiantes reconocieron la evolución hacia la protección de la infancia y los derechos humanos. Frases como “ahora los niños tenemos más derechos que antes” muestran cómo logran vincular el pasado con el presente, comprendiendo que la humanidad ha avanzado hacia la defensa de la dignidad y la igualdad.</w:t>
      </w:r>
    </w:p>
    <w:p w14:paraId="29A95E78" w14:textId="77777777" w:rsidR="009656B7" w:rsidRPr="00FF4F12" w:rsidRDefault="009656B7" w:rsidP="009656B7">
      <w:pPr>
        <w:pBdr>
          <w:top w:val="nil"/>
          <w:left w:val="nil"/>
          <w:bottom w:val="nil"/>
          <w:right w:val="nil"/>
          <w:between w:val="nil"/>
        </w:pBdr>
        <w:jc w:val="both"/>
        <w:rPr>
          <w:del w:id="1779" w:author="Edu Fisica" w:date="2026-05-16T07:13:00Z"/>
          <w:rFonts w:eastAsia="Times New Roman" w:cs="Times New Roman"/>
          <w:lang w:val="es-CO"/>
        </w:rPr>
      </w:pPr>
    </w:p>
    <w:p w14:paraId="6199FC68" w14:textId="77777777" w:rsidR="009656B7" w:rsidRPr="00FF4F12" w:rsidRDefault="009656B7" w:rsidP="009656B7">
      <w:pPr>
        <w:pBdr>
          <w:top w:val="nil"/>
          <w:left w:val="nil"/>
          <w:bottom w:val="nil"/>
          <w:right w:val="nil"/>
          <w:between w:val="nil"/>
        </w:pBdr>
        <w:jc w:val="both"/>
        <w:rPr>
          <w:del w:id="1780" w:author="Edu Fisica" w:date="2026-05-16T07:13:00Z"/>
          <w:rFonts w:eastAsia="Times New Roman" w:cs="Times New Roman"/>
          <w:lang w:val="es-CO"/>
        </w:rPr>
      </w:pPr>
    </w:p>
    <w:p w14:paraId="6B750150" w14:textId="77777777" w:rsidR="009656B7" w:rsidRPr="00FF4F12" w:rsidRDefault="009656B7" w:rsidP="009656B7">
      <w:pPr>
        <w:pBdr>
          <w:top w:val="nil"/>
          <w:left w:val="nil"/>
          <w:bottom w:val="nil"/>
          <w:right w:val="nil"/>
          <w:between w:val="nil"/>
        </w:pBdr>
        <w:jc w:val="both"/>
        <w:rPr>
          <w:del w:id="1781" w:author="Edu Fisica" w:date="2026-05-16T07:13:00Z"/>
          <w:rFonts w:eastAsia="Times New Roman" w:cs="Times New Roman"/>
          <w:lang w:val="es-CO"/>
        </w:rPr>
      </w:pPr>
    </w:p>
    <w:p w14:paraId="02C04A9C" w14:textId="77777777" w:rsidR="009656B7" w:rsidRPr="00FF4F12" w:rsidRDefault="009656B7" w:rsidP="009656B7">
      <w:pPr>
        <w:pBdr>
          <w:top w:val="nil"/>
          <w:left w:val="nil"/>
          <w:bottom w:val="nil"/>
          <w:right w:val="nil"/>
          <w:between w:val="nil"/>
        </w:pBdr>
        <w:jc w:val="both"/>
        <w:rPr>
          <w:del w:id="1782" w:author="Edu Fisica" w:date="2026-05-16T07:13:00Z"/>
          <w:rFonts w:eastAsia="Times New Roman" w:cs="Times New Roman"/>
          <w:lang w:val="es-CO"/>
        </w:rPr>
      </w:pPr>
    </w:p>
    <w:p w14:paraId="25FAEF8E" w14:textId="77777777" w:rsidR="009656B7" w:rsidRPr="00FF4F12" w:rsidRDefault="009656B7" w:rsidP="009656B7">
      <w:pPr>
        <w:pBdr>
          <w:top w:val="nil"/>
          <w:left w:val="nil"/>
          <w:bottom w:val="nil"/>
          <w:right w:val="nil"/>
          <w:between w:val="nil"/>
        </w:pBdr>
        <w:jc w:val="both"/>
        <w:rPr>
          <w:del w:id="1783" w:author="Edu Fisica" w:date="2026-05-16T07:13:00Z"/>
          <w:rFonts w:eastAsia="Times New Roman" w:cs="Times New Roman"/>
          <w:lang w:val="es-CO"/>
        </w:rPr>
      </w:pPr>
    </w:p>
    <w:p w14:paraId="26C4ECDD" w14:textId="77777777" w:rsidR="009656B7" w:rsidRPr="00E06C30" w:rsidRDefault="00E06C30" w:rsidP="009656B7">
      <w:pPr>
        <w:pBdr>
          <w:top w:val="nil"/>
          <w:left w:val="nil"/>
          <w:bottom w:val="nil"/>
          <w:right w:val="nil"/>
          <w:between w:val="nil"/>
        </w:pBdr>
        <w:jc w:val="both"/>
        <w:rPr>
          <w:del w:id="1784" w:author="Edu Fisica" w:date="2026-05-16T07:13:00Z"/>
          <w:rFonts w:eastAsia="Times New Roman" w:cs="Times New Roman"/>
          <w:color w:val="FF0000"/>
          <w:lang w:val="es-CO"/>
        </w:rPr>
      </w:pPr>
      <w:del w:id="1785" w:author="Edu Fisica" w:date="2026-05-16T07:13:00Z">
        <w:r>
          <w:rPr>
            <w:rFonts w:eastAsia="Times New Roman" w:cs="Times New Roman"/>
            <w:color w:val="FF0000"/>
            <w:lang w:val="es-CO"/>
          </w:rPr>
          <w:delText>Falta conector para entender lo que sigue:</w:delText>
        </w:r>
        <w:r w:rsidR="004173CB">
          <w:rPr>
            <w:rFonts w:eastAsia="Times New Roman" w:cs="Times New Roman"/>
            <w:color w:val="FF0000"/>
            <w:lang w:val="es-CO"/>
          </w:rPr>
          <w:delText xml:space="preserve"> A continuación encontramos la guía….</w:delText>
        </w:r>
      </w:del>
    </w:p>
    <w:p w14:paraId="03D74BB9" w14:textId="61AE5AE4" w:rsidR="009064F4" w:rsidRDefault="009064F4" w:rsidP="009656B7">
      <w:pPr>
        <w:pBdr>
          <w:top w:val="nil"/>
          <w:left w:val="nil"/>
          <w:bottom w:val="nil"/>
          <w:right w:val="nil"/>
          <w:between w:val="nil"/>
        </w:pBdr>
        <w:jc w:val="both"/>
        <w:rPr>
          <w:ins w:id="1786" w:author="Edu Fisica" w:date="2026-05-16T07:13:00Z"/>
          <w:rFonts w:eastAsia="Times New Roman" w:cs="Times New Roman"/>
          <w:lang w:val="es-CO"/>
        </w:rPr>
      </w:pPr>
      <w:ins w:id="1787" w:author="Edu Fisica" w:date="2026-05-16T07:13:00Z">
        <w:r w:rsidRPr="009064F4">
          <w:rPr>
            <w:rFonts w:eastAsia="Times New Roman" w:cs="Times New Roman"/>
            <w:lang w:val="es-CO"/>
          </w:rPr>
          <w:t xml:space="preserve">El taller “Infancia con Derechos: Conociendo la Ley” </w:t>
        </w:r>
        <w:r>
          <w:rPr>
            <w:rFonts w:eastAsia="Times New Roman" w:cs="Times New Roman"/>
            <w:lang w:val="es-CO"/>
          </w:rPr>
          <w:t xml:space="preserve">(figura 9) </w:t>
        </w:r>
        <w:r w:rsidRPr="009064F4">
          <w:rPr>
            <w:rFonts w:eastAsia="Times New Roman" w:cs="Times New Roman"/>
            <w:lang w:val="es-CO"/>
          </w:rPr>
          <w:t xml:space="preserve">se desarrolló con los estudiantes del grado 6‑1 como parte de la guía de trabajo en Ciencias Sociales. La actividad permitió acercar a los participantes al análisis de normas históricas y actuales, favoreciendo la reflexión crítica sobre justicia y convivencia. </w:t>
        </w:r>
      </w:ins>
    </w:p>
    <w:p w14:paraId="65A60DF7" w14:textId="77777777" w:rsidR="00143231" w:rsidRDefault="009656B7" w:rsidP="009656B7">
      <w:pPr>
        <w:pStyle w:val="Descripcin"/>
        <w:keepNext/>
        <w:jc w:val="both"/>
        <w:rPr>
          <w:ins w:id="1788" w:author="Edu Fisica" w:date="2026-05-16T07:13:00Z"/>
          <w:rFonts w:cs="Times New Roman"/>
          <w:sz w:val="20"/>
          <w:szCs w:val="20"/>
        </w:rPr>
      </w:pPr>
      <w:bookmarkStart w:id="1789" w:name="_Toc227606248"/>
      <w:bookmarkStart w:id="1790" w:name="_Toc227682419"/>
      <w:bookmarkStart w:id="1791" w:name="_Toc229133581"/>
      <w:bookmarkStart w:id="1792" w:name="_Toc227692928"/>
      <w:r w:rsidRPr="00D24076">
        <w:rPr>
          <w:sz w:val="20"/>
          <w:rPrChange w:id="1793" w:author="Edu Fisica" w:date="2026-05-16T07:13:00Z">
            <w:rPr/>
          </w:rPrChange>
        </w:rPr>
        <w:t xml:space="preserve">Figura  </w:t>
      </w:r>
      <w:r w:rsidRPr="00D24076">
        <w:rPr>
          <w:sz w:val="20"/>
          <w:rPrChange w:id="1794" w:author="Edu Fisica" w:date="2026-05-16T07:13:00Z">
            <w:rPr/>
          </w:rPrChange>
        </w:rPr>
        <w:fldChar w:fldCharType="begin"/>
      </w:r>
      <w:r w:rsidRPr="00D24076">
        <w:rPr>
          <w:sz w:val="20"/>
          <w:rPrChange w:id="1795" w:author="Edu Fisica" w:date="2026-05-16T07:13:00Z">
            <w:rPr/>
          </w:rPrChange>
        </w:rPr>
        <w:instrText xml:space="preserve"> SEQ Figura_ \* ARABIC </w:instrText>
      </w:r>
      <w:r w:rsidRPr="00D24076">
        <w:rPr>
          <w:sz w:val="20"/>
          <w:rPrChange w:id="1796" w:author="Edu Fisica" w:date="2026-05-16T07:13:00Z">
            <w:rPr/>
          </w:rPrChange>
        </w:rPr>
        <w:fldChar w:fldCharType="separate"/>
      </w:r>
      <w:r w:rsidR="0068461A" w:rsidRPr="00D24076">
        <w:rPr>
          <w:sz w:val="20"/>
          <w:rPrChange w:id="1797" w:author="Edu Fisica" w:date="2026-05-16T07:13:00Z">
            <w:rPr/>
          </w:rPrChange>
        </w:rPr>
        <w:t>9</w:t>
      </w:r>
      <w:r w:rsidRPr="00D24076">
        <w:rPr>
          <w:sz w:val="20"/>
          <w:rPrChange w:id="1798" w:author="Edu Fisica" w:date="2026-05-16T07:13:00Z">
            <w:rPr/>
          </w:rPrChange>
        </w:rPr>
        <w:fldChar w:fldCharType="end"/>
      </w:r>
      <w:r w:rsidRPr="00D24076">
        <w:rPr>
          <w:sz w:val="20"/>
          <w:rPrChange w:id="1799" w:author="Edu Fisica" w:date="2026-05-16T07:13:00Z">
            <w:rPr/>
          </w:rPrChange>
        </w:rPr>
        <w:t xml:space="preserve"> </w:t>
      </w:r>
    </w:p>
    <w:p w14:paraId="7CD547B3" w14:textId="5F0F3661" w:rsidR="009656B7" w:rsidRPr="00D24076" w:rsidRDefault="009656B7" w:rsidP="009656B7">
      <w:pPr>
        <w:pStyle w:val="Descripcin"/>
        <w:keepNext/>
        <w:jc w:val="both"/>
        <w:rPr>
          <w:sz w:val="20"/>
          <w:rPrChange w:id="1800" w:author="Edu Fisica" w:date="2026-05-16T07:13:00Z">
            <w:rPr/>
          </w:rPrChange>
        </w:rPr>
      </w:pPr>
      <w:r w:rsidRPr="00D24076">
        <w:rPr>
          <w:sz w:val="20"/>
          <w:rPrChange w:id="1801" w:author="Edu Fisica" w:date="2026-05-16T07:13:00Z">
            <w:rPr/>
          </w:rPrChange>
        </w:rPr>
        <w:t>Taller "Infancia con derechos: conociendo la Ley"</w:t>
      </w:r>
      <w:bookmarkEnd w:id="1789"/>
      <w:bookmarkEnd w:id="1790"/>
      <w:bookmarkEnd w:id="1791"/>
      <w:bookmarkEnd w:id="1792"/>
    </w:p>
    <w:p w14:paraId="3A990B0D" w14:textId="77777777" w:rsidR="00616D3D" w:rsidRPr="00FF4F12" w:rsidRDefault="00616D3D" w:rsidP="00616D3D">
      <w:pPr>
        <w:pBdr>
          <w:top w:val="nil"/>
          <w:left w:val="nil"/>
          <w:bottom w:val="nil"/>
          <w:right w:val="nil"/>
          <w:between w:val="nil"/>
        </w:pBdr>
        <w:ind w:firstLine="0"/>
        <w:jc w:val="both"/>
        <w:rPr>
          <w:rFonts w:eastAsia="Times New Roman" w:cs="Times New Roman"/>
        </w:rPr>
      </w:pPr>
      <w:r w:rsidRPr="00FF4F12">
        <w:rPr>
          <w:rFonts w:cs="Times New Roman"/>
          <w:noProof/>
          <w:lang w:val="es-CO"/>
        </w:rPr>
        <w:drawing>
          <wp:inline distT="0" distB="0" distL="0" distR="0" wp14:anchorId="7DB90FA4" wp14:editId="3F99EF2E">
            <wp:extent cx="5956914" cy="6186792"/>
            <wp:effectExtent l="0" t="0" r="6350" b="508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47963" cy="6385213"/>
                    </a:xfrm>
                    <a:prstGeom prst="rect">
                      <a:avLst/>
                    </a:prstGeom>
                  </pic:spPr>
                </pic:pic>
              </a:graphicData>
            </a:graphic>
          </wp:inline>
        </w:drawing>
      </w:r>
    </w:p>
    <w:p w14:paraId="6BBF8F55" w14:textId="77777777" w:rsidR="004173CB" w:rsidRDefault="00616D3D" w:rsidP="00616D3D">
      <w:pPr>
        <w:pBdr>
          <w:top w:val="nil"/>
          <w:left w:val="nil"/>
          <w:bottom w:val="nil"/>
          <w:right w:val="nil"/>
          <w:between w:val="nil"/>
        </w:pBdr>
        <w:jc w:val="both"/>
        <w:rPr>
          <w:del w:id="1802" w:author="Edu Fisica" w:date="2026-05-16T07:13:00Z"/>
          <w:rFonts w:eastAsia="Times New Roman" w:cs="Times New Roman"/>
          <w:bCs/>
        </w:rPr>
      </w:pPr>
      <w:del w:id="1803" w:author="Edu Fisica" w:date="2026-05-16T07:13:00Z">
        <w:r w:rsidRPr="00E06C30">
          <w:rPr>
            <w:rFonts w:eastAsia="Times New Roman" w:cs="Times New Roman"/>
            <w:bCs/>
            <w:i/>
            <w:color w:val="FF0000"/>
          </w:rPr>
          <w:delText>Nota</w:delText>
        </w:r>
        <w:r w:rsidR="004173CB">
          <w:rPr>
            <w:rFonts w:eastAsia="Times New Roman" w:cs="Times New Roman"/>
            <w:bCs/>
            <w:i/>
            <w:color w:val="FF0000"/>
          </w:rPr>
          <w:delText>.</w:delText>
        </w:r>
        <w:r w:rsidRPr="00E06C30">
          <w:rPr>
            <w:rFonts w:eastAsia="Times New Roman" w:cs="Times New Roman"/>
            <w:bCs/>
            <w:color w:val="FF0000"/>
          </w:rPr>
          <w:delText xml:space="preserve"> </w:delText>
        </w:r>
        <w:r w:rsidR="004173CB">
          <w:rPr>
            <w:rFonts w:eastAsia="Times New Roman" w:cs="Times New Roman"/>
            <w:bCs/>
          </w:rPr>
          <w:delText>T</w:delText>
        </w:r>
        <w:r w:rsidR="004173CB" w:rsidRPr="00FF4F12">
          <w:rPr>
            <w:rFonts w:eastAsia="Times New Roman" w:cs="Times New Roman"/>
            <w:bCs/>
          </w:rPr>
          <w:delText>aller aplicado para que los niños reconozcan la ley de infancia y adolescencia</w:delText>
        </w:r>
        <w:r w:rsidR="004173CB">
          <w:rPr>
            <w:rFonts w:eastAsia="Times New Roman" w:cs="Times New Roman"/>
            <w:bCs/>
          </w:rPr>
          <w:delText>.</w:delText>
        </w:r>
      </w:del>
    </w:p>
    <w:p w14:paraId="2EEAA0CC" w14:textId="77777777" w:rsidR="004173CB" w:rsidRDefault="004173CB" w:rsidP="00616D3D">
      <w:pPr>
        <w:pBdr>
          <w:top w:val="nil"/>
          <w:left w:val="nil"/>
          <w:bottom w:val="nil"/>
          <w:right w:val="nil"/>
          <w:between w:val="nil"/>
        </w:pBdr>
        <w:jc w:val="both"/>
        <w:rPr>
          <w:del w:id="1804" w:author="Edu Fisica" w:date="2026-05-16T07:13:00Z"/>
          <w:rFonts w:eastAsia="Times New Roman" w:cs="Times New Roman"/>
          <w:bCs/>
        </w:rPr>
      </w:pPr>
    </w:p>
    <w:p w14:paraId="1C49D11C" w14:textId="7A2781C1" w:rsidR="00616D3D" w:rsidRPr="00D24076" w:rsidRDefault="00616D3D" w:rsidP="00616D3D">
      <w:pPr>
        <w:pBdr>
          <w:top w:val="nil"/>
          <w:left w:val="nil"/>
          <w:bottom w:val="nil"/>
          <w:right w:val="nil"/>
          <w:between w:val="nil"/>
        </w:pBdr>
        <w:jc w:val="both"/>
        <w:rPr>
          <w:sz w:val="20"/>
          <w:rPrChange w:id="1805" w:author="Edu Fisica" w:date="2026-05-16T07:13:00Z">
            <w:rPr/>
          </w:rPrChange>
        </w:rPr>
      </w:pPr>
      <w:del w:id="1806" w:author="Edu Fisica" w:date="2026-05-16T07:13:00Z">
        <w:r w:rsidRPr="00FF4F12">
          <w:rPr>
            <w:rFonts w:eastAsia="Times New Roman" w:cs="Times New Roman"/>
            <w:bCs/>
          </w:rPr>
          <w:delText>, aplicable en todos los contextos inmediatos.</w:delText>
        </w:r>
      </w:del>
      <w:ins w:id="1807" w:author="Edu Fisica" w:date="2026-05-16T07:13:00Z">
        <w:r w:rsidRPr="009064F4">
          <w:rPr>
            <w:rFonts w:eastAsia="Times New Roman" w:cs="Times New Roman"/>
            <w:bCs/>
            <w:i/>
            <w:sz w:val="20"/>
            <w:szCs w:val="20"/>
          </w:rPr>
          <w:t>Nota</w:t>
        </w:r>
        <w:r w:rsidR="00D24076" w:rsidRPr="009064F4">
          <w:rPr>
            <w:rFonts w:eastAsia="Times New Roman" w:cs="Times New Roman"/>
            <w:bCs/>
            <w:i/>
            <w:sz w:val="20"/>
            <w:szCs w:val="20"/>
          </w:rPr>
          <w:t>.</w:t>
        </w:r>
      </w:ins>
      <w:r w:rsidRPr="009064F4">
        <w:rPr>
          <w:sz w:val="20"/>
          <w:rPrChange w:id="1808" w:author="Edu Fisica" w:date="2026-05-16T07:13:00Z">
            <w:rPr/>
          </w:rPrChange>
        </w:rPr>
        <w:t xml:space="preserve"> </w:t>
      </w:r>
      <w:r w:rsidRPr="00D24076">
        <w:rPr>
          <w:sz w:val="20"/>
          <w:rPrChange w:id="1809" w:author="Edu Fisica" w:date="2026-05-16T07:13:00Z">
            <w:rPr/>
          </w:rPrChange>
        </w:rPr>
        <w:t xml:space="preserve">Tomado de Ministerio de Educación Nacional. (2012). </w:t>
      </w:r>
      <w:r w:rsidRPr="00D24076">
        <w:rPr>
          <w:rStyle w:val="nfasis"/>
          <w:sz w:val="20"/>
          <w:rPrChange w:id="1810" w:author="Edu Fisica" w:date="2026-05-16T07:13:00Z">
            <w:rPr>
              <w:rStyle w:val="nfasis"/>
            </w:rPr>
          </w:rPrChange>
        </w:rPr>
        <w:t>Secundaria activa: Sociedad que piensa</w:t>
      </w:r>
      <w:r w:rsidRPr="00D24076">
        <w:rPr>
          <w:sz w:val="20"/>
          <w:rPrChange w:id="1811" w:author="Edu Fisica" w:date="2026-05-16T07:13:00Z">
            <w:rPr/>
          </w:rPrChange>
        </w:rPr>
        <w:t>. Bogotá, Colombia: Ministerio de Educación Nacional. (p.230)</w:t>
      </w:r>
    </w:p>
    <w:p w14:paraId="56E7DB6A" w14:textId="77777777" w:rsidR="00616D3D" w:rsidRPr="00FF4F12" w:rsidRDefault="00616D3D" w:rsidP="00616D3D">
      <w:pPr>
        <w:pBdr>
          <w:top w:val="nil"/>
          <w:left w:val="nil"/>
          <w:bottom w:val="nil"/>
          <w:right w:val="nil"/>
          <w:between w:val="nil"/>
        </w:pBdr>
        <w:jc w:val="both"/>
        <w:rPr>
          <w:rFonts w:eastAsia="Times New Roman" w:cs="Times New Roman"/>
          <w:bCs/>
        </w:rPr>
      </w:pPr>
      <w:r w:rsidRPr="00FF4F12">
        <w:rPr>
          <w:rFonts w:eastAsia="Times New Roman" w:cs="Times New Roman"/>
          <w:bCs/>
        </w:rPr>
        <w:t>Este tercer taller, es la confirmación de que la paz y la convivencia se aprenden y se practican día a día. A lo largo de los tres encuentros, los niños y adolescentes han reconocido que sus derechos y deberes son la base para relacionarse de manera justa y respetuosa. En la infancia, descubren que convivir significa compartir, escuchar y respetar; en la adolescencia, comprenden que además de cumplir responsabilidades, tienen la capacidad de transformar su entorno con sus decisiones y palabras.</w:t>
      </w:r>
    </w:p>
    <w:p w14:paraId="17D94CD9" w14:textId="77777777" w:rsidR="00616D3D" w:rsidRPr="00FF4F12" w:rsidRDefault="00616D3D" w:rsidP="00616D3D">
      <w:pPr>
        <w:pBdr>
          <w:top w:val="nil"/>
          <w:left w:val="nil"/>
          <w:bottom w:val="nil"/>
          <w:right w:val="nil"/>
          <w:between w:val="nil"/>
        </w:pBdr>
        <w:jc w:val="both"/>
        <w:rPr>
          <w:rFonts w:eastAsia="Times New Roman" w:cs="Times New Roman"/>
          <w:bCs/>
        </w:rPr>
      </w:pPr>
      <w:r w:rsidRPr="00FF4F12">
        <w:rPr>
          <w:rFonts w:eastAsia="Times New Roman" w:cs="Times New Roman"/>
          <w:bCs/>
        </w:rPr>
        <w:t>Los marcadores discursivos que se han trabajado en las actividades les han permitido ampliar su manera de expresarse: pasar de frases simples a argumentos más sólidos, de opiniones aisladas a reflexiones colectivas. Así, el lenguaje se convierte en herramienta para construir acuerdos y resolver diferencias, fortaleciendo la convivencia escolar.</w:t>
      </w:r>
    </w:p>
    <w:p w14:paraId="0665E46C" w14:textId="77777777" w:rsidR="00616D3D" w:rsidRPr="00FF4F12" w:rsidRDefault="00616D3D" w:rsidP="00616D3D">
      <w:pPr>
        <w:pBdr>
          <w:top w:val="nil"/>
          <w:left w:val="nil"/>
          <w:bottom w:val="nil"/>
          <w:right w:val="nil"/>
          <w:between w:val="nil"/>
        </w:pBdr>
        <w:jc w:val="both"/>
        <w:rPr>
          <w:rFonts w:eastAsia="Times New Roman" w:cs="Times New Roman"/>
          <w:bCs/>
        </w:rPr>
      </w:pPr>
      <w:r w:rsidRPr="00FF4F12">
        <w:rPr>
          <w:rFonts w:eastAsia="Times New Roman" w:cs="Times New Roman"/>
          <w:bCs/>
        </w:rPr>
        <w:t>Un eje transversal ha sido la equidad de género, que les ayuda a reconocer que niñas y niños tienen las mismas oportunidades de participar, opinar y liderar. Este aprendizaje no solo se queda en el aula, sino que se proyecta hacia la comunidad, mostrando que la paz se construye cuando todos tienen voz y valor.</w:t>
      </w:r>
    </w:p>
    <w:p w14:paraId="58A9CC89" w14:textId="77777777" w:rsidR="00616D3D" w:rsidRPr="00FF4F12" w:rsidRDefault="00616D3D" w:rsidP="00616D3D">
      <w:pPr>
        <w:pBdr>
          <w:top w:val="nil"/>
          <w:left w:val="nil"/>
          <w:bottom w:val="nil"/>
          <w:right w:val="nil"/>
          <w:between w:val="nil"/>
        </w:pBdr>
        <w:jc w:val="both"/>
        <w:rPr>
          <w:del w:id="1812" w:author="Edu Fisica" w:date="2026-05-16T07:13:00Z"/>
          <w:rFonts w:eastAsia="Times New Roman" w:cs="Times New Roman"/>
          <w:bCs/>
        </w:rPr>
      </w:pPr>
    </w:p>
    <w:p w14:paraId="051894B1" w14:textId="77777777" w:rsidR="00616D3D" w:rsidRPr="00FF4F12" w:rsidRDefault="00616D3D" w:rsidP="00616D3D">
      <w:pPr>
        <w:pBdr>
          <w:top w:val="nil"/>
          <w:left w:val="nil"/>
          <w:bottom w:val="nil"/>
          <w:right w:val="nil"/>
          <w:between w:val="nil"/>
        </w:pBdr>
        <w:jc w:val="both"/>
        <w:rPr>
          <w:del w:id="1813" w:author="Edu Fisica" w:date="2026-05-16T07:13:00Z"/>
          <w:rFonts w:eastAsia="Times New Roman" w:cs="Times New Roman"/>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616D3D" w:rsidRPr="00FF4F12" w14:paraId="0ECDF3B4" w14:textId="77777777" w:rsidTr="00E06C30">
        <w:trPr>
          <w:tblCellSpacing w:w="15" w:type="dxa"/>
        </w:trPr>
        <w:tc>
          <w:tcPr>
            <w:tcW w:w="0" w:type="auto"/>
            <w:vAlign w:val="center"/>
            <w:hideMark/>
          </w:tcPr>
          <w:p w14:paraId="1B0CF384" w14:textId="77777777" w:rsidR="00616D3D" w:rsidRPr="00FF4F12" w:rsidRDefault="00616D3D" w:rsidP="009656B7">
            <w:pPr>
              <w:pStyle w:val="Descripcin"/>
              <w:keepNext/>
              <w:ind w:firstLine="0"/>
              <w:rPr>
                <w:del w:id="1814" w:author="Edu Fisica" w:date="2026-05-16T07:13:00Z"/>
                <w:rFonts w:cs="Times New Roman"/>
              </w:rPr>
            </w:pPr>
          </w:p>
          <w:p w14:paraId="7D324EC5" w14:textId="5AE6BEAE" w:rsidR="00143231" w:rsidRDefault="009656B7" w:rsidP="009656B7">
            <w:pPr>
              <w:pStyle w:val="Descripcin"/>
              <w:keepNext/>
              <w:rPr>
                <w:ins w:id="1815" w:author="Edu Fisica" w:date="2026-05-16T07:13:00Z"/>
                <w:rFonts w:cs="Times New Roman"/>
                <w:sz w:val="20"/>
                <w:szCs w:val="20"/>
              </w:rPr>
            </w:pPr>
            <w:bookmarkStart w:id="1816" w:name="_Toc227605696"/>
            <w:bookmarkStart w:id="1817" w:name="_Toc229133605"/>
            <w:bookmarkStart w:id="1818" w:name="_Toc227692993"/>
            <w:r w:rsidRPr="009064F4">
              <w:rPr>
                <w:sz w:val="20"/>
                <w:rPrChange w:id="1819" w:author="Edu Fisica" w:date="2026-05-16T07:13:00Z">
                  <w:rPr/>
                </w:rPrChange>
              </w:rPr>
              <w:t xml:space="preserve">Tabla </w:t>
            </w:r>
            <w:r w:rsidRPr="009064F4">
              <w:rPr>
                <w:sz w:val="20"/>
                <w:rPrChange w:id="1820" w:author="Edu Fisica" w:date="2026-05-16T07:13:00Z">
                  <w:rPr/>
                </w:rPrChange>
              </w:rPr>
              <w:fldChar w:fldCharType="begin"/>
            </w:r>
            <w:r w:rsidRPr="009064F4">
              <w:rPr>
                <w:sz w:val="20"/>
                <w:rPrChange w:id="1821" w:author="Edu Fisica" w:date="2026-05-16T07:13:00Z">
                  <w:rPr/>
                </w:rPrChange>
              </w:rPr>
              <w:instrText xml:space="preserve"> SEQ Tabla \* ARABIC </w:instrText>
            </w:r>
            <w:r w:rsidRPr="009064F4">
              <w:rPr>
                <w:sz w:val="20"/>
                <w:rPrChange w:id="1822" w:author="Edu Fisica" w:date="2026-05-16T07:13:00Z">
                  <w:rPr/>
                </w:rPrChange>
              </w:rPr>
              <w:fldChar w:fldCharType="separate"/>
            </w:r>
            <w:r w:rsidR="0072781F" w:rsidRPr="009064F4">
              <w:rPr>
                <w:sz w:val="20"/>
                <w:rPrChange w:id="1823" w:author="Edu Fisica" w:date="2026-05-16T07:13:00Z">
                  <w:rPr/>
                </w:rPrChange>
              </w:rPr>
              <w:t>6</w:t>
            </w:r>
            <w:r w:rsidRPr="009064F4">
              <w:rPr>
                <w:sz w:val="20"/>
                <w:rPrChange w:id="1824" w:author="Edu Fisica" w:date="2026-05-16T07:13:00Z">
                  <w:rPr/>
                </w:rPrChange>
              </w:rPr>
              <w:fldChar w:fldCharType="end"/>
            </w:r>
            <w:del w:id="1825" w:author="Edu Fisica" w:date="2026-05-16T07:13:00Z">
              <w:r w:rsidRPr="00FF4F12">
                <w:rPr>
                  <w:rFonts w:cs="Times New Roman"/>
                </w:rPr>
                <w:delText xml:space="preserve"> </w:delText>
              </w:r>
            </w:del>
          </w:p>
          <w:p w14:paraId="08200F0F" w14:textId="0E04C3DF" w:rsidR="009656B7" w:rsidRPr="009064F4" w:rsidRDefault="009656B7" w:rsidP="009656B7">
            <w:pPr>
              <w:pStyle w:val="Descripcin"/>
              <w:keepNext/>
              <w:rPr>
                <w:sz w:val="20"/>
                <w:rPrChange w:id="1826" w:author="Edu Fisica" w:date="2026-05-16T07:13:00Z">
                  <w:rPr/>
                </w:rPrChange>
              </w:rPr>
            </w:pPr>
            <w:r w:rsidRPr="009064F4">
              <w:rPr>
                <w:sz w:val="20"/>
                <w:rPrChange w:id="1827" w:author="Edu Fisica" w:date="2026-05-16T07:13:00Z">
                  <w:rPr/>
                </w:rPrChange>
              </w:rPr>
              <w:t>Análisis de resultados - Guía de talleres - Grado 6-1</w:t>
            </w:r>
            <w:bookmarkEnd w:id="1816"/>
            <w:bookmarkEnd w:id="1817"/>
            <w:bookmarkEnd w:id="1818"/>
          </w:p>
          <w:tbl>
            <w:tblPr>
              <w:tblStyle w:val="Tablanormal2"/>
              <w:tblW w:w="0" w:type="auto"/>
              <w:tblLook w:val="04A0" w:firstRow="1" w:lastRow="0" w:firstColumn="1" w:lastColumn="0" w:noHBand="0" w:noVBand="1"/>
              <w:tblPrChange w:id="1828" w:author="Edu Fisica" w:date="2026-05-16T07:13:00Z">
                <w:tblPr>
                  <w:tblStyle w:val="Tablaconcuadrcula"/>
                  <w:tblW w:w="0" w:type="auto"/>
                  <w:tblLook w:val="04A0" w:firstRow="1" w:lastRow="0" w:firstColumn="1" w:lastColumn="0" w:noHBand="0" w:noVBand="1"/>
                </w:tblPr>
              </w:tblPrChange>
            </w:tblPr>
            <w:tblGrid>
              <w:gridCol w:w="1636"/>
              <w:gridCol w:w="7634"/>
              <w:tblGridChange w:id="1829">
                <w:tblGrid>
                  <w:gridCol w:w="1636"/>
                  <w:gridCol w:w="7624"/>
                </w:tblGrid>
              </w:tblGridChange>
            </w:tblGrid>
            <w:tr w:rsidR="00616D3D" w:rsidRPr="00FF4F12" w14:paraId="306390BF" w14:textId="77777777" w:rsidTr="00C92C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Change w:id="1830" w:author="Edu Fisica" w:date="2026-05-16T07:13:00Z">
                    <w:tcPr>
                      <w:tcW w:w="0" w:type="auto"/>
                      <w:tcBorders>
                        <w:bottom w:val="none" w:sz="0" w:space="0" w:color="auto"/>
                      </w:tcBorders>
                      <w:hideMark/>
                    </w:tcPr>
                  </w:tcPrChange>
                </w:tcPr>
                <w:p w14:paraId="2A92FAF0" w14:textId="77777777" w:rsidR="00616D3D" w:rsidRPr="00FF4F12" w:rsidRDefault="00616D3D" w:rsidP="00E06C30">
                  <w:pPr>
                    <w:spacing w:line="240" w:lineRule="auto"/>
                    <w:ind w:firstLine="0"/>
                    <w:jc w:val="center"/>
                    <w:cnfStyle w:val="101000000000" w:firstRow="1" w:lastRow="0" w:firstColumn="1" w:lastColumn="0" w:oddVBand="0" w:evenVBand="0" w:oddHBand="0" w:evenHBand="0" w:firstRowFirstColumn="0" w:firstRowLastColumn="0" w:lastRowFirstColumn="0" w:lastRowLastColumn="0"/>
                    <w:rPr>
                      <w:b w:val="0"/>
                      <w:sz w:val="20"/>
                      <w:rPrChange w:id="1831" w:author="Edu Fisica" w:date="2026-05-16T07:13:00Z">
                        <w:rPr>
                          <w:sz w:val="20"/>
                        </w:rPr>
                      </w:rPrChange>
                    </w:rPr>
                  </w:pPr>
                  <w:r w:rsidRPr="00DC5717">
                    <w:rPr>
                      <w:sz w:val="20"/>
                    </w:rPr>
                    <w:t>Taller</w:t>
                  </w:r>
                </w:p>
              </w:tc>
              <w:tc>
                <w:tcPr>
                  <w:tcW w:w="0" w:type="auto"/>
                  <w:hideMark/>
                  <w:tcPrChange w:id="1832" w:author="Edu Fisica" w:date="2026-05-16T07:13:00Z">
                    <w:tcPr>
                      <w:tcW w:w="0" w:type="auto"/>
                      <w:tcBorders>
                        <w:bottom w:val="none" w:sz="0" w:space="0" w:color="auto"/>
                      </w:tcBorders>
                      <w:hideMark/>
                    </w:tcPr>
                  </w:tcPrChange>
                </w:tcPr>
                <w:p w14:paraId="63B1A068" w14:textId="77777777" w:rsidR="00616D3D" w:rsidRPr="00FF4F12" w:rsidRDefault="00616D3D" w:rsidP="00E06C3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sz w:val="20"/>
                      <w:rPrChange w:id="1833" w:author="Edu Fisica" w:date="2026-05-16T07:13:00Z">
                        <w:rPr>
                          <w:sz w:val="20"/>
                        </w:rPr>
                      </w:rPrChange>
                    </w:rPr>
                  </w:pPr>
                  <w:r w:rsidRPr="00DC5717">
                    <w:rPr>
                      <w:sz w:val="20"/>
                    </w:rPr>
                    <w:t>Descripción observada en el grupo</w:t>
                  </w:r>
                </w:p>
              </w:tc>
            </w:tr>
            <w:tr w:rsidR="00616D3D" w:rsidRPr="00FF4F12" w14:paraId="15D8F4C0" w14:textId="77777777" w:rsidTr="00C92C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Change w:id="1834" w:author="Edu Fisica" w:date="2026-05-16T07:13:00Z">
                    <w:tcPr>
                      <w:tcW w:w="0" w:type="auto"/>
                      <w:tcBorders>
                        <w:top w:val="none" w:sz="0" w:space="0" w:color="auto"/>
                        <w:bottom w:val="none" w:sz="0" w:space="0" w:color="auto"/>
                      </w:tcBorders>
                      <w:hideMark/>
                    </w:tcPr>
                  </w:tcPrChange>
                </w:tcPr>
                <w:p w14:paraId="76B4B67E" w14:textId="77777777" w:rsidR="00616D3D" w:rsidRPr="00FF4F12" w:rsidRDefault="00616D3D"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rFonts w:eastAsia="Times New Roman" w:cs="Times New Roman"/>
                      <w:sz w:val="20"/>
                      <w:szCs w:val="20"/>
                    </w:rPr>
                  </w:pPr>
                  <w:r w:rsidRPr="00DC5717">
                    <w:rPr>
                      <w:sz w:val="20"/>
                    </w:rPr>
                    <w:t>Taller 1 Derechos y deberes</w:t>
                  </w:r>
                </w:p>
              </w:tc>
              <w:tc>
                <w:tcPr>
                  <w:tcW w:w="0" w:type="auto"/>
                  <w:hideMark/>
                  <w:tcPrChange w:id="1835" w:author="Edu Fisica" w:date="2026-05-16T07:13:00Z">
                    <w:tcPr>
                      <w:tcW w:w="0" w:type="auto"/>
                      <w:tcBorders>
                        <w:top w:val="none" w:sz="0" w:space="0" w:color="auto"/>
                        <w:bottom w:val="none" w:sz="0" w:space="0" w:color="auto"/>
                      </w:tcBorders>
                      <w:hideMark/>
                    </w:tcPr>
                  </w:tcPrChange>
                </w:tcPr>
                <w:p w14:paraId="0DC9E814" w14:textId="77777777" w:rsidR="00616D3D" w:rsidRPr="00FF4F12" w:rsidRDefault="00616D3D"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Se trabajó con un plegable donde los estudiantes identificaron sus derechos y deberes como miembros de la institución. Reconocieron situaciones de convivencia y la importancia de prevenir faltas tipo I y II. La socialización capítulo por capítulo permitió reflexiones sobre respeto mutuo, responsabilidad, solidaridad, equidad de género y participación activa.</w:t>
                  </w:r>
                </w:p>
              </w:tc>
            </w:tr>
            <w:tr w:rsidR="00616D3D" w:rsidRPr="00FF4F12" w14:paraId="520F8117" w14:textId="77777777" w:rsidTr="00C92C13">
              <w:tc>
                <w:tcPr>
                  <w:cnfStyle w:val="001000000000" w:firstRow="0" w:lastRow="0" w:firstColumn="1" w:lastColumn="0" w:oddVBand="0" w:evenVBand="0" w:oddHBand="0" w:evenHBand="0" w:firstRowFirstColumn="0" w:firstRowLastColumn="0" w:lastRowFirstColumn="0" w:lastRowLastColumn="0"/>
                  <w:tcW w:w="0" w:type="auto"/>
                  <w:hideMark/>
                  <w:tcPrChange w:id="1836" w:author="Edu Fisica" w:date="2026-05-16T07:13:00Z">
                    <w:tcPr>
                      <w:tcW w:w="0" w:type="auto"/>
                      <w:hideMark/>
                    </w:tcPr>
                  </w:tcPrChange>
                </w:tcPr>
                <w:p w14:paraId="3F32270B" w14:textId="77777777" w:rsidR="00616D3D" w:rsidRPr="00FF4F12" w:rsidRDefault="00616D3D" w:rsidP="00E06C30">
                  <w:pPr>
                    <w:spacing w:line="240" w:lineRule="auto"/>
                    <w:ind w:firstLine="0"/>
                    <w:rPr>
                      <w:rFonts w:eastAsia="Times New Roman" w:cs="Times New Roman"/>
                      <w:sz w:val="20"/>
                      <w:szCs w:val="20"/>
                    </w:rPr>
                  </w:pPr>
                  <w:r w:rsidRPr="00DC5717">
                    <w:rPr>
                      <w:sz w:val="20"/>
                    </w:rPr>
                    <w:t>Taller 2 Normas y ciudadanía</w:t>
                  </w:r>
                </w:p>
              </w:tc>
              <w:tc>
                <w:tcPr>
                  <w:tcW w:w="0" w:type="auto"/>
                  <w:hideMark/>
                  <w:tcPrChange w:id="1837" w:author="Edu Fisica" w:date="2026-05-16T07:13:00Z">
                    <w:tcPr>
                      <w:tcW w:w="0" w:type="auto"/>
                      <w:hideMark/>
                    </w:tcPr>
                  </w:tcPrChange>
                </w:tcPr>
                <w:p w14:paraId="02109ACE" w14:textId="77777777" w:rsidR="00616D3D" w:rsidRPr="00FF4F12" w:rsidRDefault="00616D3D"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Inició con una lluvia de ideas sobre el significado de las normas. Los estudiantes comprendieron que estas son construcciones sociales que han permitido la paz y la convivencia a lo largo de la historia. Con el mapa conceptual y preguntas abiertas, relacionaron normas antiguas (Código de Hammurabi, Diez Mandamientos) con las actuales, reconociendo su vigencia y compromiso ciudadano.</w:t>
                  </w:r>
                </w:p>
              </w:tc>
            </w:tr>
            <w:tr w:rsidR="00616D3D" w:rsidRPr="00FF4F12" w14:paraId="30A85394" w14:textId="77777777" w:rsidTr="00C92C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Change w:id="1838" w:author="Edu Fisica" w:date="2026-05-16T07:13:00Z">
                    <w:tcPr>
                      <w:tcW w:w="0" w:type="auto"/>
                      <w:tcBorders>
                        <w:top w:val="none" w:sz="0" w:space="0" w:color="auto"/>
                        <w:bottom w:val="none" w:sz="0" w:space="0" w:color="auto"/>
                      </w:tcBorders>
                      <w:hideMark/>
                    </w:tcPr>
                  </w:tcPrChange>
                </w:tcPr>
                <w:p w14:paraId="37D8284C" w14:textId="77777777" w:rsidR="00616D3D" w:rsidRPr="00FF4F12" w:rsidRDefault="00616D3D"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b w:val="0"/>
                      <w:sz w:val="20"/>
                      <w:rPrChange w:id="1839" w:author="Edu Fisica" w:date="2026-05-16T07:13:00Z">
                        <w:rPr>
                          <w:sz w:val="20"/>
                        </w:rPr>
                      </w:rPrChange>
                    </w:rPr>
                  </w:pPr>
                  <w:r w:rsidRPr="00DC5717">
                    <w:rPr>
                      <w:sz w:val="20"/>
                    </w:rPr>
                    <w:t xml:space="preserve">Taller 3 </w:t>
                  </w:r>
                </w:p>
                <w:p w14:paraId="7A8ECD63" w14:textId="77777777" w:rsidR="00616D3D" w:rsidRPr="00FF4F12" w:rsidRDefault="00616D3D"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rFonts w:eastAsia="Times New Roman" w:cs="Times New Roman"/>
                      <w:sz w:val="20"/>
                      <w:szCs w:val="20"/>
                    </w:rPr>
                  </w:pPr>
                  <w:r w:rsidRPr="00DC5717">
                    <w:rPr>
                      <w:sz w:val="20"/>
                    </w:rPr>
                    <w:t>Ley de Infancia y Adolescencia</w:t>
                  </w:r>
                </w:p>
              </w:tc>
              <w:tc>
                <w:tcPr>
                  <w:tcW w:w="0" w:type="auto"/>
                  <w:hideMark/>
                  <w:tcPrChange w:id="1840" w:author="Edu Fisica" w:date="2026-05-16T07:13:00Z">
                    <w:tcPr>
                      <w:tcW w:w="0" w:type="auto"/>
                      <w:tcBorders>
                        <w:top w:val="none" w:sz="0" w:space="0" w:color="auto"/>
                        <w:bottom w:val="none" w:sz="0" w:space="0" w:color="auto"/>
                      </w:tcBorders>
                      <w:hideMark/>
                    </w:tcPr>
                  </w:tcPrChange>
                </w:tcPr>
                <w:p w14:paraId="536A50BD" w14:textId="77777777" w:rsidR="00616D3D" w:rsidRPr="00FF4F12" w:rsidRDefault="00616D3D"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Permitió a los estudiantes comprender que las normas también protegen sus derechos como niños y adolescentes. Expresaron que “la ley nos cuida y nos dice qué debemos hacer”, mostrando conciencia crítica y educación en valores. Se destacaron reflexiones sobre justicia, equidad, resolución pacífica de conflictos y equidad de género, fortaleciendo su empoderamiento y participación activa.</w:t>
                  </w:r>
                </w:p>
              </w:tc>
            </w:tr>
          </w:tbl>
          <w:p w14:paraId="449B2457" w14:textId="77777777" w:rsidR="00616D3D" w:rsidRPr="00FF4F12" w:rsidRDefault="00616D3D" w:rsidP="00E06C30">
            <w:pPr>
              <w:spacing w:line="240" w:lineRule="auto"/>
              <w:ind w:firstLine="0"/>
              <w:rPr>
                <w:rFonts w:eastAsia="Times New Roman" w:cs="Times New Roman"/>
                <w:szCs w:val="24"/>
                <w:lang w:val="es-CO"/>
              </w:rPr>
            </w:pPr>
          </w:p>
        </w:tc>
      </w:tr>
    </w:tbl>
    <w:p w14:paraId="0E0AE88E" w14:textId="38493C0E" w:rsidR="00616D3D" w:rsidRPr="009064F4" w:rsidRDefault="00616D3D" w:rsidP="00616D3D">
      <w:pPr>
        <w:pBdr>
          <w:top w:val="nil"/>
          <w:left w:val="nil"/>
          <w:bottom w:val="nil"/>
          <w:right w:val="nil"/>
          <w:between w:val="nil"/>
        </w:pBdr>
        <w:jc w:val="both"/>
        <w:rPr>
          <w:i/>
          <w:sz w:val="20"/>
          <w:lang w:val="es-CO"/>
          <w:rPrChange w:id="1841" w:author="Edu Fisica" w:date="2026-05-16T07:13:00Z">
            <w:rPr>
              <w:i/>
              <w:lang w:val="es-CO"/>
            </w:rPr>
          </w:rPrChange>
        </w:rPr>
      </w:pPr>
      <w:r w:rsidRPr="009064F4">
        <w:rPr>
          <w:i/>
          <w:sz w:val="20"/>
          <w:lang w:val="es-CO"/>
          <w:rPrChange w:id="1842" w:author="Edu Fisica" w:date="2026-05-16T07:13:00Z">
            <w:rPr>
              <w:i/>
              <w:color w:val="FF0000"/>
              <w:lang w:val="es-CO"/>
            </w:rPr>
          </w:rPrChange>
        </w:rPr>
        <w:t>Nota</w:t>
      </w:r>
      <w:del w:id="1843" w:author="Edu Fisica" w:date="2026-05-16T07:13:00Z">
        <w:r w:rsidRPr="00E06C30">
          <w:rPr>
            <w:rFonts w:eastAsia="Times New Roman" w:cs="Times New Roman"/>
            <w:bCs/>
            <w:i/>
            <w:color w:val="FF0000"/>
            <w:lang w:val="es-CO"/>
          </w:rPr>
          <w:delText>:</w:delText>
        </w:r>
        <w:r w:rsidRPr="00FF4F12">
          <w:rPr>
            <w:rFonts w:cs="Times New Roman"/>
          </w:rPr>
          <w:delText xml:space="preserve"> </w:delText>
        </w:r>
        <w:r w:rsidRPr="00602600">
          <w:rPr>
            <w:rFonts w:cs="Times New Roman"/>
            <w:color w:val="FF0000"/>
          </w:rPr>
          <w:delText>Instrumento</w:delText>
        </w:r>
        <w:r w:rsidRPr="00FF4F12">
          <w:rPr>
            <w:rFonts w:cs="Times New Roman"/>
          </w:rPr>
          <w:delText xml:space="preserve"> pedagógico que orientó las actividades con metodologías activas, promoviendo reflexión crítica, participación democrática y valoración de la diversidad, fortaleciendo</w:delText>
        </w:r>
      </w:del>
      <w:ins w:id="1844" w:author="Edu Fisica" w:date="2026-05-16T07:13:00Z">
        <w:r w:rsidR="009064F4" w:rsidRPr="009064F4">
          <w:rPr>
            <w:rFonts w:eastAsia="Times New Roman" w:cs="Times New Roman"/>
            <w:bCs/>
            <w:i/>
            <w:sz w:val="20"/>
            <w:szCs w:val="20"/>
            <w:lang w:val="es-CO"/>
          </w:rPr>
          <w:t>.</w:t>
        </w:r>
        <w:r w:rsidRPr="009064F4">
          <w:rPr>
            <w:rFonts w:cs="Times New Roman"/>
            <w:sz w:val="20"/>
            <w:szCs w:val="20"/>
          </w:rPr>
          <w:t xml:space="preserve"> </w:t>
        </w:r>
        <w:r w:rsidR="009064F4">
          <w:rPr>
            <w:rFonts w:cs="Times New Roman"/>
            <w:sz w:val="20"/>
            <w:szCs w:val="20"/>
          </w:rPr>
          <w:t xml:space="preserve">Elaboración propia. </w:t>
        </w:r>
        <w:r w:rsidR="00775054">
          <w:rPr>
            <w:rFonts w:cs="Times New Roman"/>
            <w:sz w:val="20"/>
            <w:szCs w:val="20"/>
          </w:rPr>
          <w:t>S</w:t>
        </w:r>
        <w:r w:rsidR="00775054" w:rsidRPr="00775054">
          <w:rPr>
            <w:rFonts w:cs="Times New Roman"/>
            <w:sz w:val="20"/>
            <w:szCs w:val="20"/>
          </w:rPr>
          <w:t>ínte</w:t>
        </w:r>
        <w:r w:rsidR="00775054">
          <w:rPr>
            <w:rFonts w:cs="Times New Roman"/>
            <w:sz w:val="20"/>
            <w:szCs w:val="20"/>
          </w:rPr>
          <w:t>sis</w:t>
        </w:r>
      </w:ins>
      <w:r w:rsidR="00775054" w:rsidRPr="00775054">
        <w:rPr>
          <w:sz w:val="20"/>
          <w:rPrChange w:id="1845" w:author="Edu Fisica" w:date="2026-05-16T07:13:00Z">
            <w:rPr/>
          </w:rPrChange>
        </w:rPr>
        <w:t xml:space="preserve"> aprendizajes </w:t>
      </w:r>
      <w:del w:id="1846" w:author="Edu Fisica" w:date="2026-05-16T07:13:00Z">
        <w:r w:rsidRPr="00FF4F12">
          <w:rPr>
            <w:rFonts w:cs="Times New Roman"/>
          </w:rPr>
          <w:delText>significativos para la</w:delText>
        </w:r>
      </w:del>
      <w:ins w:id="1847" w:author="Edu Fisica" w:date="2026-05-16T07:13:00Z">
        <w:r w:rsidR="00775054" w:rsidRPr="00775054">
          <w:rPr>
            <w:rFonts w:cs="Times New Roman"/>
            <w:sz w:val="20"/>
            <w:szCs w:val="20"/>
          </w:rPr>
          <w:t>del grado 6‑1 sobre</w:t>
        </w:r>
      </w:ins>
      <w:r w:rsidR="00775054" w:rsidRPr="00775054">
        <w:rPr>
          <w:sz w:val="20"/>
          <w:rPrChange w:id="1848" w:author="Edu Fisica" w:date="2026-05-16T07:13:00Z">
            <w:rPr/>
          </w:rPrChange>
        </w:rPr>
        <w:t xml:space="preserve"> paz, </w:t>
      </w:r>
      <w:del w:id="1849" w:author="Edu Fisica" w:date="2026-05-16T07:13:00Z">
        <w:r w:rsidRPr="00FF4F12">
          <w:rPr>
            <w:rFonts w:cs="Times New Roman"/>
          </w:rPr>
          <w:delText xml:space="preserve">la </w:delText>
        </w:r>
      </w:del>
      <w:r w:rsidR="00775054" w:rsidRPr="00775054">
        <w:rPr>
          <w:sz w:val="20"/>
          <w:rPrChange w:id="1850" w:author="Edu Fisica" w:date="2026-05-16T07:13:00Z">
            <w:rPr/>
          </w:rPrChange>
        </w:rPr>
        <w:t xml:space="preserve">convivencia y </w:t>
      </w:r>
      <w:del w:id="1851" w:author="Edu Fisica" w:date="2026-05-16T07:13:00Z">
        <w:r w:rsidRPr="00FF4F12">
          <w:rPr>
            <w:rFonts w:cs="Times New Roman"/>
          </w:rPr>
          <w:delText xml:space="preserve">la </w:delText>
        </w:r>
      </w:del>
      <w:r w:rsidR="00775054" w:rsidRPr="00775054">
        <w:rPr>
          <w:sz w:val="20"/>
          <w:rPrChange w:id="1852" w:author="Edu Fisica" w:date="2026-05-16T07:13:00Z">
            <w:rPr/>
          </w:rPrChange>
        </w:rPr>
        <w:t>ciudadanía.</w:t>
      </w:r>
    </w:p>
    <w:p w14:paraId="538850D9" w14:textId="6C91AB84" w:rsidR="00616D3D" w:rsidRPr="00FF4F12" w:rsidRDefault="00616D3D" w:rsidP="00616D3D">
      <w:pPr>
        <w:pBdr>
          <w:top w:val="nil"/>
          <w:left w:val="nil"/>
          <w:bottom w:val="nil"/>
          <w:right w:val="nil"/>
          <w:between w:val="nil"/>
        </w:pBdr>
        <w:jc w:val="both"/>
        <w:rPr>
          <w:rFonts w:eastAsia="Times New Roman" w:cs="Times New Roman"/>
          <w:bCs/>
        </w:rPr>
      </w:pPr>
      <w:r w:rsidRPr="003619EB">
        <w:rPr>
          <w:rFonts w:eastAsia="Times New Roman" w:cs="Times New Roman"/>
          <w:bCs/>
        </w:rPr>
        <w:t>Los talleres se configuraron como estrategias didácticas que aportaron a la formación de los estudiantes del grado 6-1, favoreciendo actitudes más conscientes frente a la convivencia y la ciudadanía</w:t>
      </w:r>
      <w:del w:id="1853" w:author="Edu Fisica" w:date="2026-05-16T07:13:00Z">
        <w:r w:rsidRPr="00FF4F12">
          <w:rPr>
            <w:rFonts w:eastAsia="Times New Roman" w:cs="Times New Roman"/>
            <w:bCs/>
          </w:rPr>
          <w:delText>.</w:delText>
        </w:r>
      </w:del>
      <w:ins w:id="1854" w:author="Edu Fisica" w:date="2026-05-16T07:13:00Z">
        <w:r w:rsidR="00775054" w:rsidRPr="003619EB">
          <w:rPr>
            <w:rFonts w:eastAsia="Times New Roman" w:cs="Times New Roman"/>
            <w:bCs/>
          </w:rPr>
          <w:t xml:space="preserve"> (Tabla 6)</w:t>
        </w:r>
        <w:r w:rsidRPr="003619EB">
          <w:rPr>
            <w:rFonts w:eastAsia="Times New Roman" w:cs="Times New Roman"/>
            <w:bCs/>
          </w:rPr>
          <w:t>.</w:t>
        </w:r>
      </w:ins>
      <w:r w:rsidRPr="003619EB">
        <w:rPr>
          <w:rFonts w:eastAsia="Times New Roman" w:cs="Times New Roman"/>
          <w:bCs/>
        </w:rPr>
        <w:t xml:space="preserve"> A través de dinámicas participativas, los niños y niñas asumieron un rol</w:t>
      </w:r>
      <w:r w:rsidRPr="00FF4F12">
        <w:rPr>
          <w:rFonts w:eastAsia="Times New Roman" w:cs="Times New Roman"/>
          <w:bCs/>
        </w:rPr>
        <w:t xml:space="preserve"> activo en el aula, reconociendo la importancia de vivir en paz, respetar la diversidad y fortalecer la solidaridad.</w:t>
      </w:r>
    </w:p>
    <w:p w14:paraId="2F9276B1" w14:textId="77777777" w:rsidR="00616D3D" w:rsidRPr="00FF4F12" w:rsidRDefault="00616D3D" w:rsidP="00616D3D">
      <w:pPr>
        <w:pBdr>
          <w:top w:val="nil"/>
          <w:left w:val="nil"/>
          <w:bottom w:val="nil"/>
          <w:right w:val="nil"/>
          <w:between w:val="nil"/>
        </w:pBdr>
        <w:jc w:val="both"/>
        <w:rPr>
          <w:rFonts w:eastAsia="Times New Roman" w:cs="Times New Roman"/>
          <w:bCs/>
        </w:rPr>
      </w:pPr>
      <w:r w:rsidRPr="00FF4F12">
        <w:rPr>
          <w:rFonts w:eastAsia="Times New Roman" w:cs="Times New Roman"/>
          <w:bCs/>
        </w:rPr>
        <w:t>De la misma manera se constituyeron en un marco pedagógico que orientó las actividades con metodologías activas y recursos didácticos, generando espacios de reflexión crítica, participación democrática y valoración de la diversidad. Su articulación con la Ley de Convivencia Escolar y la Ley de Infancia y Adolescencia permitió que los contenidos trascendieran lo inmediato del aula y se vincularan con principios legales y sociales más amplios.</w:t>
      </w:r>
    </w:p>
    <w:p w14:paraId="20E02052" w14:textId="77777777" w:rsidR="00616D3D" w:rsidRPr="00FF4F12" w:rsidRDefault="00616D3D" w:rsidP="00616D3D">
      <w:pPr>
        <w:pBdr>
          <w:top w:val="nil"/>
          <w:left w:val="nil"/>
          <w:bottom w:val="nil"/>
          <w:right w:val="nil"/>
          <w:between w:val="nil"/>
        </w:pBdr>
        <w:jc w:val="both"/>
        <w:rPr>
          <w:rFonts w:eastAsia="Times New Roman" w:cs="Times New Roman"/>
          <w:bCs/>
        </w:rPr>
      </w:pPr>
      <w:r w:rsidRPr="00FF4F12">
        <w:rPr>
          <w:rFonts w:eastAsia="Times New Roman" w:cs="Times New Roman"/>
          <w:bCs/>
        </w:rPr>
        <w:t>Igualmente contribuyeron a dinamizar el aprendizaje, transformando las interacciones cotidianas en oportunidades de construcción de paz. Los estudiantes no solo recibieron información, sino que la convirtieron en aprendizajes significativos que fortalecieron valores como el respeto, la tolerancia, la inclusión, la equidad de género y la responsabilidad compartida, evidenciando avances en la manera de relacionarse y participar en la vida escolar.</w:t>
      </w:r>
    </w:p>
    <w:p w14:paraId="5144B039" w14:textId="516E2579" w:rsidR="00616D3D" w:rsidRDefault="00616D3D" w:rsidP="00616D3D">
      <w:pPr>
        <w:pBdr>
          <w:top w:val="nil"/>
          <w:left w:val="nil"/>
          <w:bottom w:val="nil"/>
          <w:right w:val="nil"/>
          <w:between w:val="nil"/>
        </w:pBdr>
        <w:jc w:val="both"/>
        <w:rPr>
          <w:rFonts w:cs="Times New Roman"/>
        </w:rPr>
      </w:pPr>
      <w:r w:rsidRPr="00FF4F12">
        <w:rPr>
          <w:rFonts w:eastAsia="Times New Roman" w:cs="Times New Roman"/>
          <w:bCs/>
        </w:rPr>
        <w:t xml:space="preserve"> Como tercer insumo, los registros audiovisuales </w:t>
      </w:r>
      <w:ins w:id="1855" w:author="Edu Fisica" w:date="2026-05-16T07:13:00Z">
        <w:r w:rsidR="00455B40">
          <w:rPr>
            <w:rFonts w:eastAsia="Times New Roman" w:cs="Times New Roman"/>
            <w:bCs/>
          </w:rPr>
          <w:t xml:space="preserve">(figura 13) </w:t>
        </w:r>
      </w:ins>
      <w:r w:rsidRPr="00364BB9">
        <w:rPr>
          <w:rFonts w:eastAsia="Times New Roman" w:cs="Times New Roman"/>
          <w:bCs/>
        </w:rPr>
        <w:t>ofrecieron una evidencia</w:t>
      </w:r>
      <w:r w:rsidRPr="00FF4F12">
        <w:rPr>
          <w:rFonts w:eastAsia="Times New Roman" w:cs="Times New Roman"/>
          <w:bCs/>
        </w:rPr>
        <w:t xml:space="preserve"> empírica complementaria. </w:t>
      </w:r>
      <w:r w:rsidRPr="00FF4F12">
        <w:rPr>
          <w:rFonts w:cs="Times New Roman"/>
        </w:rPr>
        <w:t>En lugar de limitarse a un documento formal, se recurrió a registros audiovisuales (taller, fotografías, carteleras y video) que permitieron capturar aspectos espontáneos de la interacción estudiantil. Estos materiales evidenciaron el lenguaje corporal, las expresiones emocionales y la participación no verbal de los estudiantes. Su análisis enriqueció la interpretación de las dinámicas al contrastar las percepciones de las investigadoras con situaciones observables en tiempo real, aportando una mirada más auténtica y vivencial del proceso.</w:t>
      </w:r>
    </w:p>
    <w:p w14:paraId="34535161" w14:textId="2B6DDD44" w:rsidR="00455B40" w:rsidRPr="00FF4F12" w:rsidRDefault="00455B40" w:rsidP="00455B40">
      <w:pPr>
        <w:pBdr>
          <w:top w:val="nil"/>
          <w:left w:val="nil"/>
          <w:bottom w:val="nil"/>
          <w:right w:val="nil"/>
          <w:between w:val="nil"/>
        </w:pBdr>
        <w:jc w:val="both"/>
        <w:rPr>
          <w:rFonts w:eastAsia="Times New Roman" w:cs="Times New Roman"/>
          <w:bCs/>
        </w:rPr>
      </w:pPr>
      <w:r w:rsidRPr="00FF4F12">
        <w:rPr>
          <w:rFonts w:eastAsia="Times New Roman" w:cs="Times New Roman"/>
          <w:bCs/>
        </w:rPr>
        <w:t>En este contexto, se destaca la actividad institucional “</w:t>
      </w:r>
      <w:proofErr w:type="spellStart"/>
      <w:r w:rsidRPr="00FF4F12">
        <w:rPr>
          <w:rFonts w:eastAsia="Times New Roman" w:cs="Times New Roman"/>
          <w:bCs/>
        </w:rPr>
        <w:t>Educapaz</w:t>
      </w:r>
      <w:proofErr w:type="spellEnd"/>
      <w:del w:id="1856" w:author="Edu Fisica" w:date="2026-05-16T07:13:00Z">
        <w:r w:rsidR="00616D3D" w:rsidRPr="00FF4F12">
          <w:rPr>
            <w:rFonts w:eastAsia="Times New Roman" w:cs="Times New Roman"/>
            <w:bCs/>
          </w:rPr>
          <w:delText>”,</w:delText>
        </w:r>
      </w:del>
      <w:ins w:id="1857" w:author="Edu Fisica" w:date="2026-05-16T07:13:00Z">
        <w:r w:rsidRPr="00FF4F12">
          <w:rPr>
            <w:rFonts w:eastAsia="Times New Roman" w:cs="Times New Roman"/>
            <w:bCs/>
          </w:rPr>
          <w:t>”</w:t>
        </w:r>
        <w:r>
          <w:rPr>
            <w:rFonts w:eastAsia="Times New Roman" w:cs="Times New Roman"/>
            <w:bCs/>
          </w:rPr>
          <w:t xml:space="preserve"> (Figura 10)</w:t>
        </w:r>
        <w:r w:rsidRPr="00FF4F12">
          <w:rPr>
            <w:rFonts w:eastAsia="Times New Roman" w:cs="Times New Roman"/>
            <w:bCs/>
          </w:rPr>
          <w:t>,</w:t>
        </w:r>
      </w:ins>
      <w:r w:rsidRPr="00FF4F12">
        <w:rPr>
          <w:rFonts w:eastAsia="Times New Roman" w:cs="Times New Roman"/>
          <w:bCs/>
        </w:rPr>
        <w:t xml:space="preserve"> desarrollada el 3 de junio bajo el lema </w:t>
      </w:r>
      <w:r w:rsidRPr="00FF4F12">
        <w:rPr>
          <w:rFonts w:eastAsia="Times New Roman" w:cs="Times New Roman"/>
          <w:bCs/>
          <w:iCs/>
        </w:rPr>
        <w:t>“Educar para la paz y la sana convivencia es un asunto de todos”</w:t>
      </w:r>
      <w:r w:rsidRPr="00FF4F12">
        <w:rPr>
          <w:rFonts w:eastAsia="Times New Roman" w:cs="Times New Roman"/>
          <w:bCs/>
        </w:rPr>
        <w:t>. La jornada fue liderada por las docentes investigadoras y contó con la participación activa de toda la comunidad educativa de la Institución José Antonio Galán, incluyendo rector, coordinador, docentes, administrativos y estudiantes. El propósito central fue fortalecer la educación como camino hacia la reconciliación y la construcción de una Colombia en paz, promoviendo el diálogo, la participación juvenil y el trabajo colaborativo con las comunidades.</w:t>
      </w:r>
    </w:p>
    <w:p w14:paraId="5522986D" w14:textId="30CE4C5A" w:rsidR="00143231" w:rsidRDefault="009656B7" w:rsidP="009656B7">
      <w:pPr>
        <w:pStyle w:val="Descripcin"/>
        <w:keepNext/>
        <w:rPr>
          <w:sz w:val="20"/>
          <w:rPrChange w:id="1858" w:author="Edu Fisica" w:date="2026-05-16T07:13:00Z">
            <w:rPr/>
          </w:rPrChange>
        </w:rPr>
      </w:pPr>
      <w:bookmarkStart w:id="1859" w:name="_Toc227606249"/>
      <w:bookmarkStart w:id="1860" w:name="_Toc227682420"/>
      <w:bookmarkStart w:id="1861" w:name="_Toc229133582"/>
      <w:bookmarkStart w:id="1862" w:name="_Toc227692929"/>
      <w:r w:rsidRPr="00775054">
        <w:rPr>
          <w:sz w:val="20"/>
          <w:rPrChange w:id="1863" w:author="Edu Fisica" w:date="2026-05-16T07:13:00Z">
            <w:rPr/>
          </w:rPrChange>
        </w:rPr>
        <w:t xml:space="preserve">Figura  </w:t>
      </w:r>
      <w:r w:rsidRPr="00775054">
        <w:rPr>
          <w:sz w:val="20"/>
          <w:rPrChange w:id="1864" w:author="Edu Fisica" w:date="2026-05-16T07:13:00Z">
            <w:rPr/>
          </w:rPrChange>
        </w:rPr>
        <w:fldChar w:fldCharType="begin"/>
      </w:r>
      <w:r w:rsidRPr="00775054">
        <w:rPr>
          <w:sz w:val="20"/>
          <w:rPrChange w:id="1865" w:author="Edu Fisica" w:date="2026-05-16T07:13:00Z">
            <w:rPr/>
          </w:rPrChange>
        </w:rPr>
        <w:instrText xml:space="preserve"> SEQ Figura_ \* ARABIC </w:instrText>
      </w:r>
      <w:r w:rsidRPr="00775054">
        <w:rPr>
          <w:sz w:val="20"/>
          <w:rPrChange w:id="1866" w:author="Edu Fisica" w:date="2026-05-16T07:13:00Z">
            <w:rPr/>
          </w:rPrChange>
        </w:rPr>
        <w:fldChar w:fldCharType="separate"/>
      </w:r>
      <w:r w:rsidR="0068461A" w:rsidRPr="00775054">
        <w:rPr>
          <w:sz w:val="20"/>
          <w:rPrChange w:id="1867" w:author="Edu Fisica" w:date="2026-05-16T07:13:00Z">
            <w:rPr/>
          </w:rPrChange>
        </w:rPr>
        <w:t>10</w:t>
      </w:r>
      <w:r w:rsidRPr="00775054">
        <w:rPr>
          <w:sz w:val="20"/>
          <w:rPrChange w:id="1868" w:author="Edu Fisica" w:date="2026-05-16T07:13:00Z">
            <w:rPr/>
          </w:rPrChange>
        </w:rPr>
        <w:fldChar w:fldCharType="end"/>
      </w:r>
      <w:r w:rsidRPr="00775054">
        <w:rPr>
          <w:sz w:val="20"/>
          <w:rPrChange w:id="1869" w:author="Edu Fisica" w:date="2026-05-16T07:13:00Z">
            <w:rPr/>
          </w:rPrChange>
        </w:rPr>
        <w:t xml:space="preserve"> </w:t>
      </w:r>
      <w:moveFromRangeStart w:id="1870" w:author="Edu Fisica" w:date="2026-05-16T07:13:00Z" w:name="move229808010"/>
      <w:moveFrom w:id="1871" w:author="Edu Fisica" w:date="2026-05-16T07:13:00Z">
        <w:r w:rsidRPr="00775054">
          <w:rPr>
            <w:sz w:val="20"/>
            <w:rPrChange w:id="1872" w:author="Edu Fisica" w:date="2026-05-16T07:13:00Z">
              <w:rPr/>
            </w:rPrChange>
          </w:rPr>
          <w:t>Infografía" Educapaz"</w:t>
        </w:r>
      </w:moveFrom>
      <w:bookmarkEnd w:id="1862"/>
      <w:moveFromRangeEnd w:id="1870"/>
    </w:p>
    <w:p w14:paraId="7553D995" w14:textId="77777777" w:rsidR="00C30FE0" w:rsidRPr="00FF4F12" w:rsidRDefault="009656B7" w:rsidP="00C30FE0">
      <w:pPr>
        <w:pBdr>
          <w:top w:val="nil"/>
          <w:left w:val="nil"/>
          <w:bottom w:val="nil"/>
          <w:right w:val="nil"/>
          <w:between w:val="nil"/>
        </w:pBdr>
        <w:ind w:firstLine="0"/>
        <w:jc w:val="center"/>
        <w:rPr>
          <w:del w:id="1873" w:author="Edu Fisica" w:date="2026-05-16T07:13:00Z"/>
          <w:rFonts w:eastAsia="Times New Roman" w:cs="Times New Roman"/>
          <w:bCs/>
        </w:rPr>
      </w:pPr>
      <w:moveToRangeStart w:id="1874" w:author="Edu Fisica" w:date="2026-05-16T07:13:00Z" w:name="move229808010"/>
      <w:moveTo w:id="1875" w:author="Edu Fisica" w:date="2026-05-16T07:13:00Z">
        <w:r w:rsidRPr="00775054">
          <w:rPr>
            <w:sz w:val="20"/>
            <w:rPrChange w:id="1876" w:author="Edu Fisica" w:date="2026-05-16T07:13:00Z">
              <w:rPr/>
            </w:rPrChange>
          </w:rPr>
          <w:t xml:space="preserve">Infografía" </w:t>
        </w:r>
        <w:proofErr w:type="spellStart"/>
        <w:r w:rsidRPr="00775054">
          <w:rPr>
            <w:sz w:val="20"/>
            <w:rPrChange w:id="1877" w:author="Edu Fisica" w:date="2026-05-16T07:13:00Z">
              <w:rPr/>
            </w:rPrChange>
          </w:rPr>
          <w:t>Educapaz</w:t>
        </w:r>
        <w:proofErr w:type="spellEnd"/>
        <w:r w:rsidRPr="00775054">
          <w:rPr>
            <w:sz w:val="20"/>
            <w:rPrChange w:id="1878" w:author="Edu Fisica" w:date="2026-05-16T07:13:00Z">
              <w:rPr/>
            </w:rPrChange>
          </w:rPr>
          <w:t>"</w:t>
        </w:r>
      </w:moveTo>
      <w:bookmarkEnd w:id="1859"/>
      <w:bookmarkEnd w:id="1860"/>
      <w:bookmarkEnd w:id="1861"/>
      <w:moveToRangeEnd w:id="1874"/>
      <w:del w:id="1879" w:author="Edu Fisica" w:date="2026-05-16T07:13:00Z">
        <w:r w:rsidR="00C30FE0" w:rsidRPr="00FF4F12">
          <w:rPr>
            <w:rFonts w:cs="Times New Roman"/>
            <w:b/>
            <w:noProof/>
            <w:color w:val="080809"/>
            <w:sz w:val="23"/>
            <w:szCs w:val="23"/>
            <w:shd w:val="clear" w:color="auto" w:fill="FFFFFF"/>
            <w:lang w:val="es-CO"/>
          </w:rPr>
          <w:drawing>
            <wp:inline distT="0" distB="0" distL="0" distR="0" wp14:anchorId="2CCF0E82" wp14:editId="1E6C61ED">
              <wp:extent cx="5364480" cy="6096000"/>
              <wp:effectExtent l="0" t="0" r="762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64480" cy="6096000"/>
                      </a:xfrm>
                      <a:prstGeom prst="rect">
                        <a:avLst/>
                      </a:prstGeom>
                    </pic:spPr>
                  </pic:pic>
                </a:graphicData>
              </a:graphic>
            </wp:inline>
          </w:drawing>
        </w:r>
      </w:del>
    </w:p>
    <w:p w14:paraId="60B4024B" w14:textId="67DAEF7E" w:rsidR="009656B7" w:rsidRPr="00775054" w:rsidRDefault="009656B7" w:rsidP="009656B7">
      <w:pPr>
        <w:pStyle w:val="Descripcin"/>
        <w:keepNext/>
        <w:rPr>
          <w:ins w:id="1880" w:author="Edu Fisica" w:date="2026-05-16T07:13:00Z"/>
          <w:rFonts w:cs="Times New Roman"/>
          <w:sz w:val="20"/>
          <w:szCs w:val="20"/>
        </w:rPr>
      </w:pPr>
    </w:p>
    <w:p w14:paraId="7221E199" w14:textId="77777777" w:rsidR="00616D3D" w:rsidRPr="00FF4F12" w:rsidRDefault="00616D3D" w:rsidP="00616D3D">
      <w:pPr>
        <w:pBdr>
          <w:top w:val="nil"/>
          <w:left w:val="nil"/>
          <w:bottom w:val="nil"/>
          <w:right w:val="nil"/>
          <w:between w:val="nil"/>
        </w:pBdr>
        <w:ind w:firstLine="0"/>
        <w:jc w:val="center"/>
        <w:rPr>
          <w:ins w:id="1881" w:author="Edu Fisica" w:date="2026-05-16T07:13:00Z"/>
          <w:rFonts w:eastAsia="Times New Roman" w:cs="Times New Roman"/>
          <w:bCs/>
        </w:rPr>
      </w:pPr>
      <w:ins w:id="1882" w:author="Edu Fisica" w:date="2026-05-16T07:13:00Z">
        <w:r w:rsidRPr="00FF4F12">
          <w:rPr>
            <w:rFonts w:cs="Times New Roman"/>
            <w:b/>
            <w:noProof/>
            <w:color w:val="080809"/>
            <w:sz w:val="23"/>
            <w:szCs w:val="23"/>
            <w:shd w:val="clear" w:color="auto" w:fill="FFFFFF"/>
            <w:lang w:val="es-CO"/>
          </w:rPr>
          <w:drawing>
            <wp:inline distT="0" distB="0" distL="0" distR="0" wp14:anchorId="0F798112" wp14:editId="5693FC1E">
              <wp:extent cx="4637315" cy="5269676"/>
              <wp:effectExtent l="0" t="0" r="0" b="762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61505" cy="5297164"/>
                      </a:xfrm>
                      <a:prstGeom prst="rect">
                        <a:avLst/>
                      </a:prstGeom>
                    </pic:spPr>
                  </pic:pic>
                </a:graphicData>
              </a:graphic>
            </wp:inline>
          </w:drawing>
        </w:r>
      </w:ins>
    </w:p>
    <w:p w14:paraId="3EF58CA0" w14:textId="77777777" w:rsidR="00C30FE0" w:rsidRDefault="00616D3D" w:rsidP="00C30FE0">
      <w:pPr>
        <w:pBdr>
          <w:top w:val="nil"/>
          <w:left w:val="nil"/>
          <w:bottom w:val="nil"/>
          <w:right w:val="nil"/>
          <w:between w:val="nil"/>
        </w:pBdr>
        <w:jc w:val="both"/>
        <w:rPr>
          <w:del w:id="1883" w:author="Edu Fisica" w:date="2026-05-16T07:13:00Z"/>
          <w:rFonts w:eastAsia="Times New Roman" w:cs="Times New Roman"/>
          <w:bCs/>
          <w:i/>
        </w:rPr>
      </w:pPr>
      <w:r w:rsidRPr="00455B40">
        <w:rPr>
          <w:i/>
          <w:sz w:val="20"/>
          <w:rPrChange w:id="1884" w:author="Edu Fisica" w:date="2026-05-16T07:13:00Z">
            <w:rPr>
              <w:i/>
              <w:color w:val="FF0000"/>
            </w:rPr>
          </w:rPrChange>
        </w:rPr>
        <w:t>Nota</w:t>
      </w:r>
      <w:r w:rsidR="00455B40" w:rsidRPr="00455B40">
        <w:rPr>
          <w:i/>
          <w:sz w:val="20"/>
          <w:rPrChange w:id="1885" w:author="Edu Fisica" w:date="2026-05-16T07:13:00Z">
            <w:rPr>
              <w:i/>
            </w:rPr>
          </w:rPrChange>
        </w:rPr>
        <w:t>.</w:t>
      </w:r>
      <w:r w:rsidRPr="00455B40">
        <w:rPr>
          <w:sz w:val="20"/>
          <w:rPrChange w:id="1886" w:author="Edu Fisica" w:date="2026-05-16T07:13:00Z">
            <w:rPr>
              <w:i/>
            </w:rPr>
          </w:rPrChange>
        </w:rPr>
        <w:t xml:space="preserve"> </w:t>
      </w:r>
      <w:r w:rsidR="00455B40">
        <w:rPr>
          <w:sz w:val="20"/>
          <w:rPrChange w:id="1887" w:author="Edu Fisica" w:date="2026-05-16T07:13:00Z">
            <w:rPr>
              <w:i/>
            </w:rPr>
          </w:rPrChange>
        </w:rPr>
        <w:t>Elaboración propia</w:t>
      </w:r>
    </w:p>
    <w:p w14:paraId="18D8B13B" w14:textId="6D20B38F" w:rsidR="00616D3D" w:rsidRPr="00455B40" w:rsidRDefault="00C30FE0" w:rsidP="00616D3D">
      <w:pPr>
        <w:pBdr>
          <w:top w:val="nil"/>
          <w:left w:val="nil"/>
          <w:bottom w:val="nil"/>
          <w:right w:val="nil"/>
          <w:between w:val="nil"/>
        </w:pBdr>
        <w:jc w:val="both"/>
        <w:rPr>
          <w:sz w:val="20"/>
          <w:rPrChange w:id="1888" w:author="Edu Fisica" w:date="2026-05-16T07:13:00Z">
            <w:rPr/>
          </w:rPrChange>
        </w:rPr>
      </w:pPr>
      <w:del w:id="1889" w:author="Edu Fisica" w:date="2026-05-16T07:13:00Z">
        <w:r w:rsidRPr="00FF4F12">
          <w:rPr>
            <w:rFonts w:eastAsia="Times New Roman" w:cs="Times New Roman"/>
            <w:bCs/>
          </w:rPr>
          <w:delText xml:space="preserve"> Infografía,</w:delText>
        </w:r>
      </w:del>
      <w:ins w:id="1890" w:author="Edu Fisica" w:date="2026-05-16T07:13:00Z">
        <w:r w:rsidR="00455B40">
          <w:rPr>
            <w:rFonts w:eastAsia="Times New Roman" w:cs="Times New Roman"/>
            <w:bCs/>
            <w:sz w:val="20"/>
            <w:szCs w:val="20"/>
          </w:rPr>
          <w:t>, infografía</w:t>
        </w:r>
      </w:ins>
      <w:r w:rsidR="00455B40">
        <w:rPr>
          <w:sz w:val="20"/>
          <w:rPrChange w:id="1891" w:author="Edu Fisica" w:date="2026-05-16T07:13:00Z">
            <w:rPr/>
          </w:rPrChange>
        </w:rPr>
        <w:t xml:space="preserve"> elaborada con el fin de </w:t>
      </w:r>
      <w:r w:rsidR="00616D3D" w:rsidRPr="00455B40">
        <w:rPr>
          <w:sz w:val="20"/>
          <w:rPrChange w:id="1892" w:author="Edu Fisica" w:date="2026-05-16T07:13:00Z">
            <w:rPr/>
          </w:rPrChange>
        </w:rPr>
        <w:t>resumir y explicar de manera clara lo que se pretende alcanzar con la actividad “</w:t>
      </w:r>
      <w:proofErr w:type="spellStart"/>
      <w:r w:rsidR="00616D3D" w:rsidRPr="00455B40">
        <w:rPr>
          <w:sz w:val="20"/>
          <w:rPrChange w:id="1893" w:author="Edu Fisica" w:date="2026-05-16T07:13:00Z">
            <w:rPr/>
          </w:rPrChange>
        </w:rPr>
        <w:t>Educapaz</w:t>
      </w:r>
      <w:proofErr w:type="spellEnd"/>
      <w:r w:rsidR="00616D3D" w:rsidRPr="00455B40">
        <w:rPr>
          <w:sz w:val="20"/>
          <w:rPrChange w:id="1894" w:author="Edu Fisica" w:date="2026-05-16T07:13:00Z">
            <w:rPr/>
          </w:rPrChange>
        </w:rPr>
        <w:t>” a los estudiantes de grado 6-1</w:t>
      </w:r>
    </w:p>
    <w:p w14:paraId="1A956233" w14:textId="77777777" w:rsidR="00E7715E" w:rsidRPr="00FF4F12" w:rsidRDefault="00E7715E" w:rsidP="00C30FE0">
      <w:pPr>
        <w:pBdr>
          <w:top w:val="nil"/>
          <w:left w:val="nil"/>
          <w:bottom w:val="nil"/>
          <w:right w:val="nil"/>
          <w:between w:val="nil"/>
        </w:pBdr>
        <w:ind w:firstLine="0"/>
        <w:jc w:val="both"/>
        <w:rPr>
          <w:del w:id="1895" w:author="Edu Fisica" w:date="2026-05-16T07:13:00Z"/>
          <w:rFonts w:eastAsia="Times New Roman" w:cs="Times New Roman"/>
          <w:bCs/>
        </w:rPr>
      </w:pPr>
    </w:p>
    <w:p w14:paraId="32AA7C29" w14:textId="77777777" w:rsidR="00616D3D" w:rsidRPr="00FF4F12" w:rsidRDefault="00616D3D" w:rsidP="00616D3D">
      <w:pPr>
        <w:pBdr>
          <w:top w:val="nil"/>
          <w:left w:val="nil"/>
          <w:bottom w:val="nil"/>
          <w:right w:val="nil"/>
          <w:between w:val="nil"/>
        </w:pBdr>
        <w:jc w:val="both"/>
        <w:rPr>
          <w:rFonts w:eastAsia="Times New Roman" w:cs="Times New Roman"/>
          <w:bCs/>
        </w:rPr>
      </w:pPr>
      <w:r w:rsidRPr="00FF4F12">
        <w:rPr>
          <w:rFonts w:eastAsia="Times New Roman" w:cs="Times New Roman"/>
          <w:bCs/>
        </w:rPr>
        <w:t>La actividad se caracterizó por su diversidad metodológica y por la integración de todos los niveles educativos así:</w:t>
      </w:r>
    </w:p>
    <w:p w14:paraId="5169F4DB" w14:textId="77777777" w:rsidR="00616D3D" w:rsidRPr="00FF4F12" w:rsidRDefault="00616D3D" w:rsidP="00616D3D">
      <w:pPr>
        <w:pBdr>
          <w:top w:val="nil"/>
          <w:left w:val="nil"/>
          <w:bottom w:val="nil"/>
          <w:right w:val="nil"/>
          <w:between w:val="nil"/>
        </w:pBdr>
        <w:jc w:val="both"/>
        <w:rPr>
          <w:rFonts w:eastAsia="Times New Roman" w:cs="Times New Roman"/>
          <w:bCs/>
        </w:rPr>
      </w:pPr>
      <w:r w:rsidRPr="00FF4F12">
        <w:rPr>
          <w:rFonts w:eastAsia="Times New Roman" w:cs="Times New Roman"/>
          <w:b/>
        </w:rPr>
        <w:t>Primaria:</w:t>
      </w:r>
      <w:r w:rsidRPr="00FF4F12">
        <w:rPr>
          <w:rFonts w:eastAsia="Times New Roman" w:cs="Times New Roman"/>
          <w:bCs/>
        </w:rPr>
        <w:t xml:space="preserve"> elaboración de un mapa de Colombia con las manos de los niños, coloreando la bandera tricolor y escribiendo mensajes alusivos a la paz, los cuales fueron exhibidos en un desfile por el municipio de Iles.</w:t>
      </w:r>
    </w:p>
    <w:p w14:paraId="68E345BB" w14:textId="77777777" w:rsidR="00616D3D" w:rsidRPr="00FF4F12" w:rsidRDefault="00616D3D" w:rsidP="00616D3D">
      <w:pPr>
        <w:pBdr>
          <w:top w:val="nil"/>
          <w:left w:val="nil"/>
          <w:bottom w:val="nil"/>
          <w:right w:val="nil"/>
          <w:between w:val="nil"/>
        </w:pBdr>
        <w:jc w:val="both"/>
        <w:rPr>
          <w:rFonts w:eastAsia="Times New Roman" w:cs="Times New Roman"/>
          <w:bCs/>
        </w:rPr>
      </w:pPr>
      <w:r w:rsidRPr="00FF4F12">
        <w:rPr>
          <w:rFonts w:eastAsia="Times New Roman" w:cs="Times New Roman"/>
          <w:b/>
        </w:rPr>
        <w:t>Grado sexto:</w:t>
      </w:r>
      <w:r w:rsidRPr="00FF4F12">
        <w:rPr>
          <w:rFonts w:eastAsia="Times New Roman" w:cs="Times New Roman"/>
          <w:bCs/>
        </w:rPr>
        <w:t xml:space="preserve"> creación de sopas de letras y mensajes relacionados con el desplazamiento forzado.</w:t>
      </w:r>
    </w:p>
    <w:p w14:paraId="71F6FE68" w14:textId="77777777" w:rsidR="00616D3D" w:rsidRPr="00FF4F12" w:rsidRDefault="00616D3D" w:rsidP="00616D3D">
      <w:pPr>
        <w:pBdr>
          <w:top w:val="nil"/>
          <w:left w:val="nil"/>
          <w:bottom w:val="nil"/>
          <w:right w:val="nil"/>
          <w:between w:val="nil"/>
        </w:pBdr>
        <w:jc w:val="both"/>
        <w:rPr>
          <w:rFonts w:eastAsia="Times New Roman" w:cs="Times New Roman"/>
          <w:bCs/>
        </w:rPr>
      </w:pPr>
      <w:r w:rsidRPr="00FF4F12">
        <w:rPr>
          <w:rFonts w:eastAsia="Times New Roman" w:cs="Times New Roman"/>
          <w:b/>
        </w:rPr>
        <w:t>Grado séptimo:</w:t>
      </w:r>
      <w:r w:rsidRPr="00FF4F12">
        <w:rPr>
          <w:rFonts w:eastAsia="Times New Roman" w:cs="Times New Roman"/>
          <w:bCs/>
        </w:rPr>
        <w:t xml:space="preserve"> reflexiones sobre las víctimas del desplazamiento forzado.</w:t>
      </w:r>
    </w:p>
    <w:p w14:paraId="2B8AD611" w14:textId="77777777" w:rsidR="00616D3D" w:rsidRPr="00FF4F12" w:rsidRDefault="00616D3D" w:rsidP="00616D3D">
      <w:pPr>
        <w:pBdr>
          <w:top w:val="nil"/>
          <w:left w:val="nil"/>
          <w:bottom w:val="nil"/>
          <w:right w:val="nil"/>
          <w:between w:val="nil"/>
        </w:pBdr>
        <w:jc w:val="both"/>
        <w:rPr>
          <w:rFonts w:eastAsia="Times New Roman" w:cs="Times New Roman"/>
          <w:bCs/>
        </w:rPr>
      </w:pPr>
      <w:r w:rsidRPr="00FF4F12">
        <w:rPr>
          <w:rFonts w:eastAsia="Times New Roman" w:cs="Times New Roman"/>
          <w:b/>
        </w:rPr>
        <w:t>Grado octavo:</w:t>
      </w:r>
      <w:r w:rsidRPr="00FF4F12">
        <w:rPr>
          <w:rFonts w:eastAsia="Times New Roman" w:cs="Times New Roman"/>
          <w:bCs/>
        </w:rPr>
        <w:t xml:space="preserve"> mensajes alusivos a la presencia de grupos armados en el país.</w:t>
      </w:r>
    </w:p>
    <w:p w14:paraId="08430E70" w14:textId="77777777" w:rsidR="00616D3D" w:rsidRPr="00FF4F12" w:rsidRDefault="00616D3D" w:rsidP="00616D3D">
      <w:pPr>
        <w:pBdr>
          <w:top w:val="nil"/>
          <w:left w:val="nil"/>
          <w:bottom w:val="nil"/>
          <w:right w:val="nil"/>
          <w:between w:val="nil"/>
        </w:pBdr>
        <w:jc w:val="both"/>
        <w:rPr>
          <w:rFonts w:eastAsia="Times New Roman" w:cs="Times New Roman"/>
          <w:bCs/>
        </w:rPr>
      </w:pPr>
      <w:r w:rsidRPr="00FF4F12">
        <w:rPr>
          <w:rFonts w:eastAsia="Times New Roman" w:cs="Times New Roman"/>
          <w:b/>
        </w:rPr>
        <w:t>Grado noveno:</w:t>
      </w:r>
      <w:r w:rsidRPr="00FF4F12">
        <w:rPr>
          <w:rFonts w:eastAsia="Times New Roman" w:cs="Times New Roman"/>
          <w:bCs/>
        </w:rPr>
        <w:t xml:space="preserve"> composición de coplas sobre el conflicto armado.</w:t>
      </w:r>
    </w:p>
    <w:p w14:paraId="0F8DA460" w14:textId="77777777" w:rsidR="00616D3D" w:rsidRPr="00FF4F12" w:rsidRDefault="00616D3D" w:rsidP="00616D3D">
      <w:pPr>
        <w:pBdr>
          <w:top w:val="nil"/>
          <w:left w:val="nil"/>
          <w:bottom w:val="nil"/>
          <w:right w:val="nil"/>
          <w:between w:val="nil"/>
        </w:pBdr>
        <w:jc w:val="both"/>
        <w:rPr>
          <w:rFonts w:eastAsia="Times New Roman" w:cs="Times New Roman"/>
          <w:bCs/>
        </w:rPr>
      </w:pPr>
      <w:r w:rsidRPr="00FF4F12">
        <w:rPr>
          <w:rFonts w:eastAsia="Times New Roman" w:cs="Times New Roman"/>
          <w:b/>
        </w:rPr>
        <w:t>Grado décimo:</w:t>
      </w:r>
      <w:r w:rsidRPr="00FF4F12">
        <w:rPr>
          <w:rFonts w:eastAsia="Times New Roman" w:cs="Times New Roman"/>
          <w:bCs/>
        </w:rPr>
        <w:t xml:space="preserve"> producción de videos en la red </w:t>
      </w:r>
      <w:proofErr w:type="spellStart"/>
      <w:r w:rsidRPr="00FF4F12">
        <w:rPr>
          <w:rFonts w:eastAsia="Times New Roman" w:cs="Times New Roman"/>
          <w:bCs/>
        </w:rPr>
        <w:t>TikTok</w:t>
      </w:r>
      <w:proofErr w:type="spellEnd"/>
      <w:r w:rsidRPr="00FF4F12">
        <w:rPr>
          <w:rFonts w:eastAsia="Times New Roman" w:cs="Times New Roman"/>
          <w:bCs/>
        </w:rPr>
        <w:t>, invitando a la reflexión sobre el conflicto armado.</w:t>
      </w:r>
    </w:p>
    <w:p w14:paraId="47E7A781" w14:textId="77777777" w:rsidR="00616D3D" w:rsidRPr="00FF4F12" w:rsidRDefault="00616D3D" w:rsidP="00616D3D">
      <w:pPr>
        <w:pBdr>
          <w:top w:val="nil"/>
          <w:left w:val="nil"/>
          <w:bottom w:val="nil"/>
          <w:right w:val="nil"/>
          <w:between w:val="nil"/>
        </w:pBdr>
        <w:jc w:val="both"/>
        <w:rPr>
          <w:rFonts w:eastAsia="Times New Roman" w:cs="Times New Roman"/>
          <w:bCs/>
        </w:rPr>
      </w:pPr>
      <w:r w:rsidRPr="00FF4F12">
        <w:rPr>
          <w:rFonts w:eastAsia="Times New Roman" w:cs="Times New Roman"/>
          <w:b/>
        </w:rPr>
        <w:t>Grado once:</w:t>
      </w:r>
      <w:r w:rsidRPr="00FF4F12">
        <w:rPr>
          <w:rFonts w:eastAsia="Times New Roman" w:cs="Times New Roman"/>
          <w:bCs/>
        </w:rPr>
        <w:t xml:space="preserve"> elaboración de carteleras y videos que destacaron el aporte de la juventud a la construcción de paz en el marco de la Jurisdicción Especial para la Paz.</w:t>
      </w:r>
    </w:p>
    <w:p w14:paraId="1D11D549" w14:textId="6FE4EBB5" w:rsidR="00616D3D" w:rsidRPr="00FF4F12" w:rsidRDefault="00616D3D" w:rsidP="00616D3D">
      <w:pPr>
        <w:pBdr>
          <w:top w:val="nil"/>
          <w:left w:val="nil"/>
          <w:bottom w:val="nil"/>
          <w:right w:val="nil"/>
          <w:between w:val="nil"/>
        </w:pBdr>
        <w:jc w:val="both"/>
        <w:rPr>
          <w:rFonts w:cs="Times New Roman"/>
        </w:rPr>
      </w:pPr>
      <w:r w:rsidRPr="00FF4F12">
        <w:rPr>
          <w:rFonts w:cs="Times New Roman"/>
        </w:rPr>
        <w:t>El grado 6-1 abordó la temática del desplazamiento forzado mediante un proceso pedagógico participativo que permitió sensibilizar y reflexionar sobre las realidades de muchas familias en Colombia. En primer lugar, se socializó el taller “La Educación Abraza la Memoria en la Búsqueda de la Paz</w:t>
      </w:r>
      <w:del w:id="1896" w:author="Edu Fisica" w:date="2026-05-16T07:13:00Z">
        <w:r w:rsidRPr="00FF4F12">
          <w:rPr>
            <w:rFonts w:cs="Times New Roman"/>
          </w:rPr>
          <w:delText>”,</w:delText>
        </w:r>
      </w:del>
      <w:ins w:id="1897" w:author="Edu Fisica" w:date="2026-05-16T07:13:00Z">
        <w:r w:rsidRPr="00FF4F12">
          <w:rPr>
            <w:rFonts w:cs="Times New Roman"/>
          </w:rPr>
          <w:t>”</w:t>
        </w:r>
        <w:r w:rsidR="00364BB9">
          <w:rPr>
            <w:rFonts w:cs="Times New Roman"/>
          </w:rPr>
          <w:t xml:space="preserve"> (figura 11)</w:t>
        </w:r>
        <w:r w:rsidRPr="00FF4F12">
          <w:rPr>
            <w:rFonts w:cs="Times New Roman"/>
          </w:rPr>
          <w:t>,</w:t>
        </w:r>
      </w:ins>
      <w:r w:rsidRPr="00FF4F12">
        <w:rPr>
          <w:rFonts w:cs="Times New Roman"/>
        </w:rPr>
        <w:t xml:space="preserve"> iniciando con una lectura breve que dio paso a una lluvia de ideas. A través de esta dinámica, los estudiantes aportaron palabras propias de la narración y de los audios escuchados, en los que se relataba cómo las familias se veían obligadas a abandonar sus viviendas, sus pertenencias y sus tierras para instalarse en otros lugares.</w:t>
      </w:r>
    </w:p>
    <w:p w14:paraId="3C336CE6" w14:textId="77777777" w:rsidR="00616D3D" w:rsidRPr="00FF4F12" w:rsidRDefault="00616D3D" w:rsidP="009656B7">
      <w:pPr>
        <w:pStyle w:val="Descripcin"/>
        <w:keepNext/>
        <w:ind w:firstLine="0"/>
        <w:jc w:val="both"/>
        <w:rPr>
          <w:del w:id="1898" w:author="Edu Fisica" w:date="2026-05-16T07:13:00Z"/>
          <w:rFonts w:cs="Times New Roman"/>
        </w:rPr>
      </w:pPr>
    </w:p>
    <w:p w14:paraId="176B9ED3" w14:textId="77777777" w:rsidR="00143231" w:rsidRDefault="009656B7" w:rsidP="009656B7">
      <w:pPr>
        <w:pStyle w:val="Descripcin"/>
        <w:keepNext/>
        <w:jc w:val="both"/>
        <w:rPr>
          <w:ins w:id="1899" w:author="Edu Fisica" w:date="2026-05-16T07:13:00Z"/>
          <w:rFonts w:cs="Times New Roman"/>
          <w:sz w:val="20"/>
          <w:szCs w:val="20"/>
        </w:rPr>
      </w:pPr>
      <w:bookmarkStart w:id="1900" w:name="_Toc227606250"/>
      <w:bookmarkStart w:id="1901" w:name="_Toc227682421"/>
      <w:bookmarkStart w:id="1902" w:name="_Toc229133583"/>
      <w:bookmarkStart w:id="1903" w:name="_Toc227692930"/>
      <w:r w:rsidRPr="00364BB9">
        <w:rPr>
          <w:sz w:val="20"/>
          <w:rPrChange w:id="1904" w:author="Edu Fisica" w:date="2026-05-16T07:13:00Z">
            <w:rPr/>
          </w:rPrChange>
        </w:rPr>
        <w:t xml:space="preserve">Figura  </w:t>
      </w:r>
      <w:r w:rsidRPr="00364BB9">
        <w:rPr>
          <w:sz w:val="20"/>
          <w:rPrChange w:id="1905" w:author="Edu Fisica" w:date="2026-05-16T07:13:00Z">
            <w:rPr/>
          </w:rPrChange>
        </w:rPr>
        <w:fldChar w:fldCharType="begin"/>
      </w:r>
      <w:r w:rsidRPr="00364BB9">
        <w:rPr>
          <w:sz w:val="20"/>
          <w:rPrChange w:id="1906" w:author="Edu Fisica" w:date="2026-05-16T07:13:00Z">
            <w:rPr/>
          </w:rPrChange>
        </w:rPr>
        <w:instrText xml:space="preserve"> SEQ Figura_ \* ARABIC </w:instrText>
      </w:r>
      <w:r w:rsidRPr="00364BB9">
        <w:rPr>
          <w:sz w:val="20"/>
          <w:rPrChange w:id="1907" w:author="Edu Fisica" w:date="2026-05-16T07:13:00Z">
            <w:rPr/>
          </w:rPrChange>
        </w:rPr>
        <w:fldChar w:fldCharType="separate"/>
      </w:r>
      <w:r w:rsidR="0068461A" w:rsidRPr="00364BB9">
        <w:rPr>
          <w:sz w:val="20"/>
          <w:rPrChange w:id="1908" w:author="Edu Fisica" w:date="2026-05-16T07:13:00Z">
            <w:rPr/>
          </w:rPrChange>
        </w:rPr>
        <w:t>11</w:t>
      </w:r>
      <w:r w:rsidRPr="00364BB9">
        <w:rPr>
          <w:sz w:val="20"/>
          <w:rPrChange w:id="1909" w:author="Edu Fisica" w:date="2026-05-16T07:13:00Z">
            <w:rPr/>
          </w:rPrChange>
        </w:rPr>
        <w:fldChar w:fldCharType="end"/>
      </w:r>
      <w:r w:rsidRPr="00364BB9">
        <w:rPr>
          <w:sz w:val="20"/>
          <w:rPrChange w:id="1910" w:author="Edu Fisica" w:date="2026-05-16T07:13:00Z">
            <w:rPr/>
          </w:rPrChange>
        </w:rPr>
        <w:t xml:space="preserve"> </w:t>
      </w:r>
    </w:p>
    <w:p w14:paraId="44B03431" w14:textId="2B3E7DC4" w:rsidR="009656B7" w:rsidRPr="00364BB9" w:rsidRDefault="009656B7" w:rsidP="009656B7">
      <w:pPr>
        <w:pStyle w:val="Descripcin"/>
        <w:keepNext/>
        <w:jc w:val="both"/>
        <w:rPr>
          <w:sz w:val="20"/>
          <w:rPrChange w:id="1911" w:author="Edu Fisica" w:date="2026-05-16T07:13:00Z">
            <w:rPr/>
          </w:rPrChange>
        </w:rPr>
      </w:pPr>
      <w:r w:rsidRPr="00364BB9">
        <w:rPr>
          <w:sz w:val="20"/>
          <w:rPrChange w:id="1912" w:author="Edu Fisica" w:date="2026-05-16T07:13:00Z">
            <w:rPr/>
          </w:rPrChange>
        </w:rPr>
        <w:t>Taller "La educación abraza la memoria en búsqueda de la paz"</w:t>
      </w:r>
      <w:bookmarkEnd w:id="1900"/>
      <w:bookmarkEnd w:id="1901"/>
      <w:bookmarkEnd w:id="1902"/>
      <w:bookmarkEnd w:id="1903"/>
    </w:p>
    <w:p w14:paraId="1BE58DFF" w14:textId="77777777" w:rsidR="00616D3D" w:rsidRPr="00FF4F12" w:rsidRDefault="00616D3D" w:rsidP="00616D3D">
      <w:pPr>
        <w:pBdr>
          <w:top w:val="nil"/>
          <w:left w:val="nil"/>
          <w:bottom w:val="nil"/>
          <w:right w:val="nil"/>
          <w:between w:val="nil"/>
        </w:pBdr>
        <w:ind w:firstLine="0"/>
        <w:jc w:val="both"/>
        <w:rPr>
          <w:del w:id="1913" w:author="Edu Fisica" w:date="2026-05-16T07:13:00Z"/>
          <w:rFonts w:cs="Times New Roman"/>
        </w:rPr>
      </w:pPr>
      <w:del w:id="1914" w:author="Edu Fisica" w:date="2026-05-16T07:13:00Z">
        <w:r w:rsidRPr="00FF4F12">
          <w:rPr>
            <w:rFonts w:cs="Times New Roman"/>
            <w:noProof/>
            <w:lang w:val="es-CO"/>
          </w:rPr>
          <w:drawing>
            <wp:inline distT="0" distB="0" distL="0" distR="0" wp14:anchorId="50852C54" wp14:editId="2002714D">
              <wp:extent cx="5612130" cy="3284220"/>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3284220"/>
                      </a:xfrm>
                      <a:prstGeom prst="rect">
                        <a:avLst/>
                      </a:prstGeom>
                    </pic:spPr>
                  </pic:pic>
                </a:graphicData>
              </a:graphic>
            </wp:inline>
          </w:drawing>
        </w:r>
      </w:del>
    </w:p>
    <w:p w14:paraId="5DA3F7A7" w14:textId="77777777" w:rsidR="00616D3D" w:rsidRPr="00FF4F12" w:rsidRDefault="00616D3D" w:rsidP="00616D3D">
      <w:pPr>
        <w:pBdr>
          <w:top w:val="nil"/>
          <w:left w:val="nil"/>
          <w:bottom w:val="nil"/>
          <w:right w:val="nil"/>
          <w:between w:val="nil"/>
        </w:pBdr>
        <w:ind w:firstLine="0"/>
        <w:jc w:val="both"/>
        <w:rPr>
          <w:ins w:id="1915" w:author="Edu Fisica" w:date="2026-05-16T07:13:00Z"/>
          <w:rFonts w:cs="Times New Roman"/>
        </w:rPr>
      </w:pPr>
      <w:ins w:id="1916" w:author="Edu Fisica" w:date="2026-05-16T07:13:00Z">
        <w:r w:rsidRPr="00FF4F12">
          <w:rPr>
            <w:rFonts w:cs="Times New Roman"/>
            <w:noProof/>
            <w:lang w:val="es-CO"/>
          </w:rPr>
          <w:drawing>
            <wp:inline distT="0" distB="0" distL="0" distR="0" wp14:anchorId="516CEDA2" wp14:editId="5AE54EBE">
              <wp:extent cx="5612130" cy="3639185"/>
              <wp:effectExtent l="0" t="0" r="762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3639185"/>
                      </a:xfrm>
                      <a:prstGeom prst="rect">
                        <a:avLst/>
                      </a:prstGeom>
                    </pic:spPr>
                  </pic:pic>
                </a:graphicData>
              </a:graphic>
            </wp:inline>
          </w:drawing>
        </w:r>
      </w:ins>
    </w:p>
    <w:p w14:paraId="79048B80" w14:textId="18C16833" w:rsidR="00364BB9" w:rsidRPr="00364BB9" w:rsidRDefault="00364BB9" w:rsidP="00364BB9">
      <w:pPr>
        <w:pBdr>
          <w:top w:val="nil"/>
          <w:left w:val="nil"/>
          <w:bottom w:val="nil"/>
          <w:right w:val="nil"/>
          <w:between w:val="nil"/>
        </w:pBdr>
        <w:ind w:firstLine="0"/>
        <w:rPr>
          <w:sz w:val="20"/>
          <w:rPrChange w:id="1917" w:author="Edu Fisica" w:date="2026-05-16T07:13:00Z">
            <w:rPr>
              <w:color w:val="FF0000"/>
            </w:rPr>
          </w:rPrChange>
        </w:rPr>
        <w:pPrChange w:id="1918" w:author="Edu Fisica" w:date="2026-05-16T07:13:00Z">
          <w:pPr>
            <w:pBdr>
              <w:top w:val="nil"/>
              <w:left w:val="nil"/>
              <w:bottom w:val="nil"/>
              <w:right w:val="nil"/>
              <w:between w:val="nil"/>
            </w:pBdr>
            <w:ind w:firstLine="0"/>
            <w:jc w:val="center"/>
          </w:pPr>
        </w:pPrChange>
      </w:pPr>
      <w:ins w:id="1919" w:author="Edu Fisica" w:date="2026-05-16T07:13:00Z">
        <w:r>
          <w:rPr>
            <w:rFonts w:cs="Times New Roman"/>
            <w:color w:val="FF0000"/>
          </w:rPr>
          <w:tab/>
        </w:r>
      </w:ins>
      <w:r w:rsidRPr="00364BB9">
        <w:rPr>
          <w:i/>
          <w:sz w:val="20"/>
          <w:rPrChange w:id="1920" w:author="Edu Fisica" w:date="2026-05-16T07:13:00Z">
            <w:rPr>
              <w:color w:val="FF0000"/>
            </w:rPr>
          </w:rPrChange>
        </w:rPr>
        <w:t>Nota.</w:t>
      </w:r>
      <w:r>
        <w:rPr>
          <w:i/>
          <w:sz w:val="20"/>
          <w:rPrChange w:id="1921" w:author="Edu Fisica" w:date="2026-05-16T07:13:00Z">
            <w:rPr>
              <w:color w:val="FF0000"/>
            </w:rPr>
          </w:rPrChange>
        </w:rPr>
        <w:t xml:space="preserve"> </w:t>
      </w:r>
      <w:del w:id="1922" w:author="Edu Fisica" w:date="2026-05-16T07:13:00Z">
        <w:r w:rsidR="00602600">
          <w:rPr>
            <w:rFonts w:cs="Times New Roman"/>
            <w:color w:val="FF0000"/>
          </w:rPr>
          <w:delText>elaboración</w:delText>
        </w:r>
      </w:del>
      <w:ins w:id="1923" w:author="Edu Fisica" w:date="2026-05-16T07:13:00Z">
        <w:r>
          <w:rPr>
            <w:rFonts w:cs="Times New Roman"/>
            <w:sz w:val="20"/>
            <w:szCs w:val="20"/>
          </w:rPr>
          <w:t>Elaboración</w:t>
        </w:r>
      </w:ins>
      <w:r>
        <w:rPr>
          <w:sz w:val="20"/>
          <w:rPrChange w:id="1924" w:author="Edu Fisica" w:date="2026-05-16T07:13:00Z">
            <w:rPr>
              <w:color w:val="FF0000"/>
            </w:rPr>
          </w:rPrChange>
        </w:rPr>
        <w:t xml:space="preserve"> propia</w:t>
      </w:r>
      <w:ins w:id="1925" w:author="Edu Fisica" w:date="2026-05-16T07:13:00Z">
        <w:r>
          <w:rPr>
            <w:rFonts w:cs="Times New Roman"/>
            <w:sz w:val="20"/>
            <w:szCs w:val="20"/>
          </w:rPr>
          <w:t xml:space="preserve">. Lectura introductoria de la actividad. </w:t>
        </w:r>
      </w:ins>
    </w:p>
    <w:p w14:paraId="73ECD3E1" w14:textId="77777777" w:rsidR="00616D3D" w:rsidRPr="00FF4F12" w:rsidRDefault="00616D3D" w:rsidP="00616D3D">
      <w:pPr>
        <w:pBdr>
          <w:top w:val="nil"/>
          <w:left w:val="nil"/>
          <w:bottom w:val="nil"/>
          <w:right w:val="nil"/>
          <w:between w:val="nil"/>
        </w:pBdr>
        <w:jc w:val="both"/>
        <w:rPr>
          <w:rFonts w:cs="Times New Roman"/>
        </w:rPr>
      </w:pPr>
      <w:r w:rsidRPr="00FF4F12">
        <w:rPr>
          <w:rFonts w:cs="Times New Roman"/>
        </w:rPr>
        <w:t>De esta experiencia emergieron reacciones espontáneas y expresiones significativas como respeto, trabajo, libertad, dignidad, conflicto, soledad, injusticia, pérdida, destierro, impotencia, nostalgia, miedo, dolor, incertidumbre, resistencia, valentía, unión, esperanza, solidaridad, derechos, justicia, reconstrucción, futuro, paz, entre otras. Estos aportes se convirtieron en insumos para la construcción de una sopa de letras, elaborada en grupos de estudiantes, que posteriormente fue acompañada de mensajes de reflexión y reconciliación, así como de imágenes alusivas a la paz.</w:t>
      </w:r>
    </w:p>
    <w:p w14:paraId="302F41C9" w14:textId="32645914" w:rsidR="00616D3D" w:rsidRPr="00FF4F12" w:rsidRDefault="00616D3D" w:rsidP="009656B7">
      <w:pPr>
        <w:pBdr>
          <w:top w:val="nil"/>
          <w:left w:val="nil"/>
          <w:bottom w:val="nil"/>
          <w:right w:val="nil"/>
          <w:between w:val="nil"/>
        </w:pBdr>
        <w:jc w:val="both"/>
        <w:rPr>
          <w:rFonts w:cs="Times New Roman"/>
        </w:rPr>
      </w:pPr>
      <w:r w:rsidRPr="00FF4F12">
        <w:rPr>
          <w:rFonts w:cs="Times New Roman"/>
        </w:rPr>
        <w:t>Los productos finales fueron exhibidos en espacios públicos de la institución</w:t>
      </w:r>
      <w:del w:id="1926" w:author="Edu Fisica" w:date="2026-05-16T07:13:00Z">
        <w:r w:rsidRPr="00FF4F12">
          <w:rPr>
            <w:rFonts w:cs="Times New Roman"/>
          </w:rPr>
          <w:delText>,</w:delText>
        </w:r>
      </w:del>
      <w:ins w:id="1927" w:author="Edu Fisica" w:date="2026-05-16T07:13:00Z">
        <w:r w:rsidR="00364BB9">
          <w:rPr>
            <w:rFonts w:cs="Times New Roman"/>
          </w:rPr>
          <w:t xml:space="preserve"> (figura 13)</w:t>
        </w:r>
        <w:r w:rsidRPr="00FF4F12">
          <w:rPr>
            <w:rFonts w:cs="Times New Roman"/>
          </w:rPr>
          <w:t>,</w:t>
        </w:r>
      </w:ins>
      <w:r w:rsidRPr="00FF4F12">
        <w:rPr>
          <w:rFonts w:cs="Times New Roman"/>
        </w:rPr>
        <w:t xml:space="preserve"> permitiendo que los distintos grados apreciaran el trabajo y generaran un diálogo colectivo sobre la importancia de la convivencia pacífica </w:t>
      </w:r>
      <w:del w:id="1928" w:author="Edu Fisica" w:date="2026-05-16T07:13:00Z">
        <w:r w:rsidRPr="00FF4F12">
          <w:rPr>
            <w:rFonts w:cs="Times New Roman"/>
          </w:rPr>
          <w:delText xml:space="preserve">como lo demuestran las </w:delText>
        </w:r>
      </w:del>
      <w:ins w:id="1929" w:author="Edu Fisica" w:date="2026-05-16T07:13:00Z">
        <w:r w:rsidR="00364BB9">
          <w:rPr>
            <w:rFonts w:cs="Times New Roman"/>
          </w:rPr>
          <w:t>(</w:t>
        </w:r>
      </w:ins>
      <w:r w:rsidRPr="00FF4F12">
        <w:rPr>
          <w:rFonts w:cs="Times New Roman"/>
        </w:rPr>
        <w:t>figura</w:t>
      </w:r>
      <w:r w:rsidR="00364BB9">
        <w:rPr>
          <w:rFonts w:cs="Times New Roman"/>
        </w:rPr>
        <w:t xml:space="preserve"> </w:t>
      </w:r>
      <w:del w:id="1930" w:author="Edu Fisica" w:date="2026-05-16T07:13:00Z">
        <w:r w:rsidRPr="00FF4F12">
          <w:rPr>
            <w:rFonts w:cs="Times New Roman"/>
          </w:rPr>
          <w:delText>6y7.</w:delText>
        </w:r>
      </w:del>
      <w:ins w:id="1931" w:author="Edu Fisica" w:date="2026-05-16T07:13:00Z">
        <w:r w:rsidR="00364BB9">
          <w:rPr>
            <w:rFonts w:cs="Times New Roman"/>
          </w:rPr>
          <w:t>12)</w:t>
        </w:r>
        <w:r w:rsidRPr="00FF4F12">
          <w:rPr>
            <w:rFonts w:cs="Times New Roman"/>
          </w:rPr>
          <w:t>.</w:t>
        </w:r>
      </w:ins>
      <w:r w:rsidRPr="00FF4F12">
        <w:rPr>
          <w:rFonts w:cs="Times New Roman"/>
        </w:rPr>
        <w:t xml:space="preserve">  El grupo de prensa acompañó la experiencia con un video titulado “Jornada de Educación para la Paz</w:t>
      </w:r>
      <w:del w:id="1932" w:author="Edu Fisica" w:date="2026-05-16T07:13:00Z">
        <w:r w:rsidRPr="00FF4F12">
          <w:rPr>
            <w:rFonts w:cs="Times New Roman"/>
          </w:rPr>
          <w:delText>”,</w:delText>
        </w:r>
      </w:del>
      <w:ins w:id="1933" w:author="Edu Fisica" w:date="2026-05-16T07:13:00Z">
        <w:r w:rsidRPr="00FF4F12">
          <w:rPr>
            <w:rFonts w:cs="Times New Roman"/>
          </w:rPr>
          <w:t>”</w:t>
        </w:r>
        <w:r w:rsidR="00364BB9">
          <w:rPr>
            <w:rFonts w:cs="Times New Roman"/>
          </w:rPr>
          <w:t xml:space="preserve"> </w:t>
        </w:r>
        <w:r w:rsidR="00DC5717">
          <w:fldChar w:fldCharType="begin"/>
        </w:r>
        <w:r w:rsidR="00DC5717">
          <w:instrText xml:space="preserve"> HYPERLINK "https://www.facebook.com/share/v/18nBGa5YZ3/" </w:instrText>
        </w:r>
        <w:r w:rsidR="00DC5717">
          <w:fldChar w:fldCharType="separate"/>
        </w:r>
        <w:r w:rsidR="00364BB9" w:rsidRPr="00E52DD6">
          <w:rPr>
            <w:rStyle w:val="Hipervnculo"/>
            <w:rFonts w:eastAsia="Times New Roman" w:cs="Times New Roman"/>
            <w:bCs/>
          </w:rPr>
          <w:t>https://www.facebook.com/share/v/18nBGa5YZ3/</w:t>
        </w:r>
        <w:r w:rsidR="00DC5717">
          <w:rPr>
            <w:rStyle w:val="Hipervnculo"/>
            <w:rFonts w:eastAsia="Times New Roman" w:cs="Times New Roman"/>
            <w:bCs/>
          </w:rPr>
          <w:fldChar w:fldCharType="end"/>
        </w:r>
        <w:r w:rsidR="00364BB9">
          <w:rPr>
            <w:rFonts w:cs="Times New Roman"/>
          </w:rPr>
          <w:t xml:space="preserve"> (figura 13)</w:t>
        </w:r>
        <w:r w:rsidRPr="00FF4F12">
          <w:rPr>
            <w:rFonts w:cs="Times New Roman"/>
          </w:rPr>
          <w:t>,</w:t>
        </w:r>
      </w:ins>
      <w:r w:rsidRPr="00FF4F12">
        <w:rPr>
          <w:rFonts w:cs="Times New Roman"/>
        </w:rPr>
        <w:t xml:space="preserve"> lo que dio mayor visibilidad y sentido institucional a la actividad. Además, realizaron una entrevista en la que se expuso el objetivo central: fortalecer la educación como camino hacia la reconciliación y la construcción de una Colombia en paz, promoviendo la participación juvenil y el trabajo colaborativo. Esta experiencia no solo dejó aprendizajes, sino también un mensaje claro: desde la escuela se puede sembrar esperanza, reconciliación y compromiso para transformar la sociedad y construir un futuro en paz.</w:t>
      </w:r>
    </w:p>
    <w:p w14:paraId="475A1D36" w14:textId="4EBA1753" w:rsidR="00143231" w:rsidRDefault="009656B7" w:rsidP="009656B7">
      <w:pPr>
        <w:pStyle w:val="Descripcin"/>
        <w:keepNext/>
        <w:jc w:val="both"/>
        <w:rPr>
          <w:sz w:val="20"/>
          <w:rPrChange w:id="1934" w:author="Edu Fisica" w:date="2026-05-16T07:13:00Z">
            <w:rPr/>
          </w:rPrChange>
        </w:rPr>
      </w:pPr>
      <w:bookmarkStart w:id="1935" w:name="_Toc227606251"/>
      <w:bookmarkStart w:id="1936" w:name="_Toc227682422"/>
      <w:bookmarkStart w:id="1937" w:name="_Toc229133584"/>
      <w:bookmarkStart w:id="1938" w:name="_Toc227692931"/>
      <w:r w:rsidRPr="00364BB9">
        <w:rPr>
          <w:sz w:val="20"/>
          <w:rPrChange w:id="1939" w:author="Edu Fisica" w:date="2026-05-16T07:13:00Z">
            <w:rPr/>
          </w:rPrChange>
        </w:rPr>
        <w:t xml:space="preserve">Figura  </w:t>
      </w:r>
      <w:r w:rsidRPr="00364BB9">
        <w:rPr>
          <w:sz w:val="20"/>
          <w:rPrChange w:id="1940" w:author="Edu Fisica" w:date="2026-05-16T07:13:00Z">
            <w:rPr/>
          </w:rPrChange>
        </w:rPr>
        <w:fldChar w:fldCharType="begin"/>
      </w:r>
      <w:r w:rsidRPr="00364BB9">
        <w:rPr>
          <w:sz w:val="20"/>
          <w:rPrChange w:id="1941" w:author="Edu Fisica" w:date="2026-05-16T07:13:00Z">
            <w:rPr/>
          </w:rPrChange>
        </w:rPr>
        <w:instrText xml:space="preserve"> SEQ Figura_ \* ARABIC </w:instrText>
      </w:r>
      <w:r w:rsidRPr="00364BB9">
        <w:rPr>
          <w:sz w:val="20"/>
          <w:rPrChange w:id="1942" w:author="Edu Fisica" w:date="2026-05-16T07:13:00Z">
            <w:rPr/>
          </w:rPrChange>
        </w:rPr>
        <w:fldChar w:fldCharType="separate"/>
      </w:r>
      <w:r w:rsidR="0068461A" w:rsidRPr="00364BB9">
        <w:rPr>
          <w:sz w:val="20"/>
          <w:rPrChange w:id="1943" w:author="Edu Fisica" w:date="2026-05-16T07:13:00Z">
            <w:rPr/>
          </w:rPrChange>
        </w:rPr>
        <w:t>12</w:t>
      </w:r>
      <w:r w:rsidRPr="00364BB9">
        <w:rPr>
          <w:sz w:val="20"/>
          <w:rPrChange w:id="1944" w:author="Edu Fisica" w:date="2026-05-16T07:13:00Z">
            <w:rPr/>
          </w:rPrChange>
        </w:rPr>
        <w:fldChar w:fldCharType="end"/>
      </w:r>
      <w:r w:rsidRPr="00364BB9">
        <w:rPr>
          <w:sz w:val="20"/>
          <w:rPrChange w:id="1945" w:author="Edu Fisica" w:date="2026-05-16T07:13:00Z">
            <w:rPr/>
          </w:rPrChange>
        </w:rPr>
        <w:t xml:space="preserve"> </w:t>
      </w:r>
      <w:moveFromRangeStart w:id="1946" w:author="Edu Fisica" w:date="2026-05-16T07:13:00Z" w:name="move229808011"/>
      <w:moveFrom w:id="1947" w:author="Edu Fisica" w:date="2026-05-16T07:13:00Z">
        <w:r w:rsidRPr="00364BB9">
          <w:rPr>
            <w:sz w:val="20"/>
            <w:rPrChange w:id="1948" w:author="Edu Fisica" w:date="2026-05-16T07:13:00Z">
              <w:rPr/>
            </w:rPrChange>
          </w:rPr>
          <w:t>Desarrollo de actividad "Educapaz"</w:t>
        </w:r>
      </w:moveFrom>
      <w:bookmarkEnd w:id="1938"/>
      <w:moveFromRangeEnd w:id="1946"/>
    </w:p>
    <w:p w14:paraId="541DBACB" w14:textId="77777777" w:rsidR="009656B7" w:rsidRPr="00FF4F12" w:rsidRDefault="009656B7" w:rsidP="009656B7">
      <w:pPr>
        <w:pBdr>
          <w:top w:val="nil"/>
          <w:left w:val="nil"/>
          <w:bottom w:val="nil"/>
          <w:right w:val="nil"/>
          <w:between w:val="nil"/>
        </w:pBdr>
        <w:ind w:firstLine="0"/>
        <w:jc w:val="center"/>
        <w:rPr>
          <w:del w:id="1949" w:author="Edu Fisica" w:date="2026-05-16T07:13:00Z"/>
          <w:rFonts w:cs="Times New Roman"/>
        </w:rPr>
      </w:pPr>
      <w:moveToRangeStart w:id="1950" w:author="Edu Fisica" w:date="2026-05-16T07:13:00Z" w:name="move229808011"/>
      <w:moveTo w:id="1951" w:author="Edu Fisica" w:date="2026-05-16T07:13:00Z">
        <w:r w:rsidRPr="00364BB9">
          <w:rPr>
            <w:sz w:val="20"/>
            <w:rPrChange w:id="1952" w:author="Edu Fisica" w:date="2026-05-16T07:13:00Z">
              <w:rPr/>
            </w:rPrChange>
          </w:rPr>
          <w:t>Desarrollo de actividad "</w:t>
        </w:r>
        <w:proofErr w:type="spellStart"/>
        <w:r w:rsidRPr="00364BB9">
          <w:rPr>
            <w:sz w:val="20"/>
            <w:rPrChange w:id="1953" w:author="Edu Fisica" w:date="2026-05-16T07:13:00Z">
              <w:rPr/>
            </w:rPrChange>
          </w:rPr>
          <w:t>Educapaz</w:t>
        </w:r>
        <w:proofErr w:type="spellEnd"/>
        <w:r w:rsidRPr="00364BB9">
          <w:rPr>
            <w:sz w:val="20"/>
            <w:rPrChange w:id="1954" w:author="Edu Fisica" w:date="2026-05-16T07:13:00Z">
              <w:rPr/>
            </w:rPrChange>
          </w:rPr>
          <w:t>"</w:t>
        </w:r>
      </w:moveTo>
      <w:bookmarkEnd w:id="1935"/>
      <w:bookmarkEnd w:id="1936"/>
      <w:bookmarkEnd w:id="1937"/>
      <w:moveToRangeEnd w:id="1950"/>
      <w:del w:id="1955" w:author="Edu Fisica" w:date="2026-05-16T07:13:00Z">
        <w:r w:rsidR="00616D3D" w:rsidRPr="00FF4F12">
          <w:rPr>
            <w:rFonts w:cs="Times New Roman"/>
            <w:noProof/>
            <w:lang w:val="es-CO"/>
          </w:rPr>
          <w:drawing>
            <wp:inline distT="0" distB="0" distL="0" distR="0" wp14:anchorId="1393F051" wp14:editId="2D76FC7D">
              <wp:extent cx="5433060" cy="3910421"/>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65272" cy="4005580"/>
                      </a:xfrm>
                      <a:prstGeom prst="rect">
                        <a:avLst/>
                      </a:prstGeom>
                    </pic:spPr>
                  </pic:pic>
                </a:graphicData>
              </a:graphic>
            </wp:inline>
          </w:drawing>
        </w:r>
      </w:del>
    </w:p>
    <w:p w14:paraId="3B762955" w14:textId="16B8B73B" w:rsidR="009656B7" w:rsidRPr="00364BB9" w:rsidRDefault="009656B7" w:rsidP="009656B7">
      <w:pPr>
        <w:pStyle w:val="Descripcin"/>
        <w:keepNext/>
        <w:jc w:val="both"/>
        <w:rPr>
          <w:ins w:id="1956" w:author="Edu Fisica" w:date="2026-05-16T07:13:00Z"/>
          <w:rFonts w:cs="Times New Roman"/>
          <w:sz w:val="20"/>
          <w:szCs w:val="20"/>
        </w:rPr>
      </w:pPr>
    </w:p>
    <w:p w14:paraId="2F89B485" w14:textId="48312FFF" w:rsidR="00364BB9" w:rsidRDefault="00364BB9" w:rsidP="009656B7">
      <w:pPr>
        <w:pBdr>
          <w:top w:val="nil"/>
          <w:left w:val="nil"/>
          <w:bottom w:val="nil"/>
          <w:right w:val="nil"/>
          <w:between w:val="nil"/>
        </w:pBdr>
        <w:ind w:firstLine="0"/>
        <w:jc w:val="center"/>
        <w:rPr>
          <w:ins w:id="1957" w:author="Edu Fisica" w:date="2026-05-16T07:13:00Z"/>
          <w:rFonts w:cs="Times New Roman"/>
        </w:rPr>
      </w:pPr>
      <w:ins w:id="1958" w:author="Edu Fisica" w:date="2026-05-16T07:13:00Z">
        <w:r w:rsidRPr="00FF4F12">
          <w:rPr>
            <w:rFonts w:cs="Times New Roman"/>
            <w:noProof/>
            <w:lang w:val="es-CO"/>
          </w:rPr>
          <w:drawing>
            <wp:anchor distT="0" distB="0" distL="114300" distR="114300" simplePos="0" relativeHeight="251729920" behindDoc="0" locked="0" layoutInCell="1" allowOverlap="1" wp14:anchorId="2A0AC8A2" wp14:editId="220B1278">
              <wp:simplePos x="0" y="0"/>
              <wp:positionH relativeFrom="margin">
                <wp:align>center</wp:align>
              </wp:positionH>
              <wp:positionV relativeFrom="paragraph">
                <wp:posOffset>59237</wp:posOffset>
              </wp:positionV>
              <wp:extent cx="5433060" cy="3910421"/>
              <wp:effectExtent l="0" t="0" r="0" b="0"/>
              <wp:wrapNone/>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433060" cy="3910421"/>
                      </a:xfrm>
                      <a:prstGeom prst="rect">
                        <a:avLst/>
                      </a:prstGeom>
                    </pic:spPr>
                  </pic:pic>
                </a:graphicData>
              </a:graphic>
            </wp:anchor>
          </w:drawing>
        </w:r>
      </w:ins>
    </w:p>
    <w:p w14:paraId="1D0CBEF1" w14:textId="028615CF" w:rsidR="00364BB9" w:rsidRDefault="00364BB9" w:rsidP="009656B7">
      <w:pPr>
        <w:pBdr>
          <w:top w:val="nil"/>
          <w:left w:val="nil"/>
          <w:bottom w:val="nil"/>
          <w:right w:val="nil"/>
          <w:between w:val="nil"/>
        </w:pBdr>
        <w:ind w:firstLine="0"/>
        <w:jc w:val="center"/>
        <w:rPr>
          <w:ins w:id="1959" w:author="Edu Fisica" w:date="2026-05-16T07:13:00Z"/>
          <w:rFonts w:cs="Times New Roman"/>
        </w:rPr>
      </w:pPr>
    </w:p>
    <w:p w14:paraId="3547AB82" w14:textId="76801219" w:rsidR="00364BB9" w:rsidRDefault="00364BB9" w:rsidP="009656B7">
      <w:pPr>
        <w:pBdr>
          <w:top w:val="nil"/>
          <w:left w:val="nil"/>
          <w:bottom w:val="nil"/>
          <w:right w:val="nil"/>
          <w:between w:val="nil"/>
        </w:pBdr>
        <w:ind w:firstLine="0"/>
        <w:jc w:val="center"/>
        <w:rPr>
          <w:ins w:id="1960" w:author="Edu Fisica" w:date="2026-05-16T07:13:00Z"/>
          <w:rFonts w:cs="Times New Roman"/>
        </w:rPr>
      </w:pPr>
    </w:p>
    <w:p w14:paraId="13A61C3C" w14:textId="1DD04E5A" w:rsidR="00364BB9" w:rsidRDefault="00364BB9" w:rsidP="009656B7">
      <w:pPr>
        <w:pBdr>
          <w:top w:val="nil"/>
          <w:left w:val="nil"/>
          <w:bottom w:val="nil"/>
          <w:right w:val="nil"/>
          <w:between w:val="nil"/>
        </w:pBdr>
        <w:ind w:firstLine="0"/>
        <w:jc w:val="center"/>
        <w:rPr>
          <w:ins w:id="1961" w:author="Edu Fisica" w:date="2026-05-16T07:13:00Z"/>
          <w:rFonts w:cs="Times New Roman"/>
        </w:rPr>
      </w:pPr>
    </w:p>
    <w:p w14:paraId="5B5A947B" w14:textId="0EB83C1A" w:rsidR="00364BB9" w:rsidRDefault="00364BB9" w:rsidP="009656B7">
      <w:pPr>
        <w:pBdr>
          <w:top w:val="nil"/>
          <w:left w:val="nil"/>
          <w:bottom w:val="nil"/>
          <w:right w:val="nil"/>
          <w:between w:val="nil"/>
        </w:pBdr>
        <w:ind w:firstLine="0"/>
        <w:jc w:val="center"/>
        <w:rPr>
          <w:ins w:id="1962" w:author="Edu Fisica" w:date="2026-05-16T07:13:00Z"/>
          <w:rFonts w:cs="Times New Roman"/>
        </w:rPr>
      </w:pPr>
    </w:p>
    <w:p w14:paraId="4CE66705" w14:textId="3E0AFFC9" w:rsidR="00364BB9" w:rsidRDefault="00364BB9" w:rsidP="009656B7">
      <w:pPr>
        <w:pBdr>
          <w:top w:val="nil"/>
          <w:left w:val="nil"/>
          <w:bottom w:val="nil"/>
          <w:right w:val="nil"/>
          <w:between w:val="nil"/>
        </w:pBdr>
        <w:ind w:firstLine="0"/>
        <w:jc w:val="center"/>
        <w:rPr>
          <w:ins w:id="1963" w:author="Edu Fisica" w:date="2026-05-16T07:13:00Z"/>
          <w:rFonts w:cs="Times New Roman"/>
        </w:rPr>
      </w:pPr>
    </w:p>
    <w:p w14:paraId="47039B1C" w14:textId="706259E2" w:rsidR="00364BB9" w:rsidRDefault="00364BB9" w:rsidP="009656B7">
      <w:pPr>
        <w:pBdr>
          <w:top w:val="nil"/>
          <w:left w:val="nil"/>
          <w:bottom w:val="nil"/>
          <w:right w:val="nil"/>
          <w:between w:val="nil"/>
        </w:pBdr>
        <w:ind w:firstLine="0"/>
        <w:jc w:val="center"/>
        <w:rPr>
          <w:ins w:id="1964" w:author="Edu Fisica" w:date="2026-05-16T07:13:00Z"/>
          <w:rFonts w:cs="Times New Roman"/>
        </w:rPr>
      </w:pPr>
    </w:p>
    <w:p w14:paraId="081F35B5" w14:textId="305C04F2" w:rsidR="00364BB9" w:rsidRDefault="00364BB9" w:rsidP="009656B7">
      <w:pPr>
        <w:pBdr>
          <w:top w:val="nil"/>
          <w:left w:val="nil"/>
          <w:bottom w:val="nil"/>
          <w:right w:val="nil"/>
          <w:between w:val="nil"/>
        </w:pBdr>
        <w:ind w:firstLine="0"/>
        <w:jc w:val="center"/>
        <w:rPr>
          <w:ins w:id="1965" w:author="Edu Fisica" w:date="2026-05-16T07:13:00Z"/>
          <w:rFonts w:cs="Times New Roman"/>
        </w:rPr>
      </w:pPr>
    </w:p>
    <w:p w14:paraId="5536877D" w14:textId="27F89C81" w:rsidR="00364BB9" w:rsidRDefault="00364BB9" w:rsidP="009656B7">
      <w:pPr>
        <w:pBdr>
          <w:top w:val="nil"/>
          <w:left w:val="nil"/>
          <w:bottom w:val="nil"/>
          <w:right w:val="nil"/>
          <w:between w:val="nil"/>
        </w:pBdr>
        <w:ind w:firstLine="0"/>
        <w:jc w:val="center"/>
        <w:rPr>
          <w:ins w:id="1966" w:author="Edu Fisica" w:date="2026-05-16T07:13:00Z"/>
          <w:rFonts w:cs="Times New Roman"/>
        </w:rPr>
      </w:pPr>
    </w:p>
    <w:p w14:paraId="0798CF64" w14:textId="0C58F098" w:rsidR="00364BB9" w:rsidRDefault="00364BB9" w:rsidP="009656B7">
      <w:pPr>
        <w:pBdr>
          <w:top w:val="nil"/>
          <w:left w:val="nil"/>
          <w:bottom w:val="nil"/>
          <w:right w:val="nil"/>
          <w:between w:val="nil"/>
        </w:pBdr>
        <w:ind w:firstLine="0"/>
        <w:jc w:val="center"/>
        <w:rPr>
          <w:ins w:id="1967" w:author="Edu Fisica" w:date="2026-05-16T07:13:00Z"/>
          <w:rFonts w:cs="Times New Roman"/>
        </w:rPr>
      </w:pPr>
    </w:p>
    <w:p w14:paraId="4B12B2B6" w14:textId="275ED280" w:rsidR="00364BB9" w:rsidRDefault="00364BB9" w:rsidP="009656B7">
      <w:pPr>
        <w:pBdr>
          <w:top w:val="nil"/>
          <w:left w:val="nil"/>
          <w:bottom w:val="nil"/>
          <w:right w:val="nil"/>
          <w:between w:val="nil"/>
        </w:pBdr>
        <w:ind w:firstLine="0"/>
        <w:jc w:val="center"/>
        <w:rPr>
          <w:ins w:id="1968" w:author="Edu Fisica" w:date="2026-05-16T07:13:00Z"/>
          <w:rFonts w:cs="Times New Roman"/>
        </w:rPr>
      </w:pPr>
    </w:p>
    <w:p w14:paraId="7BBE3EEE" w14:textId="4C8126C6" w:rsidR="00364BB9" w:rsidRDefault="00364BB9" w:rsidP="009656B7">
      <w:pPr>
        <w:pBdr>
          <w:top w:val="nil"/>
          <w:left w:val="nil"/>
          <w:bottom w:val="nil"/>
          <w:right w:val="nil"/>
          <w:between w:val="nil"/>
        </w:pBdr>
        <w:ind w:firstLine="0"/>
        <w:jc w:val="center"/>
        <w:rPr>
          <w:ins w:id="1969" w:author="Edu Fisica" w:date="2026-05-16T07:13:00Z"/>
          <w:rFonts w:cs="Times New Roman"/>
        </w:rPr>
      </w:pPr>
    </w:p>
    <w:p w14:paraId="11B94C94" w14:textId="317F0472" w:rsidR="00364BB9" w:rsidRPr="00364BB9" w:rsidRDefault="00364BB9" w:rsidP="00364BB9">
      <w:pPr>
        <w:pBdr>
          <w:top w:val="nil"/>
          <w:left w:val="nil"/>
          <w:bottom w:val="nil"/>
          <w:right w:val="nil"/>
          <w:between w:val="nil"/>
        </w:pBdr>
        <w:ind w:firstLine="0"/>
        <w:jc w:val="both"/>
        <w:rPr>
          <w:sz w:val="20"/>
          <w:rPrChange w:id="1970" w:author="Edu Fisica" w:date="2026-05-16T07:13:00Z">
            <w:rPr>
              <w:color w:val="FF0000"/>
            </w:rPr>
          </w:rPrChange>
        </w:rPr>
        <w:pPrChange w:id="1971" w:author="Edu Fisica" w:date="2026-05-16T07:13:00Z">
          <w:pPr>
            <w:pBdr>
              <w:top w:val="nil"/>
              <w:left w:val="nil"/>
              <w:bottom w:val="nil"/>
              <w:right w:val="nil"/>
              <w:between w:val="nil"/>
            </w:pBdr>
            <w:ind w:firstLine="0"/>
            <w:jc w:val="center"/>
          </w:pPr>
        </w:pPrChange>
      </w:pPr>
      <w:ins w:id="1972" w:author="Edu Fisica" w:date="2026-05-16T07:13:00Z">
        <w:r>
          <w:rPr>
            <w:rFonts w:cs="Times New Roman"/>
          </w:rPr>
          <w:tab/>
        </w:r>
      </w:ins>
      <w:r w:rsidRPr="00364BB9">
        <w:rPr>
          <w:i/>
          <w:sz w:val="20"/>
          <w:rPrChange w:id="1973" w:author="Edu Fisica" w:date="2026-05-16T07:13:00Z">
            <w:rPr>
              <w:color w:val="FF0000"/>
            </w:rPr>
          </w:rPrChange>
        </w:rPr>
        <w:t>Nota</w:t>
      </w:r>
      <w:del w:id="1974" w:author="Edu Fisica" w:date="2026-05-16T07:13:00Z">
        <w:r w:rsidR="00602600">
          <w:rPr>
            <w:rFonts w:cs="Times New Roman"/>
            <w:color w:val="FF0000"/>
          </w:rPr>
          <w:delText xml:space="preserve"> . imágenes</w:delText>
        </w:r>
      </w:del>
      <w:ins w:id="1975" w:author="Edu Fisica" w:date="2026-05-16T07:13:00Z">
        <w:r w:rsidRPr="00364BB9">
          <w:rPr>
            <w:rFonts w:cs="Times New Roman"/>
            <w:i/>
            <w:iCs/>
            <w:sz w:val="20"/>
            <w:szCs w:val="20"/>
          </w:rPr>
          <w:t xml:space="preserve">. </w:t>
        </w:r>
        <w:r w:rsidRPr="00364BB9">
          <w:rPr>
            <w:rFonts w:cs="Times New Roman"/>
            <w:sz w:val="20"/>
            <w:szCs w:val="20"/>
          </w:rPr>
          <w:t>Elaboración propia. Imágenes</w:t>
        </w:r>
      </w:ins>
      <w:r w:rsidRPr="00364BB9">
        <w:rPr>
          <w:sz w:val="20"/>
          <w:rPrChange w:id="1976" w:author="Edu Fisica" w:date="2026-05-16T07:13:00Z">
            <w:rPr>
              <w:color w:val="FF0000"/>
            </w:rPr>
          </w:rPrChange>
        </w:rPr>
        <w:t xml:space="preserve"> del desarrollo del taller </w:t>
      </w:r>
      <w:del w:id="1977" w:author="Edu Fisica" w:date="2026-05-16T07:13:00Z">
        <w:r w:rsidR="00602600">
          <w:rPr>
            <w:rFonts w:cs="Times New Roman"/>
            <w:color w:val="FF0000"/>
          </w:rPr>
          <w:delText>educapaz</w:delText>
        </w:r>
      </w:del>
      <w:ins w:id="1978" w:author="Edu Fisica" w:date="2026-05-16T07:13:00Z">
        <w:r w:rsidRPr="00364BB9">
          <w:rPr>
            <w:rFonts w:cs="Times New Roman"/>
            <w:sz w:val="20"/>
            <w:szCs w:val="20"/>
          </w:rPr>
          <w:t>“</w:t>
        </w:r>
        <w:proofErr w:type="spellStart"/>
        <w:r w:rsidRPr="00364BB9">
          <w:rPr>
            <w:rFonts w:cs="Times New Roman"/>
            <w:sz w:val="20"/>
            <w:szCs w:val="20"/>
          </w:rPr>
          <w:t>Educapaz</w:t>
        </w:r>
        <w:proofErr w:type="spellEnd"/>
        <w:r w:rsidRPr="00364BB9">
          <w:rPr>
            <w:rFonts w:cs="Times New Roman"/>
            <w:sz w:val="20"/>
            <w:szCs w:val="20"/>
          </w:rPr>
          <w:t>”</w:t>
        </w:r>
      </w:ins>
    </w:p>
    <w:p w14:paraId="1DC6DE92" w14:textId="7D769253" w:rsidR="00364BB9" w:rsidRDefault="00364BB9" w:rsidP="009656B7">
      <w:pPr>
        <w:pBdr>
          <w:top w:val="nil"/>
          <w:left w:val="nil"/>
          <w:bottom w:val="nil"/>
          <w:right w:val="nil"/>
          <w:between w:val="nil"/>
        </w:pBdr>
        <w:ind w:firstLine="0"/>
        <w:jc w:val="center"/>
        <w:rPr>
          <w:rFonts w:cs="Times New Roman"/>
        </w:rPr>
        <w:pPrChange w:id="1979" w:author="Edu Fisica" w:date="2026-05-16T07:13:00Z">
          <w:pPr>
            <w:pStyle w:val="Descripcin"/>
            <w:keepNext/>
            <w:ind w:firstLine="0"/>
            <w:jc w:val="both"/>
          </w:pPr>
        </w:pPrChange>
      </w:pPr>
    </w:p>
    <w:p w14:paraId="3F41D9D0" w14:textId="77777777" w:rsidR="00143231" w:rsidRDefault="009656B7" w:rsidP="009656B7">
      <w:pPr>
        <w:pStyle w:val="Descripcin"/>
        <w:keepNext/>
        <w:jc w:val="both"/>
        <w:rPr>
          <w:ins w:id="1980" w:author="Edu Fisica" w:date="2026-05-16T07:13:00Z"/>
          <w:rFonts w:cs="Times New Roman"/>
          <w:sz w:val="20"/>
          <w:szCs w:val="20"/>
        </w:rPr>
      </w:pPr>
      <w:bookmarkStart w:id="1981" w:name="_Toc227606252"/>
      <w:bookmarkStart w:id="1982" w:name="_Toc227682423"/>
      <w:bookmarkStart w:id="1983" w:name="_Toc229133585"/>
      <w:bookmarkStart w:id="1984" w:name="_Toc227692932"/>
      <w:r w:rsidRPr="00364BB9">
        <w:rPr>
          <w:sz w:val="20"/>
          <w:rPrChange w:id="1985" w:author="Edu Fisica" w:date="2026-05-16T07:13:00Z">
            <w:rPr/>
          </w:rPrChange>
        </w:rPr>
        <w:t xml:space="preserve">Figura  </w:t>
      </w:r>
      <w:r w:rsidRPr="00364BB9">
        <w:rPr>
          <w:sz w:val="20"/>
          <w:rPrChange w:id="1986" w:author="Edu Fisica" w:date="2026-05-16T07:13:00Z">
            <w:rPr/>
          </w:rPrChange>
        </w:rPr>
        <w:fldChar w:fldCharType="begin"/>
      </w:r>
      <w:r w:rsidRPr="00364BB9">
        <w:rPr>
          <w:sz w:val="20"/>
          <w:rPrChange w:id="1987" w:author="Edu Fisica" w:date="2026-05-16T07:13:00Z">
            <w:rPr/>
          </w:rPrChange>
        </w:rPr>
        <w:instrText xml:space="preserve"> SEQ Figura_ \* ARABIC </w:instrText>
      </w:r>
      <w:r w:rsidRPr="00364BB9">
        <w:rPr>
          <w:sz w:val="20"/>
          <w:rPrChange w:id="1988" w:author="Edu Fisica" w:date="2026-05-16T07:13:00Z">
            <w:rPr/>
          </w:rPrChange>
        </w:rPr>
        <w:fldChar w:fldCharType="separate"/>
      </w:r>
      <w:r w:rsidR="0068461A" w:rsidRPr="00364BB9">
        <w:rPr>
          <w:sz w:val="20"/>
          <w:rPrChange w:id="1989" w:author="Edu Fisica" w:date="2026-05-16T07:13:00Z">
            <w:rPr/>
          </w:rPrChange>
        </w:rPr>
        <w:t>13</w:t>
      </w:r>
      <w:r w:rsidRPr="00364BB9">
        <w:rPr>
          <w:sz w:val="20"/>
          <w:rPrChange w:id="1990" w:author="Edu Fisica" w:date="2026-05-16T07:13:00Z">
            <w:rPr/>
          </w:rPrChange>
        </w:rPr>
        <w:fldChar w:fldCharType="end"/>
      </w:r>
      <w:r w:rsidRPr="00364BB9">
        <w:rPr>
          <w:sz w:val="20"/>
          <w:rPrChange w:id="1991" w:author="Edu Fisica" w:date="2026-05-16T07:13:00Z">
            <w:rPr/>
          </w:rPrChange>
        </w:rPr>
        <w:t xml:space="preserve"> </w:t>
      </w:r>
    </w:p>
    <w:p w14:paraId="42DFE296" w14:textId="671F8518" w:rsidR="009656B7" w:rsidRPr="00364BB9" w:rsidRDefault="009656B7" w:rsidP="009656B7">
      <w:pPr>
        <w:pStyle w:val="Descripcin"/>
        <w:keepNext/>
        <w:jc w:val="both"/>
        <w:rPr>
          <w:sz w:val="20"/>
          <w:rPrChange w:id="1992" w:author="Edu Fisica" w:date="2026-05-16T07:13:00Z">
            <w:rPr/>
          </w:rPrChange>
        </w:rPr>
      </w:pPr>
      <w:r w:rsidRPr="00364BB9">
        <w:rPr>
          <w:sz w:val="20"/>
          <w:rPrChange w:id="1993" w:author="Edu Fisica" w:date="2026-05-16T07:13:00Z">
            <w:rPr/>
          </w:rPrChange>
        </w:rPr>
        <w:t xml:space="preserve">Entrevista realizada por la Prensa </w:t>
      </w:r>
      <w:proofErr w:type="spellStart"/>
      <w:r w:rsidRPr="00364BB9">
        <w:rPr>
          <w:sz w:val="20"/>
          <w:rPrChange w:id="1994" w:author="Edu Fisica" w:date="2026-05-16T07:13:00Z">
            <w:rPr/>
          </w:rPrChange>
        </w:rPr>
        <w:t>Galanista</w:t>
      </w:r>
      <w:bookmarkEnd w:id="1981"/>
      <w:bookmarkEnd w:id="1982"/>
      <w:bookmarkEnd w:id="1983"/>
      <w:bookmarkEnd w:id="1984"/>
      <w:proofErr w:type="spellEnd"/>
    </w:p>
    <w:p w14:paraId="2746C5AC" w14:textId="77777777" w:rsidR="00616D3D" w:rsidRPr="00FF4F12" w:rsidRDefault="00616D3D" w:rsidP="00616D3D">
      <w:pPr>
        <w:pBdr>
          <w:top w:val="nil"/>
          <w:left w:val="nil"/>
          <w:bottom w:val="nil"/>
          <w:right w:val="nil"/>
          <w:between w:val="nil"/>
        </w:pBdr>
        <w:ind w:firstLine="0"/>
        <w:jc w:val="both"/>
        <w:rPr>
          <w:rFonts w:eastAsia="Times New Roman" w:cs="Times New Roman"/>
          <w:bCs/>
        </w:rPr>
      </w:pPr>
      <w:r w:rsidRPr="00FF4F12">
        <w:rPr>
          <w:rFonts w:eastAsia="Times New Roman" w:cs="Times New Roman"/>
          <w:bCs/>
          <w:noProof/>
          <w:lang w:val="es-CO"/>
        </w:rPr>
        <w:drawing>
          <wp:inline distT="0" distB="0" distL="0" distR="0" wp14:anchorId="2960AD09" wp14:editId="7CDB05F6">
            <wp:extent cx="5600700" cy="5399773"/>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6510" cy="5415016"/>
                    </a:xfrm>
                    <a:prstGeom prst="rect">
                      <a:avLst/>
                    </a:prstGeom>
                  </pic:spPr>
                </pic:pic>
              </a:graphicData>
            </a:graphic>
          </wp:inline>
        </w:drawing>
      </w:r>
    </w:p>
    <w:p w14:paraId="611A2BA1" w14:textId="0152F200" w:rsidR="00616D3D" w:rsidRPr="00B3684A" w:rsidRDefault="00364BB9" w:rsidP="00364BB9">
      <w:pPr>
        <w:pBdr>
          <w:top w:val="nil"/>
          <w:left w:val="nil"/>
          <w:bottom w:val="nil"/>
          <w:right w:val="nil"/>
          <w:between w:val="nil"/>
        </w:pBdr>
        <w:ind w:firstLine="0"/>
        <w:rPr>
          <w:color w:val="FF0000"/>
          <w:sz w:val="20"/>
          <w:rPrChange w:id="1995" w:author="Edu Fisica" w:date="2026-05-16T07:13:00Z">
            <w:rPr>
              <w:color w:val="FF0000"/>
            </w:rPr>
          </w:rPrChange>
        </w:rPr>
        <w:pPrChange w:id="1996" w:author="Edu Fisica" w:date="2026-05-16T07:13:00Z">
          <w:pPr>
            <w:pBdr>
              <w:top w:val="nil"/>
              <w:left w:val="nil"/>
              <w:bottom w:val="nil"/>
              <w:right w:val="nil"/>
              <w:between w:val="nil"/>
            </w:pBdr>
            <w:ind w:firstLine="0"/>
            <w:jc w:val="center"/>
          </w:pPr>
        </w:pPrChange>
      </w:pPr>
      <w:ins w:id="1997" w:author="Edu Fisica" w:date="2026-05-16T07:13:00Z">
        <w:r>
          <w:rPr>
            <w:rFonts w:cs="Times New Roman"/>
            <w:color w:val="FF0000"/>
          </w:rPr>
          <w:tab/>
        </w:r>
      </w:ins>
      <w:r w:rsidRPr="00B3684A">
        <w:rPr>
          <w:i/>
          <w:sz w:val="20"/>
          <w:rPrChange w:id="1998" w:author="Edu Fisica" w:date="2026-05-16T07:13:00Z">
            <w:rPr>
              <w:color w:val="FF0000"/>
            </w:rPr>
          </w:rPrChange>
        </w:rPr>
        <w:t xml:space="preserve">Nota. </w:t>
      </w:r>
      <w:r w:rsidRPr="00B3684A">
        <w:rPr>
          <w:sz w:val="20"/>
          <w:rPrChange w:id="1999" w:author="Edu Fisica" w:date="2026-05-16T07:13:00Z">
            <w:rPr>
              <w:color w:val="FF0000"/>
            </w:rPr>
          </w:rPrChange>
        </w:rPr>
        <w:t>Imagen de</w:t>
      </w:r>
      <w:r w:rsidR="00B3684A" w:rsidRPr="00B3684A">
        <w:rPr>
          <w:sz w:val="20"/>
          <w:rPrChange w:id="2000" w:author="Edu Fisica" w:date="2026-05-16T07:13:00Z">
            <w:rPr>
              <w:color w:val="FF0000"/>
            </w:rPr>
          </w:rPrChange>
        </w:rPr>
        <w:t xml:space="preserve"> la entrevista realizada por </w:t>
      </w:r>
      <w:del w:id="2001" w:author="Edu Fisica" w:date="2026-05-16T07:13:00Z">
        <w:r w:rsidR="00602600">
          <w:rPr>
            <w:rFonts w:cs="Times New Roman"/>
            <w:color w:val="FF0000"/>
          </w:rPr>
          <w:delText xml:space="preserve">la </w:delText>
        </w:r>
      </w:del>
      <w:r w:rsidR="00B3684A" w:rsidRPr="00B3684A">
        <w:rPr>
          <w:sz w:val="20"/>
          <w:rPrChange w:id="2002" w:author="Edu Fisica" w:date="2026-05-16T07:13:00Z">
            <w:rPr>
              <w:color w:val="FF0000"/>
            </w:rPr>
          </w:rPrChange>
        </w:rPr>
        <w:t xml:space="preserve">prensa </w:t>
      </w:r>
      <w:del w:id="2003" w:author="Edu Fisica" w:date="2026-05-16T07:13:00Z">
        <w:r w:rsidR="00602600">
          <w:rPr>
            <w:rFonts w:cs="Times New Roman"/>
            <w:color w:val="FF0000"/>
          </w:rPr>
          <w:delText xml:space="preserve">galanista </w:delText>
        </w:r>
      </w:del>
      <w:proofErr w:type="spellStart"/>
      <w:ins w:id="2004" w:author="Edu Fisica" w:date="2026-05-16T07:13:00Z">
        <w:r w:rsidR="00B3684A" w:rsidRPr="00B3684A">
          <w:rPr>
            <w:rFonts w:cs="Times New Roman"/>
            <w:sz w:val="20"/>
            <w:szCs w:val="20"/>
          </w:rPr>
          <w:t>Galanista</w:t>
        </w:r>
      </w:ins>
      <w:proofErr w:type="spellEnd"/>
      <w:r w:rsidR="00B3684A" w:rsidRPr="00B3684A">
        <w:rPr>
          <w:sz w:val="20"/>
          <w:rPrChange w:id="2005" w:author="Edu Fisica" w:date="2026-05-16T07:13:00Z">
            <w:rPr>
              <w:color w:val="FF0000"/>
            </w:rPr>
          </w:rPrChange>
        </w:rPr>
        <w:t xml:space="preserve"> a las investigadoras</w:t>
      </w:r>
      <w:ins w:id="2006" w:author="Edu Fisica" w:date="2026-05-16T07:13:00Z">
        <w:r w:rsidR="00B3684A" w:rsidRPr="00B3684A">
          <w:rPr>
            <w:rFonts w:cs="Times New Roman"/>
            <w:sz w:val="20"/>
            <w:szCs w:val="20"/>
          </w:rPr>
          <w:t>.</w:t>
        </w:r>
        <w:r w:rsidRPr="00B3684A">
          <w:rPr>
            <w:rFonts w:cs="Times New Roman"/>
            <w:sz w:val="20"/>
            <w:szCs w:val="20"/>
          </w:rPr>
          <w:t xml:space="preserve"> </w:t>
        </w:r>
      </w:ins>
    </w:p>
    <w:p w14:paraId="440898A7" w14:textId="661AA8DD" w:rsidR="00616D3D" w:rsidRPr="00FF4F12" w:rsidRDefault="00616D3D" w:rsidP="00616D3D">
      <w:pPr>
        <w:pBdr>
          <w:top w:val="nil"/>
          <w:left w:val="nil"/>
          <w:bottom w:val="nil"/>
          <w:right w:val="nil"/>
          <w:between w:val="nil"/>
        </w:pBdr>
        <w:ind w:firstLine="0"/>
        <w:jc w:val="both"/>
        <w:rPr>
          <w:rFonts w:eastAsia="Times New Roman" w:cs="Times New Roman"/>
          <w:bCs/>
        </w:rPr>
      </w:pPr>
      <w:del w:id="2007" w:author="Edu Fisica" w:date="2026-05-16T07:13:00Z">
        <w:r w:rsidRPr="00FF4F12">
          <w:rPr>
            <w:rFonts w:eastAsia="Times New Roman" w:cs="Times New Roman"/>
            <w:bCs/>
          </w:rPr>
          <w:delText xml:space="preserve">   Los docentes, por su parte, concluyeron</w:delText>
        </w:r>
      </w:del>
      <w:ins w:id="2008" w:author="Edu Fisica" w:date="2026-05-16T07:13:00Z">
        <w:r w:rsidRPr="00FF4F12">
          <w:rPr>
            <w:rFonts w:eastAsia="Times New Roman" w:cs="Times New Roman"/>
            <w:bCs/>
          </w:rPr>
          <w:t xml:space="preserve">   </w:t>
        </w:r>
        <w:r w:rsidR="00B3684A">
          <w:rPr>
            <w:rFonts w:eastAsia="Times New Roman" w:cs="Times New Roman"/>
            <w:bCs/>
          </w:rPr>
          <w:t xml:space="preserve">El cuerpo </w:t>
        </w:r>
        <w:r w:rsidRPr="00FF4F12">
          <w:rPr>
            <w:rFonts w:eastAsia="Times New Roman" w:cs="Times New Roman"/>
            <w:bCs/>
          </w:rPr>
          <w:t>docente</w:t>
        </w:r>
        <w:r w:rsidR="00B3684A">
          <w:rPr>
            <w:rFonts w:eastAsia="Times New Roman" w:cs="Times New Roman"/>
            <w:bCs/>
          </w:rPr>
          <w:t xml:space="preserve"> de la institución, finalizada la actividad</w:t>
        </w:r>
        <w:r w:rsidRPr="00FF4F12">
          <w:rPr>
            <w:rFonts w:eastAsia="Times New Roman" w:cs="Times New Roman"/>
            <w:bCs/>
          </w:rPr>
          <w:t>, concluy</w:t>
        </w:r>
        <w:r w:rsidR="00B3684A">
          <w:rPr>
            <w:rFonts w:eastAsia="Times New Roman" w:cs="Times New Roman"/>
            <w:bCs/>
          </w:rPr>
          <w:t>ó</w:t>
        </w:r>
      </w:ins>
      <w:r w:rsidRPr="00FF4F12">
        <w:rPr>
          <w:rFonts w:eastAsia="Times New Roman" w:cs="Times New Roman"/>
          <w:bCs/>
        </w:rPr>
        <w:t xml:space="preserve"> que la educación para la paz constituye un camino hacia un futuro más armonioso y sostenible, en el cual se aprenden valores como la empatía, la tolerancia y la resolución pacífica de conflictos. La jornada reafirmó la importancia de promover entornos escolares seguros y solidarios, donde se fomente la convivencia y la transformación de los conflictos sin violencia.</w:t>
      </w:r>
    </w:p>
    <w:p w14:paraId="303984AE" w14:textId="77777777" w:rsidR="00143231" w:rsidRDefault="009656B7" w:rsidP="009656B7">
      <w:pPr>
        <w:pStyle w:val="Descripcin"/>
        <w:keepNext/>
        <w:rPr>
          <w:ins w:id="2009" w:author="Edu Fisica" w:date="2026-05-16T07:13:00Z"/>
          <w:rFonts w:cs="Times New Roman"/>
          <w:sz w:val="20"/>
          <w:szCs w:val="20"/>
        </w:rPr>
      </w:pPr>
      <w:bookmarkStart w:id="2010" w:name="_Toc227605697"/>
      <w:bookmarkStart w:id="2011" w:name="_Toc229133606"/>
      <w:bookmarkStart w:id="2012" w:name="_Toc227692994"/>
      <w:r w:rsidRPr="00B3684A">
        <w:rPr>
          <w:sz w:val="20"/>
          <w:rPrChange w:id="2013" w:author="Edu Fisica" w:date="2026-05-16T07:13:00Z">
            <w:rPr/>
          </w:rPrChange>
        </w:rPr>
        <w:t xml:space="preserve">Tabla </w:t>
      </w:r>
      <w:r w:rsidRPr="00B3684A">
        <w:rPr>
          <w:sz w:val="20"/>
          <w:rPrChange w:id="2014" w:author="Edu Fisica" w:date="2026-05-16T07:13:00Z">
            <w:rPr/>
          </w:rPrChange>
        </w:rPr>
        <w:fldChar w:fldCharType="begin"/>
      </w:r>
      <w:r w:rsidRPr="00B3684A">
        <w:rPr>
          <w:sz w:val="20"/>
          <w:rPrChange w:id="2015" w:author="Edu Fisica" w:date="2026-05-16T07:13:00Z">
            <w:rPr/>
          </w:rPrChange>
        </w:rPr>
        <w:instrText xml:space="preserve"> SEQ Tabla \* ARABIC </w:instrText>
      </w:r>
      <w:r w:rsidRPr="00B3684A">
        <w:rPr>
          <w:sz w:val="20"/>
          <w:rPrChange w:id="2016" w:author="Edu Fisica" w:date="2026-05-16T07:13:00Z">
            <w:rPr/>
          </w:rPrChange>
        </w:rPr>
        <w:fldChar w:fldCharType="separate"/>
      </w:r>
      <w:r w:rsidR="0072781F" w:rsidRPr="00B3684A">
        <w:rPr>
          <w:sz w:val="20"/>
          <w:rPrChange w:id="2017" w:author="Edu Fisica" w:date="2026-05-16T07:13:00Z">
            <w:rPr/>
          </w:rPrChange>
        </w:rPr>
        <w:t>7</w:t>
      </w:r>
      <w:r w:rsidRPr="00B3684A">
        <w:rPr>
          <w:sz w:val="20"/>
          <w:rPrChange w:id="2018" w:author="Edu Fisica" w:date="2026-05-16T07:13:00Z">
            <w:rPr/>
          </w:rPrChange>
        </w:rPr>
        <w:fldChar w:fldCharType="end"/>
      </w:r>
      <w:r w:rsidRPr="00B3684A">
        <w:rPr>
          <w:sz w:val="20"/>
          <w:rPrChange w:id="2019" w:author="Edu Fisica" w:date="2026-05-16T07:13:00Z">
            <w:rPr/>
          </w:rPrChange>
        </w:rPr>
        <w:t xml:space="preserve"> </w:t>
      </w:r>
    </w:p>
    <w:p w14:paraId="3030E056" w14:textId="5C4DD036" w:rsidR="009656B7" w:rsidRPr="00B3684A" w:rsidRDefault="009656B7" w:rsidP="009656B7">
      <w:pPr>
        <w:pStyle w:val="Descripcin"/>
        <w:keepNext/>
        <w:rPr>
          <w:sz w:val="20"/>
          <w:rPrChange w:id="2020" w:author="Edu Fisica" w:date="2026-05-16T07:13:00Z">
            <w:rPr/>
          </w:rPrChange>
        </w:rPr>
      </w:pPr>
      <w:r w:rsidRPr="00B3684A">
        <w:rPr>
          <w:sz w:val="20"/>
          <w:rPrChange w:id="2021" w:author="Edu Fisica" w:date="2026-05-16T07:13:00Z">
            <w:rPr/>
          </w:rPrChange>
        </w:rPr>
        <w:t>Análisis de resultados - Registros audiovisuales - Grado 6-1.</w:t>
      </w:r>
      <w:bookmarkEnd w:id="2010"/>
      <w:bookmarkEnd w:id="2011"/>
      <w:bookmarkEnd w:id="2012"/>
    </w:p>
    <w:tbl>
      <w:tblPr>
        <w:tblStyle w:val="Tablanormal2"/>
        <w:tblW w:w="8886" w:type="dxa"/>
        <w:tblLook w:val="04A0" w:firstRow="1" w:lastRow="0" w:firstColumn="1" w:lastColumn="0" w:noHBand="0" w:noVBand="1"/>
        <w:tblPrChange w:id="2022" w:author="Edu Fisica" w:date="2026-05-16T07:13:00Z">
          <w:tblPr>
            <w:tblStyle w:val="Tablaconcuadrcula"/>
            <w:tblW w:w="8886" w:type="dxa"/>
            <w:tblLook w:val="04A0" w:firstRow="1" w:lastRow="0" w:firstColumn="1" w:lastColumn="0" w:noHBand="0" w:noVBand="1"/>
          </w:tblPr>
        </w:tblPrChange>
      </w:tblPr>
      <w:tblGrid>
        <w:gridCol w:w="1831"/>
        <w:gridCol w:w="2421"/>
        <w:gridCol w:w="2026"/>
        <w:gridCol w:w="2608"/>
        <w:tblGridChange w:id="2023">
          <w:tblGrid>
            <w:gridCol w:w="1743"/>
            <w:gridCol w:w="2461"/>
            <w:gridCol w:w="2051"/>
            <w:gridCol w:w="2631"/>
          </w:tblGrid>
        </w:tblGridChange>
      </w:tblGrid>
      <w:tr w:rsidR="00616D3D" w:rsidRPr="00B3684A" w14:paraId="106898FE" w14:textId="77777777" w:rsidTr="00C92C13">
        <w:trPr>
          <w:cnfStyle w:val="100000000000" w:firstRow="1" w:lastRow="0" w:firstColumn="0" w:lastColumn="0" w:oddVBand="0" w:evenVBand="0" w:oddHBand="0" w:evenHBand="0" w:firstRowFirstColumn="0" w:firstRowLastColumn="0" w:lastRowFirstColumn="0" w:lastRowLastColumn="0"/>
          <w:trHeight w:val="528"/>
          <w:trPrChange w:id="2024" w:author="Edu Fisica" w:date="2026-05-16T07:13:00Z">
            <w:trPr>
              <w:trHeight w:val="528"/>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2025" w:author="Edu Fisica" w:date="2026-05-16T07:13:00Z">
              <w:tcPr>
                <w:tcW w:w="0" w:type="auto"/>
                <w:tcBorders>
                  <w:bottom w:val="none" w:sz="0" w:space="0" w:color="auto"/>
                </w:tcBorders>
                <w:hideMark/>
              </w:tcPr>
            </w:tcPrChange>
          </w:tcPr>
          <w:p w14:paraId="14AF086B" w14:textId="77777777" w:rsidR="00616D3D" w:rsidRPr="00B3684A" w:rsidRDefault="00616D3D" w:rsidP="00E06C30">
            <w:pPr>
              <w:spacing w:line="240" w:lineRule="auto"/>
              <w:ind w:firstLine="0"/>
              <w:jc w:val="center"/>
              <w:cnfStyle w:val="101000000000" w:firstRow="1" w:lastRow="0" w:firstColumn="1" w:lastColumn="0" w:oddVBand="0" w:evenVBand="0" w:oddHBand="0" w:evenHBand="0" w:firstRowFirstColumn="0" w:firstRowLastColumn="0" w:lastRowFirstColumn="0" w:lastRowLastColumn="0"/>
              <w:rPr>
                <w:b w:val="0"/>
                <w:sz w:val="20"/>
                <w:rPrChange w:id="2026" w:author="Edu Fisica" w:date="2026-05-16T07:13:00Z">
                  <w:rPr>
                    <w:sz w:val="16"/>
                  </w:rPr>
                </w:rPrChange>
              </w:rPr>
            </w:pPr>
            <w:r w:rsidRPr="00B3684A">
              <w:rPr>
                <w:sz w:val="20"/>
                <w:rPrChange w:id="2027" w:author="Edu Fisica" w:date="2026-05-16T07:13:00Z">
                  <w:rPr>
                    <w:sz w:val="16"/>
                  </w:rPr>
                </w:rPrChange>
              </w:rPr>
              <w:t>Actividad / Estrategia</w:t>
            </w:r>
          </w:p>
        </w:tc>
        <w:tc>
          <w:tcPr>
            <w:tcW w:w="0" w:type="auto"/>
            <w:hideMark/>
            <w:tcPrChange w:id="2028" w:author="Edu Fisica" w:date="2026-05-16T07:13:00Z">
              <w:tcPr>
                <w:tcW w:w="0" w:type="auto"/>
                <w:tcBorders>
                  <w:bottom w:val="none" w:sz="0" w:space="0" w:color="auto"/>
                </w:tcBorders>
                <w:hideMark/>
              </w:tcPr>
            </w:tcPrChange>
          </w:tcPr>
          <w:p w14:paraId="19E2B5F5" w14:textId="77777777" w:rsidR="00616D3D" w:rsidRPr="00B3684A" w:rsidRDefault="00616D3D" w:rsidP="00E06C3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sz w:val="20"/>
                <w:rPrChange w:id="2029" w:author="Edu Fisica" w:date="2026-05-16T07:13:00Z">
                  <w:rPr>
                    <w:sz w:val="16"/>
                  </w:rPr>
                </w:rPrChange>
              </w:rPr>
            </w:pPr>
            <w:r w:rsidRPr="00B3684A">
              <w:rPr>
                <w:sz w:val="20"/>
                <w:rPrChange w:id="2030" w:author="Edu Fisica" w:date="2026-05-16T07:13:00Z">
                  <w:rPr>
                    <w:sz w:val="16"/>
                  </w:rPr>
                </w:rPrChange>
              </w:rPr>
              <w:t>Descripción observada</w:t>
            </w:r>
          </w:p>
        </w:tc>
        <w:tc>
          <w:tcPr>
            <w:tcW w:w="0" w:type="auto"/>
            <w:hideMark/>
            <w:tcPrChange w:id="2031" w:author="Edu Fisica" w:date="2026-05-16T07:13:00Z">
              <w:tcPr>
                <w:tcW w:w="0" w:type="auto"/>
                <w:tcBorders>
                  <w:bottom w:val="none" w:sz="0" w:space="0" w:color="auto"/>
                </w:tcBorders>
                <w:hideMark/>
              </w:tcPr>
            </w:tcPrChange>
          </w:tcPr>
          <w:p w14:paraId="296B3D9D" w14:textId="77777777" w:rsidR="00616D3D" w:rsidRPr="00B3684A" w:rsidRDefault="00616D3D" w:rsidP="00E06C3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sz w:val="20"/>
                <w:rPrChange w:id="2032" w:author="Edu Fisica" w:date="2026-05-16T07:13:00Z">
                  <w:rPr>
                    <w:sz w:val="16"/>
                  </w:rPr>
                </w:rPrChange>
              </w:rPr>
            </w:pPr>
            <w:r w:rsidRPr="00B3684A">
              <w:rPr>
                <w:sz w:val="20"/>
                <w:rPrChange w:id="2033" w:author="Edu Fisica" w:date="2026-05-16T07:13:00Z">
                  <w:rPr>
                    <w:sz w:val="16"/>
                  </w:rPr>
                </w:rPrChange>
              </w:rPr>
              <w:t>Expresiones espontáneas</w:t>
            </w:r>
          </w:p>
        </w:tc>
        <w:tc>
          <w:tcPr>
            <w:tcW w:w="0" w:type="auto"/>
            <w:hideMark/>
            <w:tcPrChange w:id="2034" w:author="Edu Fisica" w:date="2026-05-16T07:13:00Z">
              <w:tcPr>
                <w:tcW w:w="0" w:type="auto"/>
                <w:tcBorders>
                  <w:bottom w:val="none" w:sz="0" w:space="0" w:color="auto"/>
                </w:tcBorders>
                <w:hideMark/>
              </w:tcPr>
            </w:tcPrChange>
          </w:tcPr>
          <w:p w14:paraId="12278010" w14:textId="77777777" w:rsidR="00616D3D" w:rsidRPr="00B3684A" w:rsidRDefault="00616D3D" w:rsidP="00E06C3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sz w:val="20"/>
                <w:rPrChange w:id="2035" w:author="Edu Fisica" w:date="2026-05-16T07:13:00Z">
                  <w:rPr>
                    <w:sz w:val="16"/>
                  </w:rPr>
                </w:rPrChange>
              </w:rPr>
            </w:pPr>
            <w:r w:rsidRPr="00B3684A">
              <w:rPr>
                <w:sz w:val="20"/>
                <w:rPrChange w:id="2036" w:author="Edu Fisica" w:date="2026-05-16T07:13:00Z">
                  <w:rPr>
                    <w:sz w:val="16"/>
                  </w:rPr>
                </w:rPrChange>
              </w:rPr>
              <w:t>Contribución / Transformación</w:t>
            </w:r>
          </w:p>
        </w:tc>
      </w:tr>
      <w:tr w:rsidR="00616D3D" w:rsidRPr="00B3684A" w14:paraId="37772AE3" w14:textId="77777777" w:rsidTr="00C92C13">
        <w:trPr>
          <w:cnfStyle w:val="000000100000" w:firstRow="0" w:lastRow="0" w:firstColumn="0" w:lastColumn="0" w:oddVBand="0" w:evenVBand="0" w:oddHBand="1" w:evenHBand="0" w:firstRowFirstColumn="0" w:firstRowLastColumn="0" w:lastRowFirstColumn="0" w:lastRowLastColumn="0"/>
          <w:trHeight w:val="1471"/>
          <w:trPrChange w:id="2037" w:author="Edu Fisica" w:date="2026-05-16T07:13:00Z">
            <w:trPr>
              <w:trHeight w:val="1471"/>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2038" w:author="Edu Fisica" w:date="2026-05-16T07:13:00Z">
              <w:tcPr>
                <w:tcW w:w="0" w:type="auto"/>
                <w:tcBorders>
                  <w:top w:val="none" w:sz="0" w:space="0" w:color="auto"/>
                  <w:bottom w:val="none" w:sz="0" w:space="0" w:color="auto"/>
                </w:tcBorders>
                <w:hideMark/>
              </w:tcPr>
            </w:tcPrChange>
          </w:tcPr>
          <w:p w14:paraId="17C1FE13" w14:textId="77777777" w:rsidR="00616D3D" w:rsidRPr="00B3684A" w:rsidRDefault="00616D3D"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sz w:val="20"/>
                <w:rPrChange w:id="2039" w:author="Edu Fisica" w:date="2026-05-16T07:13:00Z">
                  <w:rPr>
                    <w:sz w:val="16"/>
                  </w:rPr>
                </w:rPrChange>
              </w:rPr>
            </w:pPr>
            <w:r w:rsidRPr="00B3684A">
              <w:rPr>
                <w:sz w:val="20"/>
                <w:rPrChange w:id="2040" w:author="Edu Fisica" w:date="2026-05-16T07:13:00Z">
                  <w:rPr>
                    <w:sz w:val="16"/>
                  </w:rPr>
                </w:rPrChange>
              </w:rPr>
              <w:t>Taller “La Educación Abraza la Memoria en la Búsqueda de la Paz”</w:t>
            </w:r>
          </w:p>
        </w:tc>
        <w:tc>
          <w:tcPr>
            <w:tcW w:w="0" w:type="auto"/>
            <w:hideMark/>
            <w:tcPrChange w:id="2041" w:author="Edu Fisica" w:date="2026-05-16T07:13:00Z">
              <w:tcPr>
                <w:tcW w:w="0" w:type="auto"/>
                <w:tcBorders>
                  <w:top w:val="none" w:sz="0" w:space="0" w:color="auto"/>
                  <w:bottom w:val="none" w:sz="0" w:space="0" w:color="auto"/>
                </w:tcBorders>
                <w:hideMark/>
              </w:tcPr>
            </w:tcPrChange>
          </w:tcPr>
          <w:p w14:paraId="083CE26B" w14:textId="77777777" w:rsidR="00616D3D" w:rsidRPr="00B3684A" w:rsidRDefault="00616D3D"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sz w:val="20"/>
                <w:rPrChange w:id="2042" w:author="Edu Fisica" w:date="2026-05-16T07:13:00Z">
                  <w:rPr>
                    <w:sz w:val="16"/>
                  </w:rPr>
                </w:rPrChange>
              </w:rPr>
            </w:pPr>
            <w:r w:rsidRPr="00B3684A">
              <w:rPr>
                <w:sz w:val="20"/>
                <w:rPrChange w:id="2043" w:author="Edu Fisica" w:date="2026-05-16T07:13:00Z">
                  <w:rPr>
                    <w:sz w:val="16"/>
                  </w:rPr>
                </w:rPrChange>
              </w:rPr>
              <w:t>Se abordó el desplazamiento forzado mediante lectura, lluvia de ideas y construcción de sopas de letras con mensajes de reconciliación.</w:t>
            </w:r>
          </w:p>
        </w:tc>
        <w:tc>
          <w:tcPr>
            <w:tcW w:w="0" w:type="auto"/>
            <w:hideMark/>
            <w:tcPrChange w:id="2044" w:author="Edu Fisica" w:date="2026-05-16T07:13:00Z">
              <w:tcPr>
                <w:tcW w:w="0" w:type="auto"/>
                <w:tcBorders>
                  <w:top w:val="none" w:sz="0" w:space="0" w:color="auto"/>
                  <w:bottom w:val="none" w:sz="0" w:space="0" w:color="auto"/>
                </w:tcBorders>
                <w:hideMark/>
              </w:tcPr>
            </w:tcPrChange>
          </w:tcPr>
          <w:p w14:paraId="22C6C93D" w14:textId="77777777" w:rsidR="00616D3D" w:rsidRPr="00B3684A" w:rsidRDefault="00616D3D"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sz w:val="20"/>
                <w:rPrChange w:id="2045" w:author="Edu Fisica" w:date="2026-05-16T07:13:00Z">
                  <w:rPr>
                    <w:sz w:val="16"/>
                  </w:rPr>
                </w:rPrChange>
              </w:rPr>
            </w:pPr>
            <w:r w:rsidRPr="00B3684A">
              <w:rPr>
                <w:sz w:val="20"/>
                <w:rPrChange w:id="2046" w:author="Edu Fisica" w:date="2026-05-16T07:13:00Z">
                  <w:rPr>
                    <w:sz w:val="16"/>
                  </w:rPr>
                </w:rPrChange>
              </w:rPr>
              <w:t>“Es mejor hablar que pelear”, “la ley nos cuida”, “cuando cumplimos lo que nos toca, hay menos problemas”.</w:t>
            </w:r>
          </w:p>
        </w:tc>
        <w:tc>
          <w:tcPr>
            <w:tcW w:w="0" w:type="auto"/>
            <w:hideMark/>
            <w:tcPrChange w:id="2047" w:author="Edu Fisica" w:date="2026-05-16T07:13:00Z">
              <w:tcPr>
                <w:tcW w:w="0" w:type="auto"/>
                <w:tcBorders>
                  <w:top w:val="none" w:sz="0" w:space="0" w:color="auto"/>
                  <w:bottom w:val="none" w:sz="0" w:space="0" w:color="auto"/>
                </w:tcBorders>
                <w:hideMark/>
              </w:tcPr>
            </w:tcPrChange>
          </w:tcPr>
          <w:p w14:paraId="3F22DCA3" w14:textId="77777777" w:rsidR="00616D3D" w:rsidRPr="00B3684A" w:rsidRDefault="00616D3D"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sz w:val="20"/>
                <w:rPrChange w:id="2048" w:author="Edu Fisica" w:date="2026-05-16T07:13:00Z">
                  <w:rPr>
                    <w:sz w:val="16"/>
                  </w:rPr>
                </w:rPrChange>
              </w:rPr>
            </w:pPr>
            <w:r w:rsidRPr="00B3684A">
              <w:rPr>
                <w:sz w:val="20"/>
                <w:rPrChange w:id="2049" w:author="Edu Fisica" w:date="2026-05-16T07:13:00Z">
                  <w:rPr>
                    <w:sz w:val="16"/>
                  </w:rPr>
                </w:rPrChange>
              </w:rPr>
              <w:t>Las emociones se transformaron en productos pedagógicos, sensibilizando sobre realidades sociales y fortaleciendo la reflexión crítica.</w:t>
            </w:r>
          </w:p>
        </w:tc>
      </w:tr>
      <w:tr w:rsidR="00616D3D" w:rsidRPr="00B3684A" w14:paraId="2E2E042A" w14:textId="77777777" w:rsidTr="00C92C13">
        <w:trPr>
          <w:trHeight w:val="1296"/>
          <w:trPrChange w:id="2050" w:author="Edu Fisica" w:date="2026-05-16T07:13:00Z">
            <w:trPr>
              <w:trHeight w:val="1296"/>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2051" w:author="Edu Fisica" w:date="2026-05-16T07:13:00Z">
              <w:tcPr>
                <w:tcW w:w="0" w:type="auto"/>
                <w:hideMark/>
              </w:tcPr>
            </w:tcPrChange>
          </w:tcPr>
          <w:p w14:paraId="71B51FDA" w14:textId="77777777" w:rsidR="00616D3D" w:rsidRPr="00B3684A" w:rsidRDefault="00616D3D" w:rsidP="00E06C30">
            <w:pPr>
              <w:spacing w:line="240" w:lineRule="auto"/>
              <w:ind w:firstLine="0"/>
              <w:rPr>
                <w:sz w:val="20"/>
                <w:rPrChange w:id="2052" w:author="Edu Fisica" w:date="2026-05-16T07:13:00Z">
                  <w:rPr>
                    <w:sz w:val="16"/>
                  </w:rPr>
                </w:rPrChange>
              </w:rPr>
            </w:pPr>
            <w:r w:rsidRPr="00B3684A">
              <w:rPr>
                <w:sz w:val="20"/>
                <w:rPrChange w:id="2053" w:author="Edu Fisica" w:date="2026-05-16T07:13:00Z">
                  <w:rPr>
                    <w:sz w:val="16"/>
                  </w:rPr>
                </w:rPrChange>
              </w:rPr>
              <w:t>Palabras emergentes</w:t>
            </w:r>
          </w:p>
        </w:tc>
        <w:tc>
          <w:tcPr>
            <w:tcW w:w="0" w:type="auto"/>
            <w:hideMark/>
            <w:tcPrChange w:id="2054" w:author="Edu Fisica" w:date="2026-05-16T07:13:00Z">
              <w:tcPr>
                <w:tcW w:w="0" w:type="auto"/>
                <w:hideMark/>
              </w:tcPr>
            </w:tcPrChange>
          </w:tcPr>
          <w:p w14:paraId="4C93E2C9" w14:textId="77777777" w:rsidR="00616D3D" w:rsidRPr="00B3684A" w:rsidRDefault="00616D3D"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sz w:val="20"/>
                <w:rPrChange w:id="2055" w:author="Edu Fisica" w:date="2026-05-16T07:13:00Z">
                  <w:rPr>
                    <w:sz w:val="16"/>
                  </w:rPr>
                </w:rPrChange>
              </w:rPr>
            </w:pPr>
            <w:r w:rsidRPr="00B3684A">
              <w:rPr>
                <w:sz w:val="20"/>
                <w:rPrChange w:id="2056" w:author="Edu Fisica" w:date="2026-05-16T07:13:00Z">
                  <w:rPr>
                    <w:sz w:val="16"/>
                  </w:rPr>
                </w:rPrChange>
              </w:rPr>
              <w:t>Respeto, dignidad, dolor, esperanza, solidaridad, justicia, reconstrucción, futuro, paz.</w:t>
            </w:r>
          </w:p>
        </w:tc>
        <w:tc>
          <w:tcPr>
            <w:tcW w:w="0" w:type="auto"/>
            <w:hideMark/>
            <w:tcPrChange w:id="2057" w:author="Edu Fisica" w:date="2026-05-16T07:13:00Z">
              <w:tcPr>
                <w:tcW w:w="0" w:type="auto"/>
                <w:hideMark/>
              </w:tcPr>
            </w:tcPrChange>
          </w:tcPr>
          <w:p w14:paraId="607004C5" w14:textId="77777777" w:rsidR="00616D3D" w:rsidRPr="00B3684A" w:rsidRDefault="00616D3D"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sz w:val="20"/>
                <w:rPrChange w:id="2058" w:author="Edu Fisica" w:date="2026-05-16T07:13:00Z">
                  <w:rPr>
                    <w:sz w:val="16"/>
                  </w:rPr>
                </w:rPrChange>
              </w:rPr>
            </w:pPr>
            <w:r w:rsidRPr="00B3684A">
              <w:rPr>
                <w:sz w:val="20"/>
                <w:rPrChange w:id="2059" w:author="Edu Fisica" w:date="2026-05-16T07:13:00Z">
                  <w:rPr>
                    <w:sz w:val="16"/>
                  </w:rPr>
                </w:rPrChange>
              </w:rPr>
              <w:t>Expresiones de los estudiantes que reflejaron sentimientos de pérdida y esperanza.</w:t>
            </w:r>
          </w:p>
        </w:tc>
        <w:tc>
          <w:tcPr>
            <w:tcW w:w="0" w:type="auto"/>
            <w:hideMark/>
            <w:tcPrChange w:id="2060" w:author="Edu Fisica" w:date="2026-05-16T07:13:00Z">
              <w:tcPr>
                <w:tcW w:w="0" w:type="auto"/>
                <w:hideMark/>
              </w:tcPr>
            </w:tcPrChange>
          </w:tcPr>
          <w:p w14:paraId="4473EBE8" w14:textId="77777777" w:rsidR="00616D3D" w:rsidRPr="00B3684A" w:rsidRDefault="00616D3D"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sz w:val="20"/>
                <w:rPrChange w:id="2061" w:author="Edu Fisica" w:date="2026-05-16T07:13:00Z">
                  <w:rPr>
                    <w:sz w:val="16"/>
                  </w:rPr>
                </w:rPrChange>
              </w:rPr>
            </w:pPr>
            <w:r w:rsidRPr="00B3684A">
              <w:rPr>
                <w:sz w:val="20"/>
                <w:rPrChange w:id="2062" w:author="Edu Fisica" w:date="2026-05-16T07:13:00Z">
                  <w:rPr>
                    <w:sz w:val="16"/>
                  </w:rPr>
                </w:rPrChange>
              </w:rPr>
              <w:t>Permitieron vincular la memoria del conflicto con aprendizajes significativos sobre derechos, equidad y convivencia.</w:t>
            </w:r>
          </w:p>
        </w:tc>
      </w:tr>
      <w:tr w:rsidR="00616D3D" w:rsidRPr="00B3684A" w14:paraId="63765FB9" w14:textId="77777777" w:rsidTr="00C92C13">
        <w:trPr>
          <w:cnfStyle w:val="000000100000" w:firstRow="0" w:lastRow="0" w:firstColumn="0" w:lastColumn="0" w:oddVBand="0" w:evenVBand="0" w:oddHBand="1" w:evenHBand="0" w:firstRowFirstColumn="0" w:firstRowLastColumn="0" w:lastRowFirstColumn="0" w:lastRowLastColumn="0"/>
          <w:trHeight w:val="1184"/>
          <w:trPrChange w:id="2063" w:author="Edu Fisica" w:date="2026-05-16T07:13:00Z">
            <w:trPr>
              <w:trHeight w:val="1184"/>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2064" w:author="Edu Fisica" w:date="2026-05-16T07:13:00Z">
              <w:tcPr>
                <w:tcW w:w="0" w:type="auto"/>
                <w:tcBorders>
                  <w:top w:val="none" w:sz="0" w:space="0" w:color="auto"/>
                  <w:bottom w:val="none" w:sz="0" w:space="0" w:color="auto"/>
                </w:tcBorders>
                <w:hideMark/>
              </w:tcPr>
            </w:tcPrChange>
          </w:tcPr>
          <w:p w14:paraId="366293C7" w14:textId="77777777" w:rsidR="00616D3D" w:rsidRPr="00B3684A" w:rsidRDefault="00616D3D"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sz w:val="20"/>
                <w:rPrChange w:id="2065" w:author="Edu Fisica" w:date="2026-05-16T07:13:00Z">
                  <w:rPr>
                    <w:sz w:val="16"/>
                  </w:rPr>
                </w:rPrChange>
              </w:rPr>
            </w:pPr>
            <w:r w:rsidRPr="00B3684A">
              <w:rPr>
                <w:sz w:val="20"/>
                <w:rPrChange w:id="2066" w:author="Edu Fisica" w:date="2026-05-16T07:13:00Z">
                  <w:rPr>
                    <w:sz w:val="16"/>
                  </w:rPr>
                </w:rPrChange>
              </w:rPr>
              <w:t>Producciones colectivas</w:t>
            </w:r>
          </w:p>
        </w:tc>
        <w:tc>
          <w:tcPr>
            <w:tcW w:w="0" w:type="auto"/>
            <w:hideMark/>
            <w:tcPrChange w:id="2067" w:author="Edu Fisica" w:date="2026-05-16T07:13:00Z">
              <w:tcPr>
                <w:tcW w:w="0" w:type="auto"/>
                <w:tcBorders>
                  <w:top w:val="none" w:sz="0" w:space="0" w:color="auto"/>
                  <w:bottom w:val="none" w:sz="0" w:space="0" w:color="auto"/>
                </w:tcBorders>
                <w:hideMark/>
              </w:tcPr>
            </w:tcPrChange>
          </w:tcPr>
          <w:p w14:paraId="7ECC0EEF" w14:textId="77777777" w:rsidR="00616D3D" w:rsidRPr="00B3684A" w:rsidRDefault="00616D3D"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sz w:val="20"/>
                <w:rPrChange w:id="2068" w:author="Edu Fisica" w:date="2026-05-16T07:13:00Z">
                  <w:rPr>
                    <w:sz w:val="16"/>
                  </w:rPr>
                </w:rPrChange>
              </w:rPr>
            </w:pPr>
            <w:r w:rsidRPr="00B3684A">
              <w:rPr>
                <w:sz w:val="20"/>
                <w:rPrChange w:id="2069" w:author="Edu Fisica" w:date="2026-05-16T07:13:00Z">
                  <w:rPr>
                    <w:sz w:val="16"/>
                  </w:rPr>
                </w:rPrChange>
              </w:rPr>
              <w:t>Sopas de letras, carteleras y mensajes acompañados de imágenes alusivas a la paz, exhibidos en espacios públicos de la institución.</w:t>
            </w:r>
          </w:p>
        </w:tc>
        <w:tc>
          <w:tcPr>
            <w:tcW w:w="0" w:type="auto"/>
            <w:hideMark/>
            <w:tcPrChange w:id="2070" w:author="Edu Fisica" w:date="2026-05-16T07:13:00Z">
              <w:tcPr>
                <w:tcW w:w="0" w:type="auto"/>
                <w:tcBorders>
                  <w:top w:val="none" w:sz="0" w:space="0" w:color="auto"/>
                  <w:bottom w:val="none" w:sz="0" w:space="0" w:color="auto"/>
                </w:tcBorders>
                <w:hideMark/>
              </w:tcPr>
            </w:tcPrChange>
          </w:tcPr>
          <w:p w14:paraId="7565D843" w14:textId="77777777" w:rsidR="00616D3D" w:rsidRPr="00B3684A" w:rsidRDefault="00616D3D"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sz w:val="20"/>
                <w:rPrChange w:id="2071" w:author="Edu Fisica" w:date="2026-05-16T07:13:00Z">
                  <w:rPr>
                    <w:sz w:val="16"/>
                  </w:rPr>
                </w:rPrChange>
              </w:rPr>
            </w:pPr>
            <w:r w:rsidRPr="00B3684A">
              <w:rPr>
                <w:sz w:val="20"/>
                <w:rPrChange w:id="2072" w:author="Edu Fisica" w:date="2026-05-16T07:13:00Z">
                  <w:rPr>
                    <w:sz w:val="16"/>
                  </w:rPr>
                </w:rPrChange>
              </w:rPr>
              <w:t>“La paz es de todos”, “cuando pintamos juntos es más bonito”.</w:t>
            </w:r>
          </w:p>
        </w:tc>
        <w:tc>
          <w:tcPr>
            <w:tcW w:w="0" w:type="auto"/>
            <w:hideMark/>
            <w:tcPrChange w:id="2073" w:author="Edu Fisica" w:date="2026-05-16T07:13:00Z">
              <w:tcPr>
                <w:tcW w:w="0" w:type="auto"/>
                <w:tcBorders>
                  <w:top w:val="none" w:sz="0" w:space="0" w:color="auto"/>
                  <w:bottom w:val="none" w:sz="0" w:space="0" w:color="auto"/>
                </w:tcBorders>
                <w:hideMark/>
              </w:tcPr>
            </w:tcPrChange>
          </w:tcPr>
          <w:p w14:paraId="5F2682D7" w14:textId="77777777" w:rsidR="00616D3D" w:rsidRPr="00B3684A" w:rsidRDefault="00616D3D"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sz w:val="20"/>
                <w:rPrChange w:id="2074" w:author="Edu Fisica" w:date="2026-05-16T07:13:00Z">
                  <w:rPr>
                    <w:sz w:val="16"/>
                  </w:rPr>
                </w:rPrChange>
              </w:rPr>
            </w:pPr>
            <w:r w:rsidRPr="00B3684A">
              <w:rPr>
                <w:sz w:val="20"/>
                <w:rPrChange w:id="2075" w:author="Edu Fisica" w:date="2026-05-16T07:13:00Z">
                  <w:rPr>
                    <w:sz w:val="16"/>
                  </w:rPr>
                </w:rPrChange>
              </w:rPr>
              <w:t>La socialización institucional dio visibilidad a los aprendizajes y generó diálogo colectivo sobre convivencia pacífica.</w:t>
            </w:r>
          </w:p>
        </w:tc>
      </w:tr>
      <w:tr w:rsidR="00616D3D" w:rsidRPr="00B3684A" w14:paraId="0B96FB59" w14:textId="77777777" w:rsidTr="00C92C13">
        <w:trPr>
          <w:trHeight w:val="1502"/>
          <w:trPrChange w:id="2076" w:author="Edu Fisica" w:date="2026-05-16T07:13:00Z">
            <w:trPr>
              <w:trHeight w:val="1502"/>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2077" w:author="Edu Fisica" w:date="2026-05-16T07:13:00Z">
              <w:tcPr>
                <w:tcW w:w="0" w:type="auto"/>
                <w:hideMark/>
              </w:tcPr>
            </w:tcPrChange>
          </w:tcPr>
          <w:p w14:paraId="4F433271" w14:textId="77777777" w:rsidR="00616D3D" w:rsidRPr="00B3684A" w:rsidRDefault="00616D3D" w:rsidP="00E06C30">
            <w:pPr>
              <w:spacing w:line="240" w:lineRule="auto"/>
              <w:ind w:firstLine="0"/>
              <w:rPr>
                <w:sz w:val="20"/>
                <w:rPrChange w:id="2078" w:author="Edu Fisica" w:date="2026-05-16T07:13:00Z">
                  <w:rPr>
                    <w:sz w:val="16"/>
                  </w:rPr>
                </w:rPrChange>
              </w:rPr>
            </w:pPr>
            <w:r w:rsidRPr="00B3684A">
              <w:rPr>
                <w:sz w:val="20"/>
                <w:rPrChange w:id="2079" w:author="Edu Fisica" w:date="2026-05-16T07:13:00Z">
                  <w:rPr>
                    <w:sz w:val="16"/>
                  </w:rPr>
                </w:rPrChange>
              </w:rPr>
              <w:t>Impacto pedagógico</w:t>
            </w:r>
          </w:p>
        </w:tc>
        <w:tc>
          <w:tcPr>
            <w:tcW w:w="0" w:type="auto"/>
            <w:hideMark/>
            <w:tcPrChange w:id="2080" w:author="Edu Fisica" w:date="2026-05-16T07:13:00Z">
              <w:tcPr>
                <w:tcW w:w="0" w:type="auto"/>
                <w:hideMark/>
              </w:tcPr>
            </w:tcPrChange>
          </w:tcPr>
          <w:p w14:paraId="5FF30B04" w14:textId="77777777" w:rsidR="00616D3D" w:rsidRPr="00B3684A" w:rsidRDefault="00616D3D"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sz w:val="20"/>
                <w:rPrChange w:id="2081" w:author="Edu Fisica" w:date="2026-05-16T07:13:00Z">
                  <w:rPr>
                    <w:sz w:val="16"/>
                  </w:rPr>
                </w:rPrChange>
              </w:rPr>
            </w:pPr>
            <w:r w:rsidRPr="00B3684A">
              <w:rPr>
                <w:sz w:val="20"/>
                <w:rPrChange w:id="2082" w:author="Edu Fisica" w:date="2026-05-16T07:13:00Z">
                  <w:rPr>
                    <w:sz w:val="16"/>
                  </w:rPr>
                </w:rPrChange>
              </w:rPr>
              <w:t>Reflexiones sobre memoria, derechos y ciudadanía, con énfasis en equidad de género y participación.</w:t>
            </w:r>
          </w:p>
        </w:tc>
        <w:tc>
          <w:tcPr>
            <w:tcW w:w="0" w:type="auto"/>
            <w:hideMark/>
            <w:tcPrChange w:id="2083" w:author="Edu Fisica" w:date="2026-05-16T07:13:00Z">
              <w:tcPr>
                <w:tcW w:w="0" w:type="auto"/>
                <w:hideMark/>
              </w:tcPr>
            </w:tcPrChange>
          </w:tcPr>
          <w:p w14:paraId="09FA7CDC" w14:textId="77777777" w:rsidR="00616D3D" w:rsidRPr="00B3684A" w:rsidRDefault="00616D3D"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sz w:val="20"/>
                <w:rPrChange w:id="2084" w:author="Edu Fisica" w:date="2026-05-16T07:13:00Z">
                  <w:rPr>
                    <w:sz w:val="16"/>
                  </w:rPr>
                </w:rPrChange>
              </w:rPr>
            </w:pPr>
            <w:r w:rsidRPr="00B3684A">
              <w:rPr>
                <w:sz w:val="20"/>
                <w:rPrChange w:id="2085" w:author="Edu Fisica" w:date="2026-05-16T07:13:00Z">
                  <w:rPr>
                    <w:sz w:val="16"/>
                  </w:rPr>
                </w:rPrChange>
              </w:rPr>
              <w:t>“Yo también puedo opinar”, “las niñas también podemos ser líderes”.</w:t>
            </w:r>
          </w:p>
        </w:tc>
        <w:tc>
          <w:tcPr>
            <w:tcW w:w="0" w:type="auto"/>
            <w:hideMark/>
            <w:tcPrChange w:id="2086" w:author="Edu Fisica" w:date="2026-05-16T07:13:00Z">
              <w:tcPr>
                <w:tcW w:w="0" w:type="auto"/>
                <w:hideMark/>
              </w:tcPr>
            </w:tcPrChange>
          </w:tcPr>
          <w:p w14:paraId="6994C6AE" w14:textId="77777777" w:rsidR="00616D3D" w:rsidRPr="00B3684A" w:rsidRDefault="00616D3D"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sz w:val="20"/>
                <w:rPrChange w:id="2087" w:author="Edu Fisica" w:date="2026-05-16T07:13:00Z">
                  <w:rPr>
                    <w:sz w:val="16"/>
                  </w:rPr>
                </w:rPrChange>
              </w:rPr>
            </w:pPr>
            <w:r w:rsidRPr="00B3684A">
              <w:rPr>
                <w:sz w:val="20"/>
                <w:rPrChange w:id="2088" w:author="Edu Fisica" w:date="2026-05-16T07:13:00Z">
                  <w:rPr>
                    <w:sz w:val="16"/>
                  </w:rPr>
                </w:rPrChange>
              </w:rPr>
              <w:t>Se fortalecieron valores de empatía, tolerancia, inclusión y responsabilidad compartida, transformando la manera de relacionarse en la escuela.</w:t>
            </w:r>
          </w:p>
        </w:tc>
      </w:tr>
    </w:tbl>
    <w:p w14:paraId="3A353BA8" w14:textId="6DC2C397" w:rsidR="00616D3D" w:rsidRPr="00B3684A" w:rsidRDefault="00616D3D" w:rsidP="00616D3D">
      <w:pPr>
        <w:pBdr>
          <w:top w:val="nil"/>
          <w:left w:val="nil"/>
          <w:bottom w:val="nil"/>
          <w:right w:val="nil"/>
          <w:between w:val="nil"/>
        </w:pBdr>
        <w:spacing w:before="240"/>
        <w:jc w:val="both"/>
        <w:rPr>
          <w:sz w:val="20"/>
          <w:rPrChange w:id="2089" w:author="Edu Fisica" w:date="2026-05-16T07:13:00Z">
            <w:rPr>
              <w:i/>
              <w:color w:val="FF0000"/>
            </w:rPr>
          </w:rPrChange>
        </w:rPr>
      </w:pPr>
      <w:r w:rsidRPr="00B3684A">
        <w:rPr>
          <w:i/>
          <w:sz w:val="20"/>
          <w:rPrChange w:id="2090" w:author="Edu Fisica" w:date="2026-05-16T07:13:00Z">
            <w:rPr>
              <w:i/>
              <w:color w:val="FF0000"/>
            </w:rPr>
          </w:rPrChange>
        </w:rPr>
        <w:t>Nota</w:t>
      </w:r>
      <w:r w:rsidR="00B3684A" w:rsidRPr="00B3684A">
        <w:rPr>
          <w:i/>
          <w:sz w:val="20"/>
          <w:rPrChange w:id="2091" w:author="Edu Fisica" w:date="2026-05-16T07:13:00Z">
            <w:rPr>
              <w:i/>
              <w:color w:val="FF0000"/>
            </w:rPr>
          </w:rPrChange>
        </w:rPr>
        <w:t xml:space="preserve">. </w:t>
      </w:r>
      <w:ins w:id="2092" w:author="Edu Fisica" w:date="2026-05-16T07:13:00Z">
        <w:r w:rsidR="00B3684A" w:rsidRPr="00B3684A">
          <w:rPr>
            <w:rFonts w:eastAsia="Times New Roman" w:cs="Times New Roman"/>
            <w:bCs/>
            <w:iCs/>
            <w:sz w:val="20"/>
            <w:szCs w:val="20"/>
          </w:rPr>
          <w:t xml:space="preserve">Elaboración propia. </w:t>
        </w:r>
      </w:ins>
      <w:r w:rsidR="00B3684A" w:rsidRPr="00B3684A">
        <w:rPr>
          <w:sz w:val="20"/>
          <w:rPrChange w:id="2093" w:author="Edu Fisica" w:date="2026-05-16T07:13:00Z">
            <w:rPr>
              <w:i/>
              <w:color w:val="FF0000"/>
            </w:rPr>
          </w:rPrChange>
        </w:rPr>
        <w:t>Aprendizaje significativo en torno a la paz y la convivencia</w:t>
      </w:r>
      <w:ins w:id="2094" w:author="Edu Fisica" w:date="2026-05-16T07:13:00Z">
        <w:r w:rsidR="00B3684A" w:rsidRPr="00B3684A">
          <w:rPr>
            <w:rFonts w:eastAsia="Times New Roman" w:cs="Times New Roman"/>
            <w:bCs/>
            <w:iCs/>
            <w:sz w:val="20"/>
            <w:szCs w:val="20"/>
          </w:rPr>
          <w:t>.</w:t>
        </w:r>
      </w:ins>
    </w:p>
    <w:p w14:paraId="7F5BA7CB" w14:textId="00D22E83" w:rsidR="00B3684A" w:rsidRDefault="00616D3D" w:rsidP="00616D3D">
      <w:pPr>
        <w:pBdr>
          <w:top w:val="nil"/>
          <w:left w:val="nil"/>
          <w:bottom w:val="nil"/>
          <w:right w:val="nil"/>
          <w:between w:val="nil"/>
        </w:pBdr>
        <w:spacing w:before="240"/>
        <w:jc w:val="both"/>
        <w:rPr>
          <w:rFonts w:eastAsia="Times New Roman" w:cs="Times New Roman"/>
          <w:bCs/>
        </w:rPr>
      </w:pPr>
      <w:del w:id="2095" w:author="Edu Fisica" w:date="2026-05-16T07:13:00Z">
        <w:r w:rsidRPr="00FF4F12">
          <w:rPr>
            <w:rFonts w:eastAsia="Times New Roman" w:cs="Times New Roman"/>
            <w:bCs/>
          </w:rPr>
          <w:delText xml:space="preserve"> Estrategia didáctica que permitió evidenciar y transformas las</w:delText>
        </w:r>
      </w:del>
      <w:ins w:id="2096" w:author="Edu Fisica" w:date="2026-05-16T07:13:00Z">
        <w:r w:rsidR="00B3684A">
          <w:rPr>
            <w:rFonts w:eastAsia="Times New Roman" w:cs="Times New Roman"/>
            <w:bCs/>
          </w:rPr>
          <w:t>La anterior tabla evidencia como los estudiantes del grado 6-1 transforman sus</w:t>
        </w:r>
      </w:ins>
      <w:r w:rsidR="00B3684A">
        <w:rPr>
          <w:rFonts w:eastAsia="Times New Roman" w:cs="Times New Roman"/>
          <w:bCs/>
        </w:rPr>
        <w:t xml:space="preserve"> expresiones espontaneas </w:t>
      </w:r>
      <w:del w:id="2097" w:author="Edu Fisica" w:date="2026-05-16T07:13:00Z">
        <w:r w:rsidRPr="00FF4F12">
          <w:rPr>
            <w:rFonts w:eastAsia="Times New Roman" w:cs="Times New Roman"/>
            <w:bCs/>
          </w:rPr>
          <w:delText xml:space="preserve">del grado 6-1, </w:delText>
        </w:r>
      </w:del>
      <w:r w:rsidR="00B3684A">
        <w:rPr>
          <w:rFonts w:eastAsia="Times New Roman" w:cs="Times New Roman"/>
          <w:bCs/>
        </w:rPr>
        <w:t>en aprendizajes significativos por la paz y la convivencia escolar</w:t>
      </w:r>
      <w:ins w:id="2098" w:author="Edu Fisica" w:date="2026-05-16T07:13:00Z">
        <w:r w:rsidR="00B3684A">
          <w:rPr>
            <w:rFonts w:eastAsia="Times New Roman" w:cs="Times New Roman"/>
            <w:bCs/>
          </w:rPr>
          <w:t>.</w:t>
        </w:r>
      </w:ins>
    </w:p>
    <w:p w14:paraId="273E69F5" w14:textId="7A4123E8" w:rsidR="00616D3D" w:rsidRPr="00FF4F12" w:rsidRDefault="00616D3D" w:rsidP="00616D3D">
      <w:pPr>
        <w:pBdr>
          <w:top w:val="nil"/>
          <w:left w:val="nil"/>
          <w:bottom w:val="nil"/>
          <w:right w:val="nil"/>
          <w:between w:val="nil"/>
        </w:pBdr>
        <w:spacing w:before="240"/>
        <w:jc w:val="both"/>
        <w:rPr>
          <w:rFonts w:eastAsia="Times New Roman" w:cs="Times New Roman"/>
          <w:bCs/>
        </w:rPr>
      </w:pPr>
      <w:r w:rsidRPr="00FF4F12">
        <w:rPr>
          <w:rFonts w:eastAsia="Times New Roman" w:cs="Times New Roman"/>
          <w:bCs/>
        </w:rPr>
        <w:t>Finalmente, como cuarto insumo, La Cátedra de la Paz; se aplicó de manera puntual como un insumo transversal, orientando las actividades hacia la formación ciudadana, la resolución pacífica de conflictos y la promoción de valores de inclusión y tolerancia. Su incorporación permitió que las metodologías activas y los recursos didácticos se articularan con un marco normativo vigente (Ley 1732 de 2014 y Decreto 1038 de 2015), garantizando que los procesos observados no solo respondieran a la práctica pedagógica cotidiana, sino también a los principios que fundamentan la educación para la paz en Colombia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616D3D" w:rsidRPr="00FF4F12" w14:paraId="17CEDAAF" w14:textId="77777777" w:rsidTr="00E06C30">
        <w:trPr>
          <w:tblCellSpacing w:w="15" w:type="dxa"/>
        </w:trPr>
        <w:tc>
          <w:tcPr>
            <w:tcW w:w="0" w:type="auto"/>
            <w:vAlign w:val="center"/>
            <w:hideMark/>
          </w:tcPr>
          <w:p w14:paraId="0CAD5C0A" w14:textId="77777777" w:rsidR="00143231" w:rsidRDefault="00B776BF" w:rsidP="00B776BF">
            <w:pPr>
              <w:pStyle w:val="Descripcin"/>
              <w:keepNext/>
              <w:rPr>
                <w:ins w:id="2099" w:author="Edu Fisica" w:date="2026-05-16T07:13:00Z"/>
                <w:rFonts w:cs="Times New Roman"/>
                <w:sz w:val="20"/>
                <w:szCs w:val="20"/>
              </w:rPr>
            </w:pPr>
            <w:bookmarkStart w:id="2100" w:name="_Toc227605698"/>
            <w:bookmarkStart w:id="2101" w:name="_Toc229133607"/>
            <w:bookmarkStart w:id="2102" w:name="_Toc227692995"/>
            <w:r w:rsidRPr="00B3684A">
              <w:rPr>
                <w:sz w:val="20"/>
                <w:rPrChange w:id="2103" w:author="Edu Fisica" w:date="2026-05-16T07:13:00Z">
                  <w:rPr/>
                </w:rPrChange>
              </w:rPr>
              <w:t xml:space="preserve">Tabla </w:t>
            </w:r>
            <w:r w:rsidRPr="00B3684A">
              <w:rPr>
                <w:sz w:val="20"/>
                <w:rPrChange w:id="2104" w:author="Edu Fisica" w:date="2026-05-16T07:13:00Z">
                  <w:rPr/>
                </w:rPrChange>
              </w:rPr>
              <w:fldChar w:fldCharType="begin"/>
            </w:r>
            <w:r w:rsidRPr="00B3684A">
              <w:rPr>
                <w:sz w:val="20"/>
                <w:rPrChange w:id="2105" w:author="Edu Fisica" w:date="2026-05-16T07:13:00Z">
                  <w:rPr/>
                </w:rPrChange>
              </w:rPr>
              <w:instrText xml:space="preserve"> SEQ Tabla \* ARABIC </w:instrText>
            </w:r>
            <w:r w:rsidRPr="00B3684A">
              <w:rPr>
                <w:sz w:val="20"/>
                <w:rPrChange w:id="2106" w:author="Edu Fisica" w:date="2026-05-16T07:13:00Z">
                  <w:rPr/>
                </w:rPrChange>
              </w:rPr>
              <w:fldChar w:fldCharType="separate"/>
            </w:r>
            <w:r w:rsidR="0072781F" w:rsidRPr="00B3684A">
              <w:rPr>
                <w:sz w:val="20"/>
                <w:rPrChange w:id="2107" w:author="Edu Fisica" w:date="2026-05-16T07:13:00Z">
                  <w:rPr/>
                </w:rPrChange>
              </w:rPr>
              <w:t>8</w:t>
            </w:r>
            <w:r w:rsidRPr="00B3684A">
              <w:rPr>
                <w:sz w:val="20"/>
                <w:rPrChange w:id="2108" w:author="Edu Fisica" w:date="2026-05-16T07:13:00Z">
                  <w:rPr/>
                </w:rPrChange>
              </w:rPr>
              <w:fldChar w:fldCharType="end"/>
            </w:r>
            <w:r w:rsidRPr="00B3684A">
              <w:rPr>
                <w:sz w:val="20"/>
                <w:rPrChange w:id="2109" w:author="Edu Fisica" w:date="2026-05-16T07:13:00Z">
                  <w:rPr/>
                </w:rPrChange>
              </w:rPr>
              <w:t xml:space="preserve"> </w:t>
            </w:r>
          </w:p>
          <w:p w14:paraId="2121A02F" w14:textId="29A3D19E" w:rsidR="00B776BF" w:rsidRPr="00B3684A" w:rsidRDefault="00B776BF" w:rsidP="00B776BF">
            <w:pPr>
              <w:pStyle w:val="Descripcin"/>
              <w:keepNext/>
              <w:rPr>
                <w:sz w:val="20"/>
                <w:rPrChange w:id="2110" w:author="Edu Fisica" w:date="2026-05-16T07:13:00Z">
                  <w:rPr/>
                </w:rPrChange>
              </w:rPr>
            </w:pPr>
            <w:r w:rsidRPr="00B3684A">
              <w:rPr>
                <w:sz w:val="20"/>
                <w:rPrChange w:id="2111" w:author="Edu Fisica" w:date="2026-05-16T07:13:00Z">
                  <w:rPr/>
                </w:rPrChange>
              </w:rPr>
              <w:t>Análisis de resultados - La Cátedra de la Paz - Grado 6-1</w:t>
            </w:r>
            <w:bookmarkEnd w:id="2100"/>
            <w:bookmarkEnd w:id="2101"/>
            <w:bookmarkEnd w:id="2102"/>
          </w:p>
          <w:tbl>
            <w:tblPr>
              <w:tblStyle w:val="Tablanormal2"/>
              <w:tblW w:w="0" w:type="auto"/>
              <w:tblLook w:val="04A0" w:firstRow="1" w:lastRow="0" w:firstColumn="1" w:lastColumn="0" w:noHBand="0" w:noVBand="1"/>
              <w:tblPrChange w:id="2112" w:author="Edu Fisica" w:date="2026-05-16T07:13:00Z">
                <w:tblPr>
                  <w:tblStyle w:val="Tablaconcuadrcula"/>
                  <w:tblW w:w="0" w:type="auto"/>
                  <w:tblLook w:val="04A0" w:firstRow="1" w:lastRow="0" w:firstColumn="1" w:lastColumn="0" w:noHBand="0" w:noVBand="1"/>
                </w:tblPr>
              </w:tblPrChange>
            </w:tblPr>
            <w:tblGrid>
              <w:gridCol w:w="1511"/>
              <w:gridCol w:w="3487"/>
              <w:gridCol w:w="4272"/>
              <w:tblGridChange w:id="2113">
                <w:tblGrid>
                  <w:gridCol w:w="1333"/>
                  <w:gridCol w:w="3569"/>
                  <w:gridCol w:w="4358"/>
                </w:tblGrid>
              </w:tblGridChange>
            </w:tblGrid>
            <w:tr w:rsidR="00616D3D" w:rsidRPr="00B3684A" w14:paraId="55CD4A54" w14:textId="77777777" w:rsidTr="00C92C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Change w:id="2114" w:author="Edu Fisica" w:date="2026-05-16T07:13:00Z">
                    <w:tcPr>
                      <w:tcW w:w="0" w:type="auto"/>
                      <w:tcBorders>
                        <w:bottom w:val="none" w:sz="0" w:space="0" w:color="auto"/>
                      </w:tcBorders>
                      <w:hideMark/>
                    </w:tcPr>
                  </w:tcPrChange>
                </w:tcPr>
                <w:p w14:paraId="1189F75A" w14:textId="77777777" w:rsidR="00616D3D" w:rsidRPr="00B3684A" w:rsidRDefault="00616D3D" w:rsidP="00E06C30">
                  <w:pPr>
                    <w:spacing w:line="240" w:lineRule="auto"/>
                    <w:ind w:firstLine="0"/>
                    <w:jc w:val="center"/>
                    <w:cnfStyle w:val="101000000000" w:firstRow="1" w:lastRow="0" w:firstColumn="1" w:lastColumn="0" w:oddVBand="0" w:evenVBand="0" w:oddHBand="0" w:evenHBand="0" w:firstRowFirstColumn="0" w:firstRowLastColumn="0" w:lastRowFirstColumn="0" w:lastRowLastColumn="0"/>
                    <w:rPr>
                      <w:b w:val="0"/>
                      <w:sz w:val="20"/>
                      <w:rPrChange w:id="2115" w:author="Edu Fisica" w:date="2026-05-16T07:13:00Z">
                        <w:rPr>
                          <w:sz w:val="16"/>
                        </w:rPr>
                      </w:rPrChange>
                    </w:rPr>
                  </w:pPr>
                  <w:r w:rsidRPr="00B3684A">
                    <w:rPr>
                      <w:sz w:val="20"/>
                      <w:rPrChange w:id="2116" w:author="Edu Fisica" w:date="2026-05-16T07:13:00Z">
                        <w:rPr>
                          <w:sz w:val="16"/>
                        </w:rPr>
                      </w:rPrChange>
                    </w:rPr>
                    <w:t>Actividad / Estrategia</w:t>
                  </w:r>
                </w:p>
              </w:tc>
              <w:tc>
                <w:tcPr>
                  <w:tcW w:w="0" w:type="auto"/>
                  <w:hideMark/>
                  <w:tcPrChange w:id="2117" w:author="Edu Fisica" w:date="2026-05-16T07:13:00Z">
                    <w:tcPr>
                      <w:tcW w:w="0" w:type="auto"/>
                      <w:tcBorders>
                        <w:bottom w:val="none" w:sz="0" w:space="0" w:color="auto"/>
                      </w:tcBorders>
                      <w:hideMark/>
                    </w:tcPr>
                  </w:tcPrChange>
                </w:tcPr>
                <w:p w14:paraId="74E2F0B6" w14:textId="77777777" w:rsidR="00616D3D" w:rsidRPr="00B3684A" w:rsidRDefault="00616D3D" w:rsidP="00E06C3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sz w:val="20"/>
                      <w:rPrChange w:id="2118" w:author="Edu Fisica" w:date="2026-05-16T07:13:00Z">
                        <w:rPr>
                          <w:sz w:val="16"/>
                        </w:rPr>
                      </w:rPrChange>
                    </w:rPr>
                  </w:pPr>
                  <w:r w:rsidRPr="00B3684A">
                    <w:rPr>
                      <w:sz w:val="20"/>
                      <w:rPrChange w:id="2119" w:author="Edu Fisica" w:date="2026-05-16T07:13:00Z">
                        <w:rPr>
                          <w:sz w:val="16"/>
                        </w:rPr>
                      </w:rPrChange>
                    </w:rPr>
                    <w:t>Descripción observada</w:t>
                  </w:r>
                </w:p>
              </w:tc>
              <w:tc>
                <w:tcPr>
                  <w:tcW w:w="0" w:type="auto"/>
                  <w:hideMark/>
                  <w:tcPrChange w:id="2120" w:author="Edu Fisica" w:date="2026-05-16T07:13:00Z">
                    <w:tcPr>
                      <w:tcW w:w="0" w:type="auto"/>
                      <w:tcBorders>
                        <w:bottom w:val="none" w:sz="0" w:space="0" w:color="auto"/>
                      </w:tcBorders>
                      <w:hideMark/>
                    </w:tcPr>
                  </w:tcPrChange>
                </w:tcPr>
                <w:p w14:paraId="41397F16" w14:textId="77777777" w:rsidR="00616D3D" w:rsidRPr="00B3684A" w:rsidRDefault="00616D3D" w:rsidP="00E06C3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sz w:val="20"/>
                      <w:rPrChange w:id="2121" w:author="Edu Fisica" w:date="2026-05-16T07:13:00Z">
                        <w:rPr>
                          <w:sz w:val="16"/>
                        </w:rPr>
                      </w:rPrChange>
                    </w:rPr>
                  </w:pPr>
                  <w:r w:rsidRPr="00B3684A">
                    <w:rPr>
                      <w:sz w:val="20"/>
                      <w:rPrChange w:id="2122" w:author="Edu Fisica" w:date="2026-05-16T07:13:00Z">
                        <w:rPr>
                          <w:sz w:val="16"/>
                        </w:rPr>
                      </w:rPrChange>
                    </w:rPr>
                    <w:t>Contribución / Transformación</w:t>
                  </w:r>
                </w:p>
              </w:tc>
            </w:tr>
            <w:tr w:rsidR="00616D3D" w:rsidRPr="00B3684A" w14:paraId="46EB4AF9" w14:textId="77777777" w:rsidTr="00C92C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Change w:id="2123" w:author="Edu Fisica" w:date="2026-05-16T07:13:00Z">
                    <w:tcPr>
                      <w:tcW w:w="0" w:type="auto"/>
                      <w:tcBorders>
                        <w:top w:val="none" w:sz="0" w:space="0" w:color="auto"/>
                        <w:bottom w:val="none" w:sz="0" w:space="0" w:color="auto"/>
                      </w:tcBorders>
                      <w:hideMark/>
                    </w:tcPr>
                  </w:tcPrChange>
                </w:tcPr>
                <w:p w14:paraId="3FA96277" w14:textId="77777777" w:rsidR="00616D3D" w:rsidRPr="00B3684A" w:rsidRDefault="00616D3D"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sz w:val="20"/>
                      <w:rPrChange w:id="2124" w:author="Edu Fisica" w:date="2026-05-16T07:13:00Z">
                        <w:rPr>
                          <w:sz w:val="16"/>
                        </w:rPr>
                      </w:rPrChange>
                    </w:rPr>
                  </w:pPr>
                  <w:r w:rsidRPr="00B3684A">
                    <w:rPr>
                      <w:sz w:val="20"/>
                      <w:rPrChange w:id="2125" w:author="Edu Fisica" w:date="2026-05-16T07:13:00Z">
                        <w:rPr>
                          <w:sz w:val="16"/>
                        </w:rPr>
                      </w:rPrChange>
                    </w:rPr>
                    <w:t>Aplicación transversal</w:t>
                  </w:r>
                </w:p>
              </w:tc>
              <w:tc>
                <w:tcPr>
                  <w:tcW w:w="0" w:type="auto"/>
                  <w:hideMark/>
                  <w:tcPrChange w:id="2126" w:author="Edu Fisica" w:date="2026-05-16T07:13:00Z">
                    <w:tcPr>
                      <w:tcW w:w="0" w:type="auto"/>
                      <w:tcBorders>
                        <w:top w:val="none" w:sz="0" w:space="0" w:color="auto"/>
                        <w:bottom w:val="none" w:sz="0" w:space="0" w:color="auto"/>
                      </w:tcBorders>
                      <w:hideMark/>
                    </w:tcPr>
                  </w:tcPrChange>
                </w:tcPr>
                <w:p w14:paraId="603342EC" w14:textId="77777777" w:rsidR="00616D3D" w:rsidRPr="00B3684A" w:rsidRDefault="00616D3D"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sz w:val="20"/>
                      <w:rPrChange w:id="2127" w:author="Edu Fisica" w:date="2026-05-16T07:13:00Z">
                        <w:rPr>
                          <w:sz w:val="16"/>
                        </w:rPr>
                      </w:rPrChange>
                    </w:rPr>
                  </w:pPr>
                  <w:r w:rsidRPr="00B3684A">
                    <w:rPr>
                      <w:sz w:val="20"/>
                      <w:rPrChange w:id="2128" w:author="Edu Fisica" w:date="2026-05-16T07:13:00Z">
                        <w:rPr>
                          <w:sz w:val="16"/>
                        </w:rPr>
                      </w:rPrChange>
                    </w:rPr>
                    <w:t>Se incorporó como insumo pedagógico que orientó actividades hacia la formación ciudadana, la resolución pacífica de conflictos y la promoción de valores de inclusión y tolerancia.</w:t>
                  </w:r>
                </w:p>
              </w:tc>
              <w:tc>
                <w:tcPr>
                  <w:tcW w:w="0" w:type="auto"/>
                  <w:hideMark/>
                  <w:tcPrChange w:id="2129" w:author="Edu Fisica" w:date="2026-05-16T07:13:00Z">
                    <w:tcPr>
                      <w:tcW w:w="0" w:type="auto"/>
                      <w:tcBorders>
                        <w:top w:val="none" w:sz="0" w:space="0" w:color="auto"/>
                        <w:bottom w:val="none" w:sz="0" w:space="0" w:color="auto"/>
                      </w:tcBorders>
                      <w:hideMark/>
                    </w:tcPr>
                  </w:tcPrChange>
                </w:tcPr>
                <w:p w14:paraId="299B53D1" w14:textId="77777777" w:rsidR="00616D3D" w:rsidRPr="00B3684A" w:rsidRDefault="00616D3D"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sz w:val="20"/>
                      <w:rPrChange w:id="2130" w:author="Edu Fisica" w:date="2026-05-16T07:13:00Z">
                        <w:rPr>
                          <w:sz w:val="16"/>
                        </w:rPr>
                      </w:rPrChange>
                    </w:rPr>
                  </w:pPr>
                  <w:r w:rsidRPr="00B3684A">
                    <w:rPr>
                      <w:sz w:val="20"/>
                      <w:rPrChange w:id="2131" w:author="Edu Fisica" w:date="2026-05-16T07:13:00Z">
                        <w:rPr>
                          <w:sz w:val="16"/>
                        </w:rPr>
                      </w:rPrChange>
                    </w:rPr>
                    <w:t>Articuló metodologías activas y recursos didácticos con el marco normativo vigente (Ley 1732 de 2014 y Decreto 1038 de 2015), garantizando coherencia entre práctica pedagógica y principios de la educación para la paz.</w:t>
                  </w:r>
                </w:p>
              </w:tc>
            </w:tr>
            <w:tr w:rsidR="00616D3D" w:rsidRPr="00B3684A" w14:paraId="1DE83E57" w14:textId="77777777" w:rsidTr="00C92C13">
              <w:tc>
                <w:tcPr>
                  <w:cnfStyle w:val="001000000000" w:firstRow="0" w:lastRow="0" w:firstColumn="1" w:lastColumn="0" w:oddVBand="0" w:evenVBand="0" w:oddHBand="0" w:evenHBand="0" w:firstRowFirstColumn="0" w:firstRowLastColumn="0" w:lastRowFirstColumn="0" w:lastRowLastColumn="0"/>
                  <w:tcW w:w="0" w:type="auto"/>
                  <w:hideMark/>
                  <w:tcPrChange w:id="2132" w:author="Edu Fisica" w:date="2026-05-16T07:13:00Z">
                    <w:tcPr>
                      <w:tcW w:w="0" w:type="auto"/>
                      <w:hideMark/>
                    </w:tcPr>
                  </w:tcPrChange>
                </w:tcPr>
                <w:p w14:paraId="4BA80853" w14:textId="77777777" w:rsidR="00616D3D" w:rsidRPr="00B3684A" w:rsidRDefault="00616D3D" w:rsidP="00E06C30">
                  <w:pPr>
                    <w:spacing w:line="240" w:lineRule="auto"/>
                    <w:ind w:firstLine="0"/>
                    <w:rPr>
                      <w:sz w:val="20"/>
                      <w:rPrChange w:id="2133" w:author="Edu Fisica" w:date="2026-05-16T07:13:00Z">
                        <w:rPr>
                          <w:sz w:val="16"/>
                        </w:rPr>
                      </w:rPrChange>
                    </w:rPr>
                  </w:pPr>
                  <w:r w:rsidRPr="00B3684A">
                    <w:rPr>
                      <w:sz w:val="20"/>
                      <w:rPrChange w:id="2134" w:author="Edu Fisica" w:date="2026-05-16T07:13:00Z">
                        <w:rPr>
                          <w:sz w:val="16"/>
                        </w:rPr>
                      </w:rPrChange>
                    </w:rPr>
                    <w:t>Reflexión crítica en grado 6-1</w:t>
                  </w:r>
                </w:p>
              </w:tc>
              <w:tc>
                <w:tcPr>
                  <w:tcW w:w="0" w:type="auto"/>
                  <w:hideMark/>
                  <w:tcPrChange w:id="2135" w:author="Edu Fisica" w:date="2026-05-16T07:13:00Z">
                    <w:tcPr>
                      <w:tcW w:w="0" w:type="auto"/>
                      <w:hideMark/>
                    </w:tcPr>
                  </w:tcPrChange>
                </w:tcPr>
                <w:p w14:paraId="08543824" w14:textId="77777777" w:rsidR="00616D3D" w:rsidRPr="00B3684A" w:rsidRDefault="00616D3D"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sz w:val="20"/>
                      <w:rPrChange w:id="2136" w:author="Edu Fisica" w:date="2026-05-16T07:13:00Z">
                        <w:rPr>
                          <w:sz w:val="16"/>
                        </w:rPr>
                      </w:rPrChange>
                    </w:rPr>
                  </w:pPr>
                  <w:r w:rsidRPr="00B3684A">
                    <w:rPr>
                      <w:sz w:val="20"/>
                      <w:rPrChange w:id="2137" w:author="Edu Fisica" w:date="2026-05-16T07:13:00Z">
                        <w:rPr>
                          <w:sz w:val="16"/>
                        </w:rPr>
                      </w:rPrChange>
                    </w:rPr>
                    <w:t>Se promovieron debates y dinámicas participativas sobre convivencia, equidad de género y ciudadanía.</w:t>
                  </w:r>
                </w:p>
              </w:tc>
              <w:tc>
                <w:tcPr>
                  <w:tcW w:w="0" w:type="auto"/>
                  <w:hideMark/>
                  <w:tcPrChange w:id="2138" w:author="Edu Fisica" w:date="2026-05-16T07:13:00Z">
                    <w:tcPr>
                      <w:tcW w:w="0" w:type="auto"/>
                      <w:hideMark/>
                    </w:tcPr>
                  </w:tcPrChange>
                </w:tcPr>
                <w:p w14:paraId="21FA6458" w14:textId="77777777" w:rsidR="00616D3D" w:rsidRPr="00B3684A" w:rsidRDefault="00616D3D"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sz w:val="20"/>
                      <w:rPrChange w:id="2139" w:author="Edu Fisica" w:date="2026-05-16T07:13:00Z">
                        <w:rPr>
                          <w:sz w:val="16"/>
                        </w:rPr>
                      </w:rPrChange>
                    </w:rPr>
                  </w:pPr>
                  <w:r w:rsidRPr="00B3684A">
                    <w:rPr>
                      <w:sz w:val="20"/>
                      <w:rPrChange w:id="2140" w:author="Edu Fisica" w:date="2026-05-16T07:13:00Z">
                        <w:rPr>
                          <w:sz w:val="16"/>
                        </w:rPr>
                      </w:rPrChange>
                    </w:rPr>
                    <w:t>Favoreció aprendizajes significativos que fortalecieron la participación democrática y la valoración de la diversidad.</w:t>
                  </w:r>
                </w:p>
              </w:tc>
            </w:tr>
            <w:tr w:rsidR="00616D3D" w:rsidRPr="00B3684A" w14:paraId="3248B6AA" w14:textId="77777777" w:rsidTr="00C92C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Change w:id="2141" w:author="Edu Fisica" w:date="2026-05-16T07:13:00Z">
                    <w:tcPr>
                      <w:tcW w:w="0" w:type="auto"/>
                      <w:tcBorders>
                        <w:top w:val="none" w:sz="0" w:space="0" w:color="auto"/>
                        <w:bottom w:val="none" w:sz="0" w:space="0" w:color="auto"/>
                      </w:tcBorders>
                      <w:hideMark/>
                    </w:tcPr>
                  </w:tcPrChange>
                </w:tcPr>
                <w:p w14:paraId="71AC562F" w14:textId="77777777" w:rsidR="00616D3D" w:rsidRPr="00B3684A" w:rsidRDefault="00616D3D"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sz w:val="20"/>
                      <w:rPrChange w:id="2142" w:author="Edu Fisica" w:date="2026-05-16T07:13:00Z">
                        <w:rPr>
                          <w:sz w:val="16"/>
                        </w:rPr>
                      </w:rPrChange>
                    </w:rPr>
                  </w:pPr>
                  <w:r w:rsidRPr="00B3684A">
                    <w:rPr>
                      <w:sz w:val="20"/>
                      <w:rPrChange w:id="2143" w:author="Edu Fisica" w:date="2026-05-16T07:13:00Z">
                        <w:rPr>
                          <w:sz w:val="16"/>
                        </w:rPr>
                      </w:rPrChange>
                    </w:rPr>
                    <w:t>Integración institucional</w:t>
                  </w:r>
                </w:p>
              </w:tc>
              <w:tc>
                <w:tcPr>
                  <w:tcW w:w="0" w:type="auto"/>
                  <w:hideMark/>
                  <w:tcPrChange w:id="2144" w:author="Edu Fisica" w:date="2026-05-16T07:13:00Z">
                    <w:tcPr>
                      <w:tcW w:w="0" w:type="auto"/>
                      <w:tcBorders>
                        <w:top w:val="none" w:sz="0" w:space="0" w:color="auto"/>
                        <w:bottom w:val="none" w:sz="0" w:space="0" w:color="auto"/>
                      </w:tcBorders>
                      <w:hideMark/>
                    </w:tcPr>
                  </w:tcPrChange>
                </w:tcPr>
                <w:p w14:paraId="7B734D52" w14:textId="77777777" w:rsidR="00616D3D" w:rsidRPr="00B3684A" w:rsidRDefault="00616D3D"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sz w:val="20"/>
                      <w:rPrChange w:id="2145" w:author="Edu Fisica" w:date="2026-05-16T07:13:00Z">
                        <w:rPr>
                          <w:sz w:val="16"/>
                        </w:rPr>
                      </w:rPrChange>
                    </w:rPr>
                  </w:pPr>
                  <w:r w:rsidRPr="00B3684A">
                    <w:rPr>
                      <w:sz w:val="20"/>
                      <w:rPrChange w:id="2146" w:author="Edu Fisica" w:date="2026-05-16T07:13:00Z">
                        <w:rPr>
                          <w:sz w:val="16"/>
                        </w:rPr>
                      </w:rPrChange>
                    </w:rPr>
                    <w:t>La Cátedra de la Paz se vinculó con las demás estrategias, potenciando la reflexión sobre derechos, deberes y memoria del conflicto.</w:t>
                  </w:r>
                </w:p>
              </w:tc>
              <w:tc>
                <w:tcPr>
                  <w:tcW w:w="0" w:type="auto"/>
                  <w:hideMark/>
                  <w:tcPrChange w:id="2147" w:author="Edu Fisica" w:date="2026-05-16T07:13:00Z">
                    <w:tcPr>
                      <w:tcW w:w="0" w:type="auto"/>
                      <w:tcBorders>
                        <w:top w:val="none" w:sz="0" w:space="0" w:color="auto"/>
                        <w:bottom w:val="none" w:sz="0" w:space="0" w:color="auto"/>
                      </w:tcBorders>
                      <w:hideMark/>
                    </w:tcPr>
                  </w:tcPrChange>
                </w:tcPr>
                <w:p w14:paraId="116A338F" w14:textId="77777777" w:rsidR="00616D3D" w:rsidRPr="00B3684A" w:rsidRDefault="00616D3D"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sz w:val="20"/>
                      <w:rPrChange w:id="2148" w:author="Edu Fisica" w:date="2026-05-16T07:13:00Z">
                        <w:rPr>
                          <w:sz w:val="16"/>
                        </w:rPr>
                      </w:rPrChange>
                    </w:rPr>
                  </w:pPr>
                  <w:r w:rsidRPr="00B3684A">
                    <w:rPr>
                      <w:sz w:val="20"/>
                      <w:rPrChange w:id="2149" w:author="Edu Fisica" w:date="2026-05-16T07:13:00Z">
                        <w:rPr>
                          <w:sz w:val="16"/>
                        </w:rPr>
                      </w:rPrChange>
                    </w:rPr>
                    <w:t>Transformó las actividades en experiencias integrales, donde los estudiantes relacionaron contenidos normativos con su vida cotidiana y asumieron compromisos de convivencia.</w:t>
                  </w:r>
                </w:p>
              </w:tc>
            </w:tr>
          </w:tbl>
          <w:p w14:paraId="2A9456B3" w14:textId="77777777" w:rsidR="00616D3D" w:rsidRPr="00FF4F12" w:rsidRDefault="00616D3D" w:rsidP="00E06C30">
            <w:pPr>
              <w:spacing w:line="240" w:lineRule="auto"/>
              <w:ind w:firstLine="0"/>
              <w:rPr>
                <w:rFonts w:eastAsia="Times New Roman" w:cs="Times New Roman"/>
                <w:szCs w:val="24"/>
                <w:lang w:val="es-CO"/>
              </w:rPr>
            </w:pPr>
          </w:p>
        </w:tc>
      </w:tr>
    </w:tbl>
    <w:p w14:paraId="1A4F0A05" w14:textId="77777777" w:rsidR="00EB2FBD" w:rsidRDefault="00616D3D" w:rsidP="00616D3D">
      <w:pPr>
        <w:pBdr>
          <w:top w:val="nil"/>
          <w:left w:val="nil"/>
          <w:bottom w:val="nil"/>
          <w:right w:val="nil"/>
          <w:between w:val="nil"/>
        </w:pBdr>
        <w:jc w:val="both"/>
        <w:rPr>
          <w:del w:id="2150" w:author="Edu Fisica" w:date="2026-05-16T07:13:00Z"/>
          <w:rFonts w:eastAsia="Times New Roman" w:cs="Times New Roman"/>
          <w:bCs/>
        </w:rPr>
      </w:pPr>
      <w:r w:rsidRPr="00B3684A">
        <w:rPr>
          <w:i/>
          <w:sz w:val="20"/>
          <w:rPrChange w:id="2151" w:author="Edu Fisica" w:date="2026-05-16T07:13:00Z">
            <w:rPr>
              <w:i/>
              <w:color w:val="FF0000"/>
            </w:rPr>
          </w:rPrChange>
        </w:rPr>
        <w:t>Nota</w:t>
      </w:r>
      <w:del w:id="2152" w:author="Edu Fisica" w:date="2026-05-16T07:13:00Z">
        <w:r w:rsidRPr="00E06C30">
          <w:rPr>
            <w:rFonts w:eastAsia="Times New Roman" w:cs="Times New Roman"/>
            <w:bCs/>
            <w:i/>
            <w:color w:val="FF0000"/>
          </w:rPr>
          <w:delText>:</w:delText>
        </w:r>
        <w:r w:rsidRPr="00FF4F12">
          <w:rPr>
            <w:rFonts w:eastAsia="Times New Roman" w:cs="Times New Roman"/>
            <w:bCs/>
          </w:rPr>
          <w:delText xml:space="preserve"> </w:delText>
        </w:r>
        <w:r w:rsidR="00EB2FBD">
          <w:rPr>
            <w:rFonts w:eastAsia="Times New Roman" w:cs="Times New Roman"/>
            <w:bCs/>
          </w:rPr>
          <w:delText>…</w:delText>
        </w:r>
      </w:del>
    </w:p>
    <w:p w14:paraId="75A83440" w14:textId="2D5E5590" w:rsidR="00616D3D" w:rsidRPr="00B3684A" w:rsidRDefault="00616D3D" w:rsidP="00616D3D">
      <w:pPr>
        <w:pBdr>
          <w:top w:val="nil"/>
          <w:left w:val="nil"/>
          <w:bottom w:val="nil"/>
          <w:right w:val="nil"/>
          <w:between w:val="nil"/>
        </w:pBdr>
        <w:jc w:val="both"/>
        <w:rPr>
          <w:sz w:val="20"/>
          <w:rPrChange w:id="2153" w:author="Edu Fisica" w:date="2026-05-16T07:13:00Z">
            <w:rPr/>
          </w:rPrChange>
        </w:rPr>
      </w:pPr>
      <w:del w:id="2154" w:author="Edu Fisica" w:date="2026-05-16T07:13:00Z">
        <w:r w:rsidRPr="00FF4F12">
          <w:rPr>
            <w:rFonts w:eastAsia="Times New Roman" w:cs="Times New Roman"/>
            <w:bCs/>
          </w:rPr>
          <w:delText xml:space="preserve">Estrategia didáctica transversal que articuló la </w:delText>
        </w:r>
      </w:del>
      <w:ins w:id="2155" w:author="Edu Fisica" w:date="2026-05-16T07:13:00Z">
        <w:r w:rsidR="00B3684A" w:rsidRPr="00B3684A">
          <w:rPr>
            <w:rFonts w:eastAsia="Times New Roman" w:cs="Times New Roman"/>
            <w:bCs/>
            <w:i/>
            <w:sz w:val="20"/>
            <w:szCs w:val="20"/>
          </w:rPr>
          <w:t>.</w:t>
        </w:r>
        <w:r w:rsidRPr="00B3684A">
          <w:rPr>
            <w:rFonts w:eastAsia="Times New Roman" w:cs="Times New Roman"/>
            <w:bCs/>
            <w:sz w:val="20"/>
            <w:szCs w:val="20"/>
          </w:rPr>
          <w:t xml:space="preserve"> </w:t>
        </w:r>
        <w:r w:rsidR="004F70F7" w:rsidRPr="00B3684A">
          <w:rPr>
            <w:rFonts w:eastAsia="Times New Roman" w:cs="Times New Roman"/>
            <w:bCs/>
            <w:sz w:val="20"/>
            <w:szCs w:val="20"/>
          </w:rPr>
          <w:t>E</w:t>
        </w:r>
        <w:r w:rsidR="004F70F7">
          <w:rPr>
            <w:rFonts w:eastAsia="Times New Roman" w:cs="Times New Roman"/>
            <w:bCs/>
            <w:sz w:val="20"/>
            <w:szCs w:val="20"/>
          </w:rPr>
          <w:t>laboración propia. Descripción de</w:t>
        </w:r>
        <w:r w:rsidRPr="00B3684A">
          <w:rPr>
            <w:rFonts w:eastAsia="Times New Roman" w:cs="Times New Roman"/>
            <w:bCs/>
            <w:sz w:val="20"/>
            <w:szCs w:val="20"/>
          </w:rPr>
          <w:t xml:space="preserve"> la </w:t>
        </w:r>
      </w:ins>
      <w:r w:rsidRPr="00B3684A">
        <w:rPr>
          <w:sz w:val="20"/>
          <w:rPrChange w:id="2156" w:author="Edu Fisica" w:date="2026-05-16T07:13:00Z">
            <w:rPr/>
          </w:rPrChange>
        </w:rPr>
        <w:t xml:space="preserve">práctica pedagógica </w:t>
      </w:r>
      <w:del w:id="2157" w:author="Edu Fisica" w:date="2026-05-16T07:13:00Z">
        <w:r w:rsidRPr="00FF4F12">
          <w:rPr>
            <w:rFonts w:eastAsia="Times New Roman" w:cs="Times New Roman"/>
            <w:bCs/>
          </w:rPr>
          <w:delText>con el marco normativo</w:delText>
        </w:r>
      </w:del>
      <w:ins w:id="2158" w:author="Edu Fisica" w:date="2026-05-16T07:13:00Z">
        <w:r w:rsidR="004F70F7">
          <w:rPr>
            <w:rFonts w:eastAsia="Times New Roman" w:cs="Times New Roman"/>
            <w:bCs/>
            <w:sz w:val="20"/>
            <w:szCs w:val="20"/>
          </w:rPr>
          <w:t>Catedra</w:t>
        </w:r>
      </w:ins>
      <w:r w:rsidR="004F70F7">
        <w:rPr>
          <w:sz w:val="20"/>
          <w:rPrChange w:id="2159" w:author="Edu Fisica" w:date="2026-05-16T07:13:00Z">
            <w:rPr/>
          </w:rPrChange>
        </w:rPr>
        <w:t xml:space="preserve"> de la </w:t>
      </w:r>
      <w:del w:id="2160" w:author="Edu Fisica" w:date="2026-05-16T07:13:00Z">
        <w:r w:rsidRPr="00FF4F12">
          <w:rPr>
            <w:rFonts w:eastAsia="Times New Roman" w:cs="Times New Roman"/>
            <w:bCs/>
          </w:rPr>
          <w:delText xml:space="preserve">educación para la </w:delText>
        </w:r>
      </w:del>
      <w:r w:rsidR="004F70F7">
        <w:rPr>
          <w:sz w:val="20"/>
          <w:rPrChange w:id="2161" w:author="Edu Fisica" w:date="2026-05-16T07:13:00Z">
            <w:rPr/>
          </w:rPrChange>
        </w:rPr>
        <w:t>paz</w:t>
      </w:r>
      <w:del w:id="2162" w:author="Edu Fisica" w:date="2026-05-16T07:13:00Z">
        <w:r w:rsidRPr="00FF4F12">
          <w:rPr>
            <w:rFonts w:eastAsia="Times New Roman" w:cs="Times New Roman"/>
            <w:bCs/>
          </w:rPr>
          <w:delText>, fortaleciendo en el grado 6-1 aprendizajes significativos de convivencia, inclusión y ciudadanía</w:delText>
        </w:r>
      </w:del>
      <w:r w:rsidRPr="00B3684A">
        <w:rPr>
          <w:sz w:val="20"/>
          <w:rPrChange w:id="2163" w:author="Edu Fisica" w:date="2026-05-16T07:13:00Z">
            <w:rPr/>
          </w:rPrChange>
        </w:rPr>
        <w:t>.</w:t>
      </w:r>
    </w:p>
    <w:p w14:paraId="50E982CB" w14:textId="77777777" w:rsidR="00616D3D" w:rsidRPr="00FF4F12" w:rsidRDefault="00616D3D" w:rsidP="00616D3D">
      <w:pPr>
        <w:pBdr>
          <w:top w:val="nil"/>
          <w:left w:val="nil"/>
          <w:bottom w:val="nil"/>
          <w:right w:val="nil"/>
          <w:between w:val="nil"/>
        </w:pBdr>
        <w:jc w:val="both"/>
        <w:rPr>
          <w:rFonts w:eastAsia="Times New Roman" w:cs="Times New Roman"/>
          <w:bCs/>
        </w:rPr>
      </w:pPr>
      <w:r w:rsidRPr="00FF4F12">
        <w:rPr>
          <w:rFonts w:cs="Times New Roman"/>
        </w:rPr>
        <w:t>Este insumo contribuyó a transformar las dinámicas escolares en experiencias integrales de reflexión y participación, favoreciendo aprendizajes significativos que fortalecen la cultura institucional de paz y la responsabilidad compartida.</w:t>
      </w:r>
    </w:p>
    <w:p w14:paraId="294B9637" w14:textId="17055320" w:rsidR="00616D3D" w:rsidRPr="00FF4F12" w:rsidRDefault="00616D3D" w:rsidP="00616D3D">
      <w:pPr>
        <w:pBdr>
          <w:top w:val="nil"/>
          <w:left w:val="nil"/>
          <w:bottom w:val="nil"/>
          <w:right w:val="nil"/>
          <w:between w:val="nil"/>
        </w:pBdr>
        <w:jc w:val="both"/>
        <w:rPr>
          <w:rFonts w:eastAsia="Times New Roman" w:cs="Times New Roman"/>
          <w:bCs/>
        </w:rPr>
      </w:pPr>
      <w:r w:rsidRPr="00FF4F12">
        <w:rPr>
          <w:rFonts w:eastAsia="Times New Roman" w:cs="Times New Roman"/>
          <w:bCs/>
        </w:rPr>
        <w:t xml:space="preserve">La articulación de estos cuatro insumos la rúbrica de actitudes, la guía de talleres, los registros audiovisuales y la Cátedra de la Paz </w:t>
      </w:r>
      <w:del w:id="2164" w:author="Edu Fisica" w:date="2026-05-16T07:13:00Z">
        <w:r w:rsidRPr="00FF4F12">
          <w:rPr>
            <w:rFonts w:eastAsia="Times New Roman" w:cs="Times New Roman"/>
            <w:bCs/>
          </w:rPr>
          <w:delText>permitió</w:delText>
        </w:r>
      </w:del>
      <w:ins w:id="2165" w:author="Edu Fisica" w:date="2026-05-16T07:13:00Z">
        <w:r w:rsidRPr="00FF4F12">
          <w:rPr>
            <w:rFonts w:eastAsia="Times New Roman" w:cs="Times New Roman"/>
            <w:bCs/>
          </w:rPr>
          <w:t>permiti</w:t>
        </w:r>
        <w:r w:rsidR="004F70F7">
          <w:rPr>
            <w:rFonts w:eastAsia="Times New Roman" w:cs="Times New Roman"/>
            <w:bCs/>
          </w:rPr>
          <w:t>eron</w:t>
        </w:r>
      </w:ins>
      <w:r w:rsidRPr="00FF4F12">
        <w:rPr>
          <w:rFonts w:eastAsia="Times New Roman" w:cs="Times New Roman"/>
          <w:bCs/>
        </w:rPr>
        <w:t xml:space="preserve"> construir una visión integral de las dinámicas de aula. Mientras la rúbrica aportó objetividad y sistematicidad, la guía de talleres brindó el marco pedagógico, los registros audiovisuales ofrecieron una mirada contextual y vivencial, y la Cátedra de la Paz orientó de manera puntual las actividades hacia la formación ciudadana, la resolución pacífica de conflictos y la promoción de valores de inclusión y tolerancia. En conjunto, estos elementos fortalecieron la validez del análisis y evidenciaron cómo las prácticas escolares pueden convertirse en escenarios de formación ciudadana y convivencia pacífica.</w:t>
      </w:r>
    </w:p>
    <w:p w14:paraId="53CE881B" w14:textId="0C0B5A38" w:rsidR="00616D3D" w:rsidRPr="00FF4F12" w:rsidRDefault="00616D3D" w:rsidP="00616D3D">
      <w:pPr>
        <w:pBdr>
          <w:top w:val="nil"/>
          <w:left w:val="nil"/>
          <w:bottom w:val="nil"/>
          <w:right w:val="nil"/>
          <w:between w:val="nil"/>
        </w:pBdr>
        <w:jc w:val="both"/>
        <w:rPr>
          <w:rFonts w:eastAsia="Times New Roman" w:cs="Times New Roman"/>
          <w:bCs/>
        </w:rPr>
      </w:pPr>
      <w:r w:rsidRPr="00FF4F12">
        <w:rPr>
          <w:rFonts w:eastAsia="Times New Roman" w:cs="Times New Roman"/>
          <w:bCs/>
        </w:rPr>
        <w:t>En este sentido, resulta pertinente lo planteado por Arboleda et al. (2017), quienes afirman que “las pedagogías que le apuestan a la transformación y construcción de una cultura de paz fomentan cambios en la forma de relacionarse las personas y colectivos, mediante prácticas de justicia social que incluyen relaciones justas, de tolerancia, inclusión y respe</w:t>
      </w:r>
      <w:r w:rsidR="00E06C30">
        <w:rPr>
          <w:rFonts w:eastAsia="Times New Roman" w:cs="Times New Roman"/>
          <w:bCs/>
        </w:rPr>
        <w:t>to de los Derechos Humanos” (p.</w:t>
      </w:r>
      <w:r w:rsidRPr="00FF4F12">
        <w:rPr>
          <w:rFonts w:eastAsia="Times New Roman" w:cs="Times New Roman"/>
          <w:bCs/>
        </w:rPr>
        <w:t>18). Esta reflexión complementa el análisis, mostrando que las estrategias didácticas, al integrarse en la práctica escolar, no solo fortalecen la convivencia inmediata, sino que también se convierten en instrumentos de transformación social y justicia educativa.</w:t>
      </w:r>
    </w:p>
    <w:p w14:paraId="354862A1" w14:textId="77777777" w:rsidR="00616D3D" w:rsidRPr="00FF4F12" w:rsidRDefault="00616D3D" w:rsidP="00616D3D">
      <w:pPr>
        <w:pBdr>
          <w:top w:val="nil"/>
          <w:left w:val="nil"/>
          <w:bottom w:val="nil"/>
          <w:right w:val="nil"/>
          <w:between w:val="nil"/>
        </w:pBdr>
        <w:jc w:val="both"/>
        <w:rPr>
          <w:rFonts w:eastAsia="Times New Roman" w:cs="Times New Roman"/>
          <w:bCs/>
        </w:rPr>
      </w:pPr>
      <w:r w:rsidRPr="00FF4F12">
        <w:rPr>
          <w:rFonts w:eastAsia="Times New Roman" w:cs="Times New Roman"/>
          <w:bCs/>
        </w:rPr>
        <w:t>Es importante resaltar que el análisis de las dinámicas de aula, sustentado en la rúbrica de actitudes, la guía de talleres, los registros audiovisuales y la Cátedra de la Paz, permitieron evidenciar cómo los procesos pedagógicos trascienden la mera transmisión de contenidos para convertirse en escenarios de construcción colectiva. Desde una perspectiva cognitivo-constructivista, los estudiantes no solo participaron en actividades diseñadas, sino que resignificaron sus experiencias a través de la interacción y el diálogo. A su vez, el enfoque socio-crítico posibilitó reconocer las tensiones y potencialidades presentes en la convivencia escolar, visibilizando prácticas de inclusión, respeto por la diversidad y ejercicio democrático.</w:t>
      </w:r>
    </w:p>
    <w:p w14:paraId="5C333F4F" w14:textId="0E92DADD" w:rsidR="00B971E8" w:rsidRPr="00FF4F12" w:rsidRDefault="00616D3D" w:rsidP="00B971E8">
      <w:pPr>
        <w:pBdr>
          <w:top w:val="nil"/>
          <w:left w:val="nil"/>
          <w:bottom w:val="nil"/>
          <w:right w:val="nil"/>
          <w:between w:val="nil"/>
        </w:pBdr>
        <w:jc w:val="both"/>
        <w:rPr>
          <w:rFonts w:eastAsia="Times New Roman" w:cs="Times New Roman"/>
          <w:bCs/>
        </w:rPr>
      </w:pPr>
      <w:r w:rsidRPr="00FF4F12">
        <w:rPr>
          <w:rFonts w:eastAsia="Times New Roman" w:cs="Times New Roman"/>
          <w:bCs/>
        </w:rPr>
        <w:t xml:space="preserve">En este sentido, los hallazgos se relacionan con la propuesta de paz imperfecta de </w:t>
      </w:r>
      <w:r w:rsidRPr="00E06C30">
        <w:rPr>
          <w:rFonts w:eastAsia="Times New Roman" w:cs="Times New Roman"/>
          <w:bCs/>
          <w:color w:val="FF0000"/>
        </w:rPr>
        <w:t>(</w:t>
      </w:r>
      <w:r w:rsidRPr="00FF4F12">
        <w:rPr>
          <w:rFonts w:cs="Times New Roman"/>
          <w:lang w:val="es-CO"/>
        </w:rPr>
        <w:t xml:space="preserve">Muñoz </w:t>
      </w:r>
      <w:r w:rsidR="00E06C30">
        <w:rPr>
          <w:rFonts w:cs="Times New Roman"/>
          <w:lang w:val="es-CO"/>
        </w:rPr>
        <w:t>(</w:t>
      </w:r>
      <w:r w:rsidRPr="00FF4F12">
        <w:rPr>
          <w:rFonts w:cs="Times New Roman"/>
          <w:lang w:val="es-CO"/>
        </w:rPr>
        <w:t>2001).</w:t>
      </w:r>
      <w:r w:rsidRPr="00FF4F12">
        <w:rPr>
          <w:rFonts w:eastAsia="Times New Roman" w:cs="Times New Roman"/>
          <w:bCs/>
        </w:rPr>
        <w:t>, entendida como un proceso dinámico, inacabado y siempre en construcción, donde los conflictos no desaparecen, sino que se gestionan de manera creativa y transformadora. Las dinámicas de aula analizadas muestran que la paz no se alcanza como un estado absoluto, sino que se vive en la cotidianidad escolar a través de actitudes, interacciones y aprendizajes que, aunque limitados y a veces contradictorios, abren posibilidades de convivencia y ciudadanía. Así, la planificación pedagógica y la evidencia empírica se articulan para dar cuenta de una paz que se construye día a día, imperfecta pero real, y que convierte el aula en un espacio privilegiado para la formación ciudadana y la transformación educativa.</w:t>
      </w:r>
    </w:p>
    <w:p w14:paraId="5C9668A7" w14:textId="77777777" w:rsidR="00B971E8" w:rsidRPr="00FF4F12" w:rsidRDefault="00B776BF" w:rsidP="00B971E8">
      <w:pPr>
        <w:pStyle w:val="Ttulo2"/>
        <w:rPr>
          <w:rFonts w:cs="Times New Roman"/>
        </w:rPr>
      </w:pPr>
      <w:bookmarkStart w:id="2166" w:name="_Toc229133567"/>
      <w:bookmarkStart w:id="2167" w:name="_Toc227692903"/>
      <w:r w:rsidRPr="00FF4F12">
        <w:rPr>
          <w:rFonts w:cs="Times New Roman"/>
        </w:rPr>
        <w:t>Fomento de actitudes proactivas hacia la paz:</w:t>
      </w:r>
      <w:bookmarkEnd w:id="2166"/>
      <w:bookmarkEnd w:id="2167"/>
      <w:r w:rsidRPr="00FF4F12">
        <w:rPr>
          <w:rFonts w:cs="Times New Roman"/>
        </w:rPr>
        <w:t xml:space="preserve"> </w:t>
      </w:r>
    </w:p>
    <w:p w14:paraId="5CC67193" w14:textId="61C9721E" w:rsidR="00B776BF" w:rsidRPr="00FF4F12" w:rsidRDefault="004F70F7" w:rsidP="00B971E8">
      <w:pPr>
        <w:pBdr>
          <w:top w:val="nil"/>
          <w:left w:val="nil"/>
          <w:bottom w:val="nil"/>
          <w:right w:val="nil"/>
          <w:between w:val="nil"/>
        </w:pBdr>
        <w:jc w:val="both"/>
        <w:rPr>
          <w:rFonts w:eastAsia="Times New Roman" w:cs="Times New Roman"/>
          <w:bCs/>
        </w:rPr>
      </w:pPr>
      <w:r w:rsidRPr="004F70F7">
        <w:rPr>
          <w:rPrChange w:id="2168" w:author="Edu Fisica" w:date="2026-05-16T07:13:00Z">
            <w:rPr>
              <w:color w:val="FF0000"/>
            </w:rPr>
          </w:rPrChange>
        </w:rPr>
        <w:t>E</w:t>
      </w:r>
      <w:r w:rsidRPr="004F70F7">
        <w:rPr>
          <w:rFonts w:cs="Times New Roman"/>
          <w:szCs w:val="24"/>
        </w:rPr>
        <w:t>s</w:t>
      </w:r>
      <w:r w:rsidR="00B776BF" w:rsidRPr="00FF4F12">
        <w:rPr>
          <w:rFonts w:cs="Times New Roman"/>
          <w:szCs w:val="24"/>
        </w:rPr>
        <w:t>te apartado presenta el análisis e interpretación de la información recolectada en coherencia con el tercer objetivo de la investigación: fomentar actitudes proactivas orientadas a la construcción de la paz y al fortalecimiento de la convivencia armoniosa en los estudiantes del grado 6°-1 de la Institución Educativa José Antonio Galán. El proceso se enmarca en la categoría Educar para la paz, abordada a través de las subcategorías de valores y actitudes, derechos humanos y ciudadanía, cultura de paz, inclusión y diversidad, y competencias socioemocionales, concebidas como ejes fundamentales para la formación integral y la transformación de las dinámicas escolares.</w:t>
      </w:r>
    </w:p>
    <w:p w14:paraId="43FFF91B" w14:textId="77777777" w:rsidR="00B776BF" w:rsidRPr="00FF4F12" w:rsidRDefault="00B776BF" w:rsidP="00B776BF">
      <w:pPr>
        <w:rPr>
          <w:rFonts w:cs="Times New Roman"/>
          <w:szCs w:val="24"/>
        </w:rPr>
      </w:pPr>
      <w:r w:rsidRPr="00FF4F12">
        <w:rPr>
          <w:rFonts w:cs="Times New Roman"/>
          <w:szCs w:val="24"/>
        </w:rPr>
        <w:t>Para el análisis se emplearon técnicas como la observación participante y los registros documentales, que permitieron comprender de manera situada las actitudes, comportamientos y formas de interacción de los estudiantes en escenarios pedagógicos y vivenciales.</w:t>
      </w:r>
    </w:p>
    <w:p w14:paraId="4252B5FC" w14:textId="77777777" w:rsidR="00B776BF" w:rsidRPr="00E24955" w:rsidRDefault="00B776BF" w:rsidP="00B776BF">
      <w:pPr>
        <w:rPr>
          <w:del w:id="2169" w:author="Edu Fisica" w:date="2026-05-16T07:13:00Z"/>
          <w:rFonts w:cs="Times New Roman"/>
          <w:color w:val="FF0000"/>
          <w:szCs w:val="24"/>
        </w:rPr>
      </w:pPr>
      <w:del w:id="2170" w:author="Edu Fisica" w:date="2026-05-16T07:13:00Z">
        <w:r w:rsidRPr="00E24955">
          <w:rPr>
            <w:rFonts w:cs="Times New Roman"/>
            <w:color w:val="FF0000"/>
            <w:szCs w:val="24"/>
          </w:rPr>
          <w:delText>Técnica: Cine, comida y comodidad: el festín de la pantalla grande</w:delText>
        </w:r>
        <w:r w:rsidR="00EB2FBD">
          <w:rPr>
            <w:rFonts w:cs="Times New Roman"/>
            <w:color w:val="FF0000"/>
            <w:szCs w:val="24"/>
          </w:rPr>
          <w:delText xml:space="preserve"> introducción</w:delText>
        </w:r>
      </w:del>
    </w:p>
    <w:p w14:paraId="18CE5BB4" w14:textId="2F0FDA1C" w:rsidR="00B776BF" w:rsidRDefault="00B776BF" w:rsidP="00E24955">
      <w:pPr>
        <w:jc w:val="both"/>
        <w:rPr>
          <w:rFonts w:cs="Times New Roman"/>
          <w:szCs w:val="24"/>
        </w:rPr>
      </w:pPr>
      <w:r w:rsidRPr="00FF4F12">
        <w:rPr>
          <w:rFonts w:cs="Times New Roman"/>
          <w:szCs w:val="24"/>
        </w:rPr>
        <w:t>En el proceso investigativo orientado al fortalecimiento de la convivencia escolar, s</w:t>
      </w:r>
      <w:r w:rsidR="00AA3F9E">
        <w:rPr>
          <w:rFonts w:cs="Times New Roman"/>
          <w:szCs w:val="24"/>
        </w:rPr>
        <w:t xml:space="preserve">e </w:t>
      </w:r>
      <w:del w:id="2171" w:author="Edu Fisica" w:date="2026-05-16T07:13:00Z">
        <w:r w:rsidRPr="00FF4F12">
          <w:rPr>
            <w:rFonts w:cs="Times New Roman"/>
            <w:szCs w:val="24"/>
          </w:rPr>
          <w:delText>implementó</w:delText>
        </w:r>
      </w:del>
      <w:ins w:id="2172" w:author="Edu Fisica" w:date="2026-05-16T07:13:00Z">
        <w:r w:rsidR="00AA3F9E">
          <w:rPr>
            <w:rFonts w:cs="Times New Roman"/>
            <w:szCs w:val="24"/>
          </w:rPr>
          <w:t>llevó a cabo</w:t>
        </w:r>
      </w:ins>
      <w:r w:rsidR="00AA3F9E">
        <w:rPr>
          <w:rFonts w:cs="Times New Roman"/>
          <w:szCs w:val="24"/>
        </w:rPr>
        <w:t xml:space="preserve"> l</w:t>
      </w:r>
      <w:r w:rsidRPr="00FF4F12">
        <w:rPr>
          <w:rFonts w:cs="Times New Roman"/>
          <w:szCs w:val="24"/>
        </w:rPr>
        <w:t>a técnica “Cine, comida y comodidad: el festín de la pantalla grande</w:t>
      </w:r>
      <w:del w:id="2173" w:author="Edu Fisica" w:date="2026-05-16T07:13:00Z">
        <w:r w:rsidRPr="00FF4F12">
          <w:rPr>
            <w:rFonts w:cs="Times New Roman"/>
            <w:szCs w:val="24"/>
          </w:rPr>
          <w:delText>”,</w:delText>
        </w:r>
      </w:del>
      <w:ins w:id="2174" w:author="Edu Fisica" w:date="2026-05-16T07:13:00Z">
        <w:r w:rsidRPr="00FF4F12">
          <w:rPr>
            <w:rFonts w:cs="Times New Roman"/>
            <w:szCs w:val="24"/>
          </w:rPr>
          <w:t>”</w:t>
        </w:r>
        <w:r w:rsidR="003B1B36">
          <w:rPr>
            <w:rFonts w:cs="Times New Roman"/>
            <w:szCs w:val="24"/>
          </w:rPr>
          <w:t xml:space="preserve"> (figura 14)</w:t>
        </w:r>
        <w:r w:rsidRPr="00FF4F12">
          <w:rPr>
            <w:rFonts w:cs="Times New Roman"/>
            <w:szCs w:val="24"/>
          </w:rPr>
          <w:t>,</w:t>
        </w:r>
      </w:ins>
      <w:r w:rsidRPr="00FF4F12">
        <w:rPr>
          <w:rFonts w:cs="Times New Roman"/>
          <w:szCs w:val="24"/>
        </w:rPr>
        <w:t xml:space="preserve"> desarrollada en dos momentos del año escolar (julio y diciembre), lo cual permitió no solo observar las dinámicas de interacción de los estudiantes, sino también identificar transformaciones en sus comportamientos y actitudes frente a la convivencia.</w:t>
      </w:r>
    </w:p>
    <w:p w14:paraId="44EAC30E" w14:textId="77777777" w:rsidR="00143231" w:rsidRPr="00DC5717" w:rsidRDefault="00143231" w:rsidP="00E24955">
      <w:pPr>
        <w:jc w:val="both"/>
        <w:pPrChange w:id="2175" w:author="Edu Fisica" w:date="2026-05-16T07:13:00Z">
          <w:pPr>
            <w:pStyle w:val="Descripcin"/>
            <w:keepNext/>
          </w:pPr>
        </w:pPrChange>
      </w:pPr>
      <w:bookmarkStart w:id="2176" w:name="_Hlk227269721"/>
    </w:p>
    <w:p w14:paraId="20813F16" w14:textId="0E2F352C" w:rsidR="00143231" w:rsidRDefault="00B776BF" w:rsidP="00143231">
      <w:pPr>
        <w:pStyle w:val="Descripcin"/>
        <w:keepNext/>
        <w:jc w:val="both"/>
        <w:rPr>
          <w:sz w:val="20"/>
          <w:rPrChange w:id="2177" w:author="Edu Fisica" w:date="2026-05-16T07:13:00Z">
            <w:rPr/>
          </w:rPrChange>
        </w:rPr>
        <w:pPrChange w:id="2178" w:author="Edu Fisica" w:date="2026-05-16T07:13:00Z">
          <w:pPr>
            <w:pStyle w:val="Descripcin"/>
            <w:keepNext/>
            <w:jc w:val="center"/>
          </w:pPr>
        </w:pPrChange>
      </w:pPr>
      <w:bookmarkStart w:id="2179" w:name="_Toc227606253"/>
      <w:bookmarkStart w:id="2180" w:name="_Toc227682424"/>
      <w:bookmarkStart w:id="2181" w:name="_Toc229133586"/>
      <w:bookmarkStart w:id="2182" w:name="_Toc227692933"/>
      <w:bookmarkEnd w:id="2176"/>
      <w:r w:rsidRPr="003B1B36">
        <w:rPr>
          <w:sz w:val="20"/>
          <w:rPrChange w:id="2183" w:author="Edu Fisica" w:date="2026-05-16T07:13:00Z">
            <w:rPr/>
          </w:rPrChange>
        </w:rPr>
        <w:t xml:space="preserve">Figura  </w:t>
      </w:r>
      <w:r w:rsidRPr="003B1B36">
        <w:rPr>
          <w:sz w:val="20"/>
          <w:rPrChange w:id="2184" w:author="Edu Fisica" w:date="2026-05-16T07:13:00Z">
            <w:rPr/>
          </w:rPrChange>
        </w:rPr>
        <w:fldChar w:fldCharType="begin"/>
      </w:r>
      <w:r w:rsidRPr="003B1B36">
        <w:rPr>
          <w:sz w:val="20"/>
          <w:rPrChange w:id="2185" w:author="Edu Fisica" w:date="2026-05-16T07:13:00Z">
            <w:rPr/>
          </w:rPrChange>
        </w:rPr>
        <w:instrText xml:space="preserve"> SEQ Figura_ \* ARABIC </w:instrText>
      </w:r>
      <w:r w:rsidRPr="003B1B36">
        <w:rPr>
          <w:sz w:val="20"/>
          <w:rPrChange w:id="2186" w:author="Edu Fisica" w:date="2026-05-16T07:13:00Z">
            <w:rPr/>
          </w:rPrChange>
        </w:rPr>
        <w:fldChar w:fldCharType="separate"/>
      </w:r>
      <w:r w:rsidR="0068461A" w:rsidRPr="003B1B36">
        <w:rPr>
          <w:sz w:val="20"/>
          <w:rPrChange w:id="2187" w:author="Edu Fisica" w:date="2026-05-16T07:13:00Z">
            <w:rPr/>
          </w:rPrChange>
        </w:rPr>
        <w:t>14</w:t>
      </w:r>
      <w:r w:rsidRPr="003B1B36">
        <w:rPr>
          <w:sz w:val="20"/>
          <w:rPrChange w:id="2188" w:author="Edu Fisica" w:date="2026-05-16T07:13:00Z">
            <w:rPr/>
          </w:rPrChange>
        </w:rPr>
        <w:fldChar w:fldCharType="end"/>
      </w:r>
      <w:r w:rsidRPr="003B1B36">
        <w:rPr>
          <w:sz w:val="20"/>
          <w:rPrChange w:id="2189" w:author="Edu Fisica" w:date="2026-05-16T07:13:00Z">
            <w:rPr/>
          </w:rPrChange>
        </w:rPr>
        <w:t xml:space="preserve"> </w:t>
      </w:r>
      <w:del w:id="2190" w:author="Edu Fisica" w:date="2026-05-16T07:13:00Z">
        <w:r w:rsidRPr="00FF4F12">
          <w:rPr>
            <w:rFonts w:cs="Times New Roman"/>
          </w:rPr>
          <w:delText>Cine, comida y comodidad: el festín de la pantalla grande”, Primer momento julio - Grado 6-1</w:delText>
        </w:r>
      </w:del>
      <w:bookmarkEnd w:id="2182"/>
    </w:p>
    <w:p w14:paraId="44179A06" w14:textId="77777777" w:rsidR="00B776BF" w:rsidRPr="00FF4F12" w:rsidRDefault="00B776BF" w:rsidP="00B776BF">
      <w:pPr>
        <w:jc w:val="center"/>
        <w:rPr>
          <w:del w:id="2191" w:author="Edu Fisica" w:date="2026-05-16T07:13:00Z"/>
          <w:rFonts w:cs="Times New Roman"/>
          <w:szCs w:val="24"/>
        </w:rPr>
      </w:pPr>
      <w:del w:id="2192" w:author="Edu Fisica" w:date="2026-05-16T07:13:00Z">
        <w:r w:rsidRPr="00FF4F12">
          <w:rPr>
            <w:rFonts w:cs="Times New Roman"/>
            <w:noProof/>
            <w:szCs w:val="24"/>
            <w:lang w:val="es-CO"/>
          </w:rPr>
          <w:drawing>
            <wp:inline distT="0" distB="0" distL="0" distR="0" wp14:anchorId="40D7D1BC" wp14:editId="3295DE9B">
              <wp:extent cx="4888858" cy="2450465"/>
              <wp:effectExtent l="0" t="0" r="7620" b="698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44983" cy="2478597"/>
                      </a:xfrm>
                      <a:prstGeom prst="rect">
                        <a:avLst/>
                      </a:prstGeom>
                    </pic:spPr>
                  </pic:pic>
                </a:graphicData>
              </a:graphic>
            </wp:inline>
          </w:drawing>
        </w:r>
      </w:del>
    </w:p>
    <w:p w14:paraId="587CA521" w14:textId="77777777" w:rsidR="00B776BF" w:rsidRPr="00E24955" w:rsidRDefault="00B776BF" w:rsidP="00B776BF">
      <w:pPr>
        <w:jc w:val="center"/>
        <w:rPr>
          <w:del w:id="2193" w:author="Edu Fisica" w:date="2026-05-16T07:13:00Z"/>
          <w:rFonts w:cs="Times New Roman"/>
          <w:color w:val="FF0000"/>
          <w:szCs w:val="24"/>
        </w:rPr>
      </w:pPr>
      <w:del w:id="2194" w:author="Edu Fisica" w:date="2026-05-16T07:13:00Z">
        <w:r w:rsidRPr="00E24955">
          <w:rPr>
            <w:rFonts w:cs="Times New Roman"/>
            <w:color w:val="FF0000"/>
            <w:szCs w:val="24"/>
          </w:rPr>
          <w:delText>Imagen del autor</w:delText>
        </w:r>
      </w:del>
    </w:p>
    <w:p w14:paraId="0318E434" w14:textId="71B0A39A" w:rsidR="00B776BF" w:rsidRPr="003B1B36" w:rsidRDefault="00B776BF" w:rsidP="00143231">
      <w:pPr>
        <w:pStyle w:val="Descripcin"/>
        <w:keepNext/>
        <w:jc w:val="both"/>
        <w:rPr>
          <w:ins w:id="2195" w:author="Edu Fisica" w:date="2026-05-16T07:13:00Z"/>
          <w:rFonts w:cs="Times New Roman"/>
          <w:sz w:val="20"/>
          <w:szCs w:val="20"/>
        </w:rPr>
      </w:pPr>
      <w:ins w:id="2196" w:author="Edu Fisica" w:date="2026-05-16T07:13:00Z">
        <w:r w:rsidRPr="003B1B36">
          <w:rPr>
            <w:rFonts w:cs="Times New Roman"/>
            <w:sz w:val="20"/>
            <w:szCs w:val="20"/>
          </w:rPr>
          <w:t>Cine, comida y comodidad: el festín de la pantalla grande”, Primer momento julio - Grado 6-1</w:t>
        </w:r>
        <w:bookmarkEnd w:id="2179"/>
        <w:bookmarkEnd w:id="2180"/>
        <w:bookmarkEnd w:id="2181"/>
      </w:ins>
    </w:p>
    <w:p w14:paraId="14FABDD3" w14:textId="77777777" w:rsidR="00B776BF" w:rsidRPr="00FF4F12" w:rsidRDefault="00B776BF" w:rsidP="00B776BF">
      <w:pPr>
        <w:jc w:val="center"/>
        <w:rPr>
          <w:ins w:id="2197" w:author="Edu Fisica" w:date="2026-05-16T07:13:00Z"/>
          <w:rFonts w:cs="Times New Roman"/>
          <w:szCs w:val="24"/>
        </w:rPr>
      </w:pPr>
      <w:ins w:id="2198" w:author="Edu Fisica" w:date="2026-05-16T07:13:00Z">
        <w:r w:rsidRPr="00FF4F12">
          <w:rPr>
            <w:rFonts w:cs="Times New Roman"/>
            <w:noProof/>
            <w:szCs w:val="24"/>
            <w:lang w:val="es-CO"/>
          </w:rPr>
          <w:drawing>
            <wp:inline distT="0" distB="0" distL="0" distR="0" wp14:anchorId="13A55DC3" wp14:editId="4A0AC2E1">
              <wp:extent cx="3235960" cy="2450952"/>
              <wp:effectExtent l="0" t="0" r="2540" b="698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258007" cy="2467650"/>
                      </a:xfrm>
                      <a:prstGeom prst="rect">
                        <a:avLst/>
                      </a:prstGeom>
                    </pic:spPr>
                  </pic:pic>
                </a:graphicData>
              </a:graphic>
            </wp:inline>
          </w:drawing>
        </w:r>
      </w:ins>
    </w:p>
    <w:p w14:paraId="7250F1D6" w14:textId="147AAB1C" w:rsidR="00B776BF" w:rsidRPr="003B1B36" w:rsidRDefault="003B1B36" w:rsidP="003B1B36">
      <w:pPr>
        <w:rPr>
          <w:ins w:id="2199" w:author="Edu Fisica" w:date="2026-05-16T07:13:00Z"/>
          <w:rFonts w:cs="Times New Roman"/>
          <w:sz w:val="20"/>
          <w:szCs w:val="20"/>
        </w:rPr>
      </w:pPr>
      <w:ins w:id="2200" w:author="Edu Fisica" w:date="2026-05-16T07:13:00Z">
        <w:r w:rsidRPr="003B1B36">
          <w:rPr>
            <w:rFonts w:cs="Times New Roman"/>
            <w:i/>
            <w:iCs/>
            <w:sz w:val="20"/>
            <w:szCs w:val="20"/>
          </w:rPr>
          <w:t>Nota.</w:t>
        </w:r>
        <w:r w:rsidRPr="003B1B36">
          <w:rPr>
            <w:rFonts w:cs="Times New Roman"/>
            <w:sz w:val="20"/>
            <w:szCs w:val="20"/>
          </w:rPr>
          <w:t xml:space="preserve"> Elaboración propia, compartir de alimentos y película, lugar “El </w:t>
        </w:r>
        <w:proofErr w:type="spellStart"/>
        <w:r>
          <w:rPr>
            <w:rFonts w:cs="Times New Roman"/>
            <w:sz w:val="20"/>
            <w:szCs w:val="20"/>
          </w:rPr>
          <w:t>G</w:t>
        </w:r>
        <w:r w:rsidRPr="003B1B36">
          <w:rPr>
            <w:rFonts w:cs="Times New Roman"/>
            <w:sz w:val="20"/>
            <w:szCs w:val="20"/>
          </w:rPr>
          <w:t>uascaso</w:t>
        </w:r>
        <w:proofErr w:type="spellEnd"/>
        <w:r w:rsidRPr="003B1B36">
          <w:rPr>
            <w:rFonts w:cs="Times New Roman"/>
            <w:sz w:val="20"/>
            <w:szCs w:val="20"/>
          </w:rPr>
          <w:t>”</w:t>
        </w:r>
        <w:r>
          <w:rPr>
            <w:rFonts w:cs="Times New Roman"/>
            <w:sz w:val="20"/>
            <w:szCs w:val="20"/>
          </w:rPr>
          <w:t>, primer momento.</w:t>
        </w:r>
      </w:ins>
    </w:p>
    <w:p w14:paraId="265A82B3" w14:textId="3A89BAD3" w:rsidR="00B776BF" w:rsidRPr="00FF4F12" w:rsidRDefault="00B776BF" w:rsidP="00E24955">
      <w:pPr>
        <w:jc w:val="both"/>
        <w:rPr>
          <w:rFonts w:cs="Times New Roman"/>
          <w:szCs w:val="24"/>
        </w:rPr>
      </w:pPr>
      <w:r w:rsidRPr="00FF4F12">
        <w:rPr>
          <w:rFonts w:cs="Times New Roman"/>
          <w:szCs w:val="24"/>
        </w:rPr>
        <w:t>En un primer episodio en el mes de julio</w:t>
      </w:r>
      <w:del w:id="2201" w:author="Edu Fisica" w:date="2026-05-16T07:13:00Z">
        <w:r w:rsidRPr="00FF4F12">
          <w:rPr>
            <w:rFonts w:cs="Times New Roman"/>
            <w:szCs w:val="24"/>
          </w:rPr>
          <w:delText>,</w:delText>
        </w:r>
      </w:del>
      <w:ins w:id="2202" w:author="Edu Fisica" w:date="2026-05-16T07:13:00Z">
        <w:r w:rsidR="003B1B36">
          <w:rPr>
            <w:rFonts w:cs="Times New Roman"/>
            <w:szCs w:val="24"/>
          </w:rPr>
          <w:t xml:space="preserve"> (figura 14)</w:t>
        </w:r>
        <w:r w:rsidRPr="00FF4F12">
          <w:rPr>
            <w:rFonts w:cs="Times New Roman"/>
            <w:szCs w:val="24"/>
          </w:rPr>
          <w:t>,</w:t>
        </w:r>
      </w:ins>
      <w:r w:rsidRPr="00FF4F12">
        <w:rPr>
          <w:rFonts w:cs="Times New Roman"/>
          <w:szCs w:val="24"/>
        </w:rPr>
        <w:t xml:space="preserve"> los estudiantes participaron en la actividad a partir de un proceso previo de ahorro, lo que generó motivación y expectativa frente al compartir grupal. Durante la jornada, compartieron alimentos mientras observaban una película en un ambiente situado en el municipio, diferente al aula de clases; muchos de ellos, provenientes de zonas rurales, valoran significativamente la posibilidad de estar en un espacio público del pueblo, dado que este tipo de experiencias no hace parte de sus dinámicas cotidianas.</w:t>
      </w:r>
    </w:p>
    <w:p w14:paraId="7954CC7D" w14:textId="77777777" w:rsidR="00B776BF" w:rsidRPr="00FF4F12" w:rsidRDefault="00B776BF" w:rsidP="00B776BF">
      <w:pPr>
        <w:rPr>
          <w:rFonts w:cs="Times New Roman"/>
          <w:szCs w:val="24"/>
        </w:rPr>
      </w:pPr>
      <w:r w:rsidRPr="00FF4F12">
        <w:rPr>
          <w:rFonts w:cs="Times New Roman"/>
          <w:szCs w:val="24"/>
        </w:rPr>
        <w:t>En este sentido, la actividad se configura como una estrategia pedagógica vivencial que trasciende el aula y favorece la formación en valores a partir de la experiencia. Tal como lo plantean García y Ferreira (2005), es posible que las escuelas recurran a escenarios como el juego, el arte, la música, la lectura de lo cotidiano y la convivencia grupal para promover la integración de niños y jóvenes en valores, priorizando la alegría de vivir y formándolos como ciudadanos capaces de convivir en una sociedad más equilibrada, orientada hacia la paz y la seguridad.</w:t>
      </w:r>
    </w:p>
    <w:p w14:paraId="4535D1D8" w14:textId="77777777" w:rsidR="00B776BF" w:rsidRPr="00FF4F12" w:rsidRDefault="00B776BF" w:rsidP="00B776BF">
      <w:pPr>
        <w:rPr>
          <w:rFonts w:cs="Times New Roman"/>
          <w:szCs w:val="24"/>
        </w:rPr>
      </w:pPr>
      <w:r w:rsidRPr="00FF4F12">
        <w:rPr>
          <w:rFonts w:cs="Times New Roman"/>
          <w:szCs w:val="24"/>
        </w:rPr>
        <w:t>En términos convivenciales, se evidenció inicialmente una actitud positiva, caracterizada por el entusiasmo, la disposición para compartir y el interés por participar en la actividad. Sin embargo, a medida que avanzaba el encuentro, comenzaron a presentarse manifestaciones de desorden e indisciplina, tales como dificultades para mantener la atención, aumento en el nivel de ruido y poca regulación del comportamiento colectivo; se escucharon algunos comentarios como: “profe, dígales que no molesten”, “hagan silencio”, “respeten”, “dejen ver la película”; de otra parte, también algunos negativos como “esa película está muy mala”, “esto esta aburrido”, “ya vámonos rápido”.</w:t>
      </w:r>
    </w:p>
    <w:p w14:paraId="3CC01DD1" w14:textId="50D0F450" w:rsidR="00B776BF" w:rsidRPr="00FF4F12" w:rsidRDefault="00B776BF" w:rsidP="00B776BF">
      <w:pPr>
        <w:rPr>
          <w:rPrChange w:id="2203" w:author="Edu Fisica" w:date="2026-05-16T07:13:00Z">
            <w:rPr>
              <w:color w:val="FF0000"/>
            </w:rPr>
          </w:rPrChange>
        </w:rPr>
      </w:pPr>
      <w:r w:rsidRPr="00FF4F12">
        <w:rPr>
          <w:rFonts w:cs="Times New Roman"/>
          <w:szCs w:val="24"/>
        </w:rPr>
        <w:t xml:space="preserve">Estas dinámicas reflejan que, aunque existía una disposición inicial hacia la interacción social, se presentaban debilidades en aspectos como la autorregulación, al no evidenciarse una adecuada gestión de impulsos y conductas, así como en el respeto por los acuerdos implícitos, lo cual afecta la confianza y la convivencia. Asimismo, se identifican dificultades para mantener comportamientos adecuados en espacios de esparcimiento, evidenciando la necesidad de fortalecer procesos formativos orientados al respeto por el entorno y por las personas que lo comparten, incluyendo compañeros, docentes y demás actores presentes en el lugar donde se desarrolló la actividad </w:t>
      </w:r>
      <w:r w:rsidRPr="00FF4F12">
        <w:rPr>
          <w:rPrChange w:id="2204" w:author="Edu Fisica" w:date="2026-05-16T07:13:00Z">
            <w:rPr>
              <w:color w:val="FF0000"/>
            </w:rPr>
          </w:rPrChange>
        </w:rPr>
        <w:t xml:space="preserve">(figura </w:t>
      </w:r>
      <w:del w:id="2205" w:author="Edu Fisica" w:date="2026-05-16T07:13:00Z">
        <w:r w:rsidRPr="009C7177">
          <w:rPr>
            <w:rFonts w:cs="Times New Roman"/>
            <w:color w:val="FF0000"/>
            <w:szCs w:val="24"/>
          </w:rPr>
          <w:delText>3</w:delText>
        </w:r>
      </w:del>
      <w:ins w:id="2206" w:author="Edu Fisica" w:date="2026-05-16T07:13:00Z">
        <w:r w:rsidR="003B1B36">
          <w:rPr>
            <w:rFonts w:cs="Times New Roman"/>
            <w:szCs w:val="24"/>
          </w:rPr>
          <w:t>14</w:t>
        </w:r>
      </w:ins>
      <w:r w:rsidRPr="00FF4F12">
        <w:rPr>
          <w:rPrChange w:id="2207" w:author="Edu Fisica" w:date="2026-05-16T07:13:00Z">
            <w:rPr>
              <w:color w:val="FF0000"/>
            </w:rPr>
          </w:rPrChange>
        </w:rPr>
        <w:t>).</w:t>
      </w:r>
    </w:p>
    <w:p w14:paraId="3144A64E" w14:textId="7B397BB9" w:rsidR="00B776BF" w:rsidRPr="00FF4F12" w:rsidRDefault="00B776BF" w:rsidP="00B776BF">
      <w:pPr>
        <w:rPr>
          <w:rFonts w:cs="Times New Roman"/>
          <w:szCs w:val="24"/>
        </w:rPr>
      </w:pPr>
      <w:r w:rsidRPr="00FF4F12">
        <w:rPr>
          <w:rFonts w:cs="Times New Roman"/>
          <w:szCs w:val="24"/>
        </w:rPr>
        <w:t>Por su parte, el segundo episodio, desarrollado en el mes de diciembre</w:t>
      </w:r>
      <w:del w:id="2208" w:author="Edu Fisica" w:date="2026-05-16T07:13:00Z">
        <w:r w:rsidRPr="00FF4F12">
          <w:rPr>
            <w:rFonts w:cs="Times New Roman"/>
            <w:szCs w:val="24"/>
          </w:rPr>
          <w:delText>,</w:delText>
        </w:r>
      </w:del>
      <w:ins w:id="2209" w:author="Edu Fisica" w:date="2026-05-16T07:13:00Z">
        <w:r w:rsidR="003B1B36">
          <w:rPr>
            <w:rFonts w:cs="Times New Roman"/>
            <w:szCs w:val="24"/>
          </w:rPr>
          <w:t xml:space="preserve"> (figura 15)</w:t>
        </w:r>
        <w:r w:rsidRPr="00FF4F12">
          <w:rPr>
            <w:rFonts w:cs="Times New Roman"/>
            <w:szCs w:val="24"/>
          </w:rPr>
          <w:t>,</w:t>
        </w:r>
      </w:ins>
      <w:r w:rsidRPr="00FF4F12">
        <w:rPr>
          <w:rFonts w:cs="Times New Roman"/>
          <w:szCs w:val="24"/>
        </w:rPr>
        <w:t xml:space="preserve"> permitió evidenciar cambios significativos en las dinámicas de convivencia del grupo. Al igual que en la primera experiencia, los estudiantes participaron en un compartir acompañado de la proyección de una película, en un ambiente de integración diferente al aula de clases.</w:t>
      </w:r>
    </w:p>
    <w:p w14:paraId="674C602A" w14:textId="77777777" w:rsidR="00B776BF" w:rsidRPr="00FF4F12" w:rsidRDefault="00B776BF" w:rsidP="00B776BF">
      <w:pPr>
        <w:pStyle w:val="Descripcin"/>
        <w:keepNext/>
        <w:ind w:firstLine="0"/>
        <w:rPr>
          <w:del w:id="2210" w:author="Edu Fisica" w:date="2026-05-16T07:13:00Z"/>
          <w:rFonts w:cs="Times New Roman"/>
          <w:sz w:val="24"/>
          <w:szCs w:val="24"/>
        </w:rPr>
      </w:pPr>
      <w:bookmarkStart w:id="2211" w:name="_Hlk227270203"/>
    </w:p>
    <w:p w14:paraId="125020B9" w14:textId="77777777" w:rsidR="00143231" w:rsidRDefault="00B776BF" w:rsidP="003B1B36">
      <w:pPr>
        <w:pStyle w:val="Descripcin"/>
        <w:keepNext/>
        <w:jc w:val="both"/>
        <w:rPr>
          <w:ins w:id="2212" w:author="Edu Fisica" w:date="2026-05-16T07:13:00Z"/>
          <w:rFonts w:cs="Times New Roman"/>
          <w:sz w:val="20"/>
          <w:szCs w:val="20"/>
        </w:rPr>
      </w:pPr>
      <w:bookmarkStart w:id="2213" w:name="_Toc227606254"/>
      <w:bookmarkStart w:id="2214" w:name="_Toc227682425"/>
      <w:bookmarkStart w:id="2215" w:name="_Toc229133587"/>
      <w:bookmarkStart w:id="2216" w:name="_Toc227692934"/>
      <w:bookmarkEnd w:id="2211"/>
      <w:r w:rsidRPr="003B1B36">
        <w:rPr>
          <w:sz w:val="20"/>
          <w:rPrChange w:id="2217" w:author="Edu Fisica" w:date="2026-05-16T07:13:00Z">
            <w:rPr/>
          </w:rPrChange>
        </w:rPr>
        <w:t xml:space="preserve">Figura  </w:t>
      </w:r>
      <w:r w:rsidRPr="003B1B36">
        <w:rPr>
          <w:sz w:val="20"/>
          <w:rPrChange w:id="2218" w:author="Edu Fisica" w:date="2026-05-16T07:13:00Z">
            <w:rPr/>
          </w:rPrChange>
        </w:rPr>
        <w:fldChar w:fldCharType="begin"/>
      </w:r>
      <w:r w:rsidRPr="003B1B36">
        <w:rPr>
          <w:sz w:val="20"/>
          <w:rPrChange w:id="2219" w:author="Edu Fisica" w:date="2026-05-16T07:13:00Z">
            <w:rPr/>
          </w:rPrChange>
        </w:rPr>
        <w:instrText xml:space="preserve"> SEQ Figura_ \* ARABIC </w:instrText>
      </w:r>
      <w:r w:rsidRPr="003B1B36">
        <w:rPr>
          <w:sz w:val="20"/>
          <w:rPrChange w:id="2220" w:author="Edu Fisica" w:date="2026-05-16T07:13:00Z">
            <w:rPr/>
          </w:rPrChange>
        </w:rPr>
        <w:fldChar w:fldCharType="separate"/>
      </w:r>
      <w:r w:rsidR="0068461A" w:rsidRPr="003B1B36">
        <w:rPr>
          <w:sz w:val="20"/>
          <w:rPrChange w:id="2221" w:author="Edu Fisica" w:date="2026-05-16T07:13:00Z">
            <w:rPr/>
          </w:rPrChange>
        </w:rPr>
        <w:t>15</w:t>
      </w:r>
      <w:r w:rsidRPr="003B1B36">
        <w:rPr>
          <w:sz w:val="20"/>
          <w:rPrChange w:id="2222" w:author="Edu Fisica" w:date="2026-05-16T07:13:00Z">
            <w:rPr/>
          </w:rPrChange>
        </w:rPr>
        <w:fldChar w:fldCharType="end"/>
      </w:r>
      <w:r w:rsidRPr="003B1B36">
        <w:rPr>
          <w:sz w:val="20"/>
          <w:rPrChange w:id="2223" w:author="Edu Fisica" w:date="2026-05-16T07:13:00Z">
            <w:rPr/>
          </w:rPrChange>
        </w:rPr>
        <w:t xml:space="preserve"> </w:t>
      </w:r>
    </w:p>
    <w:p w14:paraId="664922A9" w14:textId="7D49C67A" w:rsidR="00B776BF" w:rsidRPr="003B1B36" w:rsidRDefault="00B776BF" w:rsidP="00143231">
      <w:pPr>
        <w:pStyle w:val="Descripcin"/>
        <w:keepNext/>
        <w:rPr>
          <w:sz w:val="20"/>
          <w:rPrChange w:id="2224" w:author="Edu Fisica" w:date="2026-05-16T07:13:00Z">
            <w:rPr/>
          </w:rPrChange>
        </w:rPr>
        <w:pPrChange w:id="2225" w:author="Edu Fisica" w:date="2026-05-16T07:13:00Z">
          <w:pPr>
            <w:pStyle w:val="Descripcin"/>
            <w:keepNext/>
            <w:jc w:val="center"/>
          </w:pPr>
        </w:pPrChange>
      </w:pPr>
      <w:r w:rsidRPr="003B1B36">
        <w:rPr>
          <w:sz w:val="20"/>
          <w:rPrChange w:id="2226" w:author="Edu Fisica" w:date="2026-05-16T07:13:00Z">
            <w:rPr/>
          </w:rPrChange>
        </w:rPr>
        <w:t>Cine, comida y comodidad: el festín de la pantalla grande”, segundo momento diciembre - Grado 6-1</w:t>
      </w:r>
      <w:bookmarkEnd w:id="2213"/>
      <w:bookmarkEnd w:id="2214"/>
      <w:bookmarkEnd w:id="2215"/>
      <w:bookmarkEnd w:id="2216"/>
    </w:p>
    <w:p w14:paraId="4D6159DE" w14:textId="77777777" w:rsidR="00B776BF" w:rsidRPr="00FF4F12" w:rsidRDefault="00B776BF" w:rsidP="00B776BF">
      <w:pPr>
        <w:jc w:val="center"/>
        <w:rPr>
          <w:rFonts w:cs="Times New Roman"/>
          <w:szCs w:val="24"/>
        </w:rPr>
      </w:pPr>
      <w:r w:rsidRPr="00FF4F12">
        <w:rPr>
          <w:rFonts w:cs="Times New Roman"/>
          <w:noProof/>
          <w:szCs w:val="24"/>
          <w:lang w:val="es-CO"/>
        </w:rPr>
        <w:drawing>
          <wp:inline distT="0" distB="0" distL="0" distR="0" wp14:anchorId="19E2FEB1" wp14:editId="6F957C50">
            <wp:extent cx="3673880" cy="2827020"/>
            <wp:effectExtent l="0" t="0" r="3175"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85182" cy="2835717"/>
                    </a:xfrm>
                    <a:prstGeom prst="rect">
                      <a:avLst/>
                    </a:prstGeom>
                  </pic:spPr>
                </pic:pic>
              </a:graphicData>
            </a:graphic>
          </wp:inline>
        </w:drawing>
      </w:r>
    </w:p>
    <w:p w14:paraId="7812241D" w14:textId="77777777" w:rsidR="00B776BF" w:rsidRPr="00E24955" w:rsidRDefault="00B776BF" w:rsidP="00B776BF">
      <w:pPr>
        <w:jc w:val="center"/>
        <w:rPr>
          <w:del w:id="2227" w:author="Edu Fisica" w:date="2026-05-16T07:13:00Z"/>
          <w:rFonts w:cs="Times New Roman"/>
          <w:color w:val="FF0000"/>
          <w:szCs w:val="24"/>
        </w:rPr>
      </w:pPr>
      <w:del w:id="2228" w:author="Edu Fisica" w:date="2026-05-16T07:13:00Z">
        <w:r w:rsidRPr="00E24955">
          <w:rPr>
            <w:rFonts w:cs="Times New Roman"/>
            <w:color w:val="FF0000"/>
            <w:szCs w:val="24"/>
          </w:rPr>
          <w:delText>Imagen del autor</w:delText>
        </w:r>
      </w:del>
    </w:p>
    <w:p w14:paraId="746A4FDF" w14:textId="37FB64E4" w:rsidR="003B1B36" w:rsidRDefault="003B1B36" w:rsidP="003B1B36">
      <w:pPr>
        <w:rPr>
          <w:ins w:id="2229" w:author="Edu Fisica" w:date="2026-05-16T07:13:00Z"/>
          <w:rFonts w:cs="Times New Roman"/>
          <w:sz w:val="20"/>
          <w:szCs w:val="20"/>
        </w:rPr>
      </w:pPr>
      <w:ins w:id="2230" w:author="Edu Fisica" w:date="2026-05-16T07:13:00Z">
        <w:r>
          <w:rPr>
            <w:rFonts w:cs="Times New Roman"/>
            <w:i/>
            <w:iCs/>
            <w:sz w:val="20"/>
            <w:szCs w:val="20"/>
          </w:rPr>
          <w:t xml:space="preserve">Nota. </w:t>
        </w:r>
        <w:r w:rsidRPr="003B1B36">
          <w:rPr>
            <w:rFonts w:cs="Times New Roman"/>
            <w:sz w:val="20"/>
            <w:szCs w:val="20"/>
          </w:rPr>
          <w:t xml:space="preserve">Elaboración propia, compartir de alimentos y película, lugar “El </w:t>
        </w:r>
        <w:proofErr w:type="spellStart"/>
        <w:r>
          <w:rPr>
            <w:rFonts w:cs="Times New Roman"/>
            <w:sz w:val="20"/>
            <w:szCs w:val="20"/>
          </w:rPr>
          <w:t>G</w:t>
        </w:r>
        <w:r w:rsidRPr="003B1B36">
          <w:rPr>
            <w:rFonts w:cs="Times New Roman"/>
            <w:sz w:val="20"/>
            <w:szCs w:val="20"/>
          </w:rPr>
          <w:t>uascaso</w:t>
        </w:r>
        <w:proofErr w:type="spellEnd"/>
        <w:r w:rsidRPr="003B1B36">
          <w:rPr>
            <w:rFonts w:cs="Times New Roman"/>
            <w:sz w:val="20"/>
            <w:szCs w:val="20"/>
          </w:rPr>
          <w:t>”</w:t>
        </w:r>
        <w:r>
          <w:rPr>
            <w:rFonts w:cs="Times New Roman"/>
            <w:sz w:val="20"/>
            <w:szCs w:val="20"/>
          </w:rPr>
          <w:t>, segundo momento.</w:t>
        </w:r>
      </w:ins>
    </w:p>
    <w:p w14:paraId="5964607F" w14:textId="7A46424C" w:rsidR="00B776BF" w:rsidRPr="00FF4F12" w:rsidRDefault="00B776BF" w:rsidP="00B776BF">
      <w:pPr>
        <w:rPr>
          <w:rFonts w:cs="Times New Roman"/>
          <w:szCs w:val="24"/>
        </w:rPr>
      </w:pPr>
      <w:r w:rsidRPr="00FF4F12">
        <w:rPr>
          <w:rFonts w:cs="Times New Roman"/>
          <w:szCs w:val="24"/>
        </w:rPr>
        <w:t>En esta ocasión, se observó una mayor capacidad de organización y concertación, especialmente en la elección de la película, proceso que se llevó a cabo de manera más ágil y con menor nivel de conflicto. Asimismo, durante el desarrollo de la actividad, los estudiantes mantuvieron una actitud más tranquila, respetuosa y colaborativa, lo que evidencia avances en la interiorización de normas y en la regulación de su comportamiento.</w:t>
      </w:r>
    </w:p>
    <w:p w14:paraId="7AD6CD83" w14:textId="77777777" w:rsidR="00B776BF" w:rsidRPr="00FF4F12" w:rsidRDefault="00B776BF" w:rsidP="00B776BF">
      <w:pPr>
        <w:rPr>
          <w:rFonts w:cs="Times New Roman"/>
          <w:szCs w:val="24"/>
        </w:rPr>
      </w:pPr>
      <w:r w:rsidRPr="00FF4F12">
        <w:rPr>
          <w:rFonts w:cs="Times New Roman"/>
          <w:szCs w:val="24"/>
        </w:rPr>
        <w:t>Se evidenció un fortalecimiento del compañerismo, una mejor disposición para compartir los alimentos y un mayor respeto por el espacio común. La convivencia durante la actividad fue más armónica, con comportamientos que denotan avances en la autorregulación, el cumplimiento de normas y la consideración hacia los demás. En este sentido, los resultados coinciden con lo planteado por Bolaños y Stuart (2019), quienes señalan que la convivencia escolar depende en gran medida de la forma en que la comunidad educativa orienta y hace cumplir las normas, así como del reconocimiento del contexto familiar y social de los estudiantes, elementos fundamentales para promover relaciones basadas en el respeto, la tolerancia y la armonía.</w:t>
      </w:r>
    </w:p>
    <w:p w14:paraId="1D971194" w14:textId="77777777" w:rsidR="00B776BF" w:rsidRPr="00FF4F12" w:rsidRDefault="00B776BF" w:rsidP="00B776BF">
      <w:pPr>
        <w:rPr>
          <w:rFonts w:cs="Times New Roman"/>
          <w:szCs w:val="24"/>
        </w:rPr>
      </w:pPr>
      <w:r w:rsidRPr="00FF4F12">
        <w:rPr>
          <w:rFonts w:cs="Times New Roman"/>
          <w:szCs w:val="24"/>
        </w:rPr>
        <w:t>A través de la proyección de contenidos audiovisuales con enfoque formativo, acompañados de espacios de alimentación y comodidad, se promovió no solo el disfrute colectivo, sino también el desarrollo de competencias socioemocionales como la empatía, la tolerancia, el respeto por las diferencias y la autorregulación, evidenciadas en sus diálogos con expresiones como “- ¿tienes más salsa?, - a mí no me gusta, cómetela si quieres”, “profe, al sujeto 1, no le han servido todavía”, “¿me cambias salchichas por papas?”, “pongamos una película que nos guste a todos”. Incluso, algunos estudiantes manifestaron su agradecimiento a las docentes mediante abrazos y palabras como “gracias profes, yo nunca había venido aquí”, “profes las queremos mucho”, “¿cuándo volvemos a venir?”.</w:t>
      </w:r>
    </w:p>
    <w:p w14:paraId="478A1F53" w14:textId="6B006C36" w:rsidR="00B776BF" w:rsidRPr="00FF4F12" w:rsidRDefault="00B776BF" w:rsidP="00B776BF">
      <w:pPr>
        <w:rPr>
          <w:rFonts w:cs="Times New Roman"/>
          <w:szCs w:val="24"/>
        </w:rPr>
      </w:pPr>
      <w:r w:rsidRPr="00FF4F12">
        <w:rPr>
          <w:rFonts w:cs="Times New Roman"/>
          <w:szCs w:val="24"/>
        </w:rPr>
        <w:t xml:space="preserve">Asimismo, este instrumento facilitó la observación de conductas espontáneas en contextos de esparcimiento, lo cual enriqueció la comprensión de las dinámicas convivenciales del grupo y permitió evidenciar avances significativos en la construcción de una convivencia más consciente y armoniosa (Figura </w:t>
      </w:r>
      <w:del w:id="2231" w:author="Edu Fisica" w:date="2026-05-16T07:13:00Z">
        <w:r w:rsidRPr="00FF4F12">
          <w:rPr>
            <w:rFonts w:cs="Times New Roman"/>
            <w:szCs w:val="24"/>
          </w:rPr>
          <w:delText>4</w:delText>
        </w:r>
      </w:del>
      <w:ins w:id="2232" w:author="Edu Fisica" w:date="2026-05-16T07:13:00Z">
        <w:r w:rsidR="003B1B36">
          <w:rPr>
            <w:rFonts w:cs="Times New Roman"/>
            <w:szCs w:val="24"/>
          </w:rPr>
          <w:t>15</w:t>
        </w:r>
      </w:ins>
      <w:r w:rsidRPr="00FF4F12">
        <w:rPr>
          <w:rFonts w:cs="Times New Roman"/>
          <w:szCs w:val="24"/>
        </w:rPr>
        <w:t>).</w:t>
      </w:r>
    </w:p>
    <w:p w14:paraId="0A44413E" w14:textId="77777777" w:rsidR="00B776BF" w:rsidRPr="00FF4F12" w:rsidRDefault="00B776BF" w:rsidP="0068461A">
      <w:pPr>
        <w:pStyle w:val="Descripcin"/>
        <w:keepNext/>
        <w:ind w:firstLine="0"/>
        <w:rPr>
          <w:del w:id="2233" w:author="Edu Fisica" w:date="2026-05-16T07:13:00Z"/>
          <w:rFonts w:cs="Times New Roman"/>
          <w:sz w:val="24"/>
          <w:szCs w:val="24"/>
        </w:rPr>
      </w:pPr>
      <w:bookmarkStart w:id="2234" w:name="_Toc227605699"/>
      <w:bookmarkStart w:id="2235" w:name="_Toc229133608"/>
      <w:bookmarkStart w:id="2236" w:name="_Hlk227270379"/>
    </w:p>
    <w:p w14:paraId="60FFEBE6" w14:textId="77777777" w:rsidR="00143231" w:rsidRDefault="0068461A" w:rsidP="0068461A">
      <w:pPr>
        <w:pStyle w:val="Descripcin"/>
        <w:keepNext/>
        <w:rPr>
          <w:ins w:id="2237" w:author="Edu Fisica" w:date="2026-05-16T07:13:00Z"/>
          <w:rFonts w:cs="Times New Roman"/>
          <w:sz w:val="20"/>
          <w:szCs w:val="20"/>
        </w:rPr>
      </w:pPr>
      <w:bookmarkStart w:id="2238" w:name="_Toc227692996"/>
      <w:r w:rsidRPr="003B1B36">
        <w:rPr>
          <w:sz w:val="20"/>
          <w:rPrChange w:id="2239" w:author="Edu Fisica" w:date="2026-05-16T07:13:00Z">
            <w:rPr/>
          </w:rPrChange>
        </w:rPr>
        <w:t xml:space="preserve">Tabla </w:t>
      </w:r>
      <w:r w:rsidRPr="003B1B36">
        <w:rPr>
          <w:sz w:val="20"/>
          <w:rPrChange w:id="2240" w:author="Edu Fisica" w:date="2026-05-16T07:13:00Z">
            <w:rPr/>
          </w:rPrChange>
        </w:rPr>
        <w:fldChar w:fldCharType="begin"/>
      </w:r>
      <w:r w:rsidRPr="003B1B36">
        <w:rPr>
          <w:sz w:val="20"/>
          <w:rPrChange w:id="2241" w:author="Edu Fisica" w:date="2026-05-16T07:13:00Z">
            <w:rPr/>
          </w:rPrChange>
        </w:rPr>
        <w:instrText xml:space="preserve"> SEQ Tabla \* ARABIC </w:instrText>
      </w:r>
      <w:r w:rsidRPr="003B1B36">
        <w:rPr>
          <w:sz w:val="20"/>
          <w:rPrChange w:id="2242" w:author="Edu Fisica" w:date="2026-05-16T07:13:00Z">
            <w:rPr/>
          </w:rPrChange>
        </w:rPr>
        <w:fldChar w:fldCharType="separate"/>
      </w:r>
      <w:r w:rsidR="0072781F" w:rsidRPr="003B1B36">
        <w:rPr>
          <w:sz w:val="20"/>
          <w:rPrChange w:id="2243" w:author="Edu Fisica" w:date="2026-05-16T07:13:00Z">
            <w:rPr/>
          </w:rPrChange>
        </w:rPr>
        <w:t>9</w:t>
      </w:r>
      <w:r w:rsidRPr="003B1B36">
        <w:rPr>
          <w:sz w:val="20"/>
          <w:rPrChange w:id="2244" w:author="Edu Fisica" w:date="2026-05-16T07:13:00Z">
            <w:rPr/>
          </w:rPrChange>
        </w:rPr>
        <w:fldChar w:fldCharType="end"/>
      </w:r>
      <w:r w:rsidRPr="003B1B36">
        <w:rPr>
          <w:sz w:val="20"/>
          <w:rPrChange w:id="2245" w:author="Edu Fisica" w:date="2026-05-16T07:13:00Z">
            <w:rPr/>
          </w:rPrChange>
        </w:rPr>
        <w:t xml:space="preserve"> </w:t>
      </w:r>
    </w:p>
    <w:p w14:paraId="75094026" w14:textId="270409FD" w:rsidR="0068461A" w:rsidRPr="003B1B36" w:rsidRDefault="0068461A" w:rsidP="0068461A">
      <w:pPr>
        <w:pStyle w:val="Descripcin"/>
        <w:keepNext/>
        <w:rPr>
          <w:sz w:val="20"/>
          <w:rPrChange w:id="2246" w:author="Edu Fisica" w:date="2026-05-16T07:13:00Z">
            <w:rPr/>
          </w:rPrChange>
        </w:rPr>
      </w:pPr>
      <w:r w:rsidRPr="003B1B36">
        <w:rPr>
          <w:sz w:val="20"/>
          <w:rPrChange w:id="2247" w:author="Edu Fisica" w:date="2026-05-16T07:13:00Z">
            <w:rPr/>
          </w:rPrChange>
        </w:rPr>
        <w:t>Análisis de resultados Cine comida y comodidad, el festín de la pantalla grande (comparativo julio - diciembre) - Grado 6-1</w:t>
      </w:r>
      <w:bookmarkEnd w:id="2234"/>
      <w:bookmarkEnd w:id="2235"/>
      <w:bookmarkEnd w:id="2238"/>
    </w:p>
    <w:tbl>
      <w:tblPr>
        <w:tblStyle w:val="Tablanormal2"/>
        <w:tblW w:w="0" w:type="auto"/>
        <w:tblLook w:val="04A0" w:firstRow="1" w:lastRow="0" w:firstColumn="1" w:lastColumn="0" w:noHBand="0" w:noVBand="1"/>
        <w:tblPrChange w:id="2248" w:author="Edu Fisica" w:date="2026-05-16T07:13:00Z">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PrChange>
      </w:tblPr>
      <w:tblGrid>
        <w:gridCol w:w="2714"/>
        <w:gridCol w:w="1782"/>
        <w:gridCol w:w="1985"/>
        <w:gridCol w:w="2879"/>
        <w:tblGridChange w:id="2249">
          <w:tblGrid>
            <w:gridCol w:w="2704"/>
            <w:gridCol w:w="1782"/>
            <w:gridCol w:w="1985"/>
            <w:gridCol w:w="2879"/>
          </w:tblGrid>
        </w:tblGridChange>
      </w:tblGrid>
      <w:tr w:rsidR="00B776BF" w:rsidRPr="00FF4F12" w14:paraId="4091EF84" w14:textId="77777777" w:rsidTr="00C92C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Change w:id="2250" w:author="Edu Fisica" w:date="2026-05-16T07:13:00Z">
              <w:tcPr>
                <w:tcW w:w="0" w:type="auto"/>
                <w:tcBorders>
                  <w:bottom w:val="none" w:sz="0" w:space="0" w:color="auto"/>
                </w:tcBorders>
                <w:vAlign w:val="center"/>
                <w:hideMark/>
              </w:tcPr>
            </w:tcPrChange>
          </w:tcPr>
          <w:bookmarkEnd w:id="2236"/>
          <w:p w14:paraId="7AB5D09F" w14:textId="7787911B" w:rsidR="00B776BF" w:rsidRPr="00DC5717" w:rsidRDefault="00B776BF" w:rsidP="00E06C30">
            <w:pPr>
              <w:spacing w:line="240" w:lineRule="auto"/>
              <w:ind w:firstLine="0"/>
              <w:jc w:val="center"/>
              <w:cnfStyle w:val="101000000000" w:firstRow="1" w:lastRow="0" w:firstColumn="1" w:lastColumn="0" w:oddVBand="0" w:evenVBand="0" w:oddHBand="0" w:evenHBand="0" w:firstRowFirstColumn="0" w:firstRowLastColumn="0" w:lastRowFirstColumn="0" w:lastRowLastColumn="0"/>
              <w:rPr>
                <w:sz w:val="20"/>
              </w:rPr>
            </w:pPr>
            <w:del w:id="2251" w:author="Edu Fisica" w:date="2026-05-16T07:13:00Z">
              <w:r w:rsidRPr="00FF4F12">
                <w:rPr>
                  <w:rFonts w:cs="Times New Roman"/>
                  <w:sz w:val="20"/>
                  <w:szCs w:val="20"/>
                </w:rPr>
                <w:delText>Subcategoría</w:delText>
              </w:r>
            </w:del>
            <w:ins w:id="2252" w:author="Edu Fisica" w:date="2026-05-16T07:13:00Z">
              <w:r w:rsidR="00C92C13" w:rsidRPr="00C92C13">
                <w:rPr>
                  <w:rFonts w:cs="Times New Roman"/>
                  <w:sz w:val="20"/>
                  <w:szCs w:val="20"/>
                </w:rPr>
                <w:t>Criterio de análisis</w:t>
              </w:r>
            </w:ins>
          </w:p>
        </w:tc>
        <w:tc>
          <w:tcPr>
            <w:tcW w:w="1782" w:type="dxa"/>
            <w:hideMark/>
            <w:tcPrChange w:id="2253" w:author="Edu Fisica" w:date="2026-05-16T07:13:00Z">
              <w:tcPr>
                <w:tcW w:w="1782" w:type="dxa"/>
                <w:tcBorders>
                  <w:bottom w:val="none" w:sz="0" w:space="0" w:color="auto"/>
                </w:tcBorders>
                <w:vAlign w:val="center"/>
                <w:hideMark/>
              </w:tcPr>
            </w:tcPrChange>
          </w:tcPr>
          <w:p w14:paraId="2C11610B" w14:textId="77777777" w:rsidR="00B776BF" w:rsidRPr="00FF4F12" w:rsidRDefault="00B776BF" w:rsidP="00E06C3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sz w:val="20"/>
                <w:rPrChange w:id="2254" w:author="Edu Fisica" w:date="2026-05-16T07:13:00Z">
                  <w:rPr>
                    <w:sz w:val="20"/>
                  </w:rPr>
                </w:rPrChange>
              </w:rPr>
            </w:pPr>
            <w:r w:rsidRPr="00DC5717">
              <w:rPr>
                <w:sz w:val="20"/>
              </w:rPr>
              <w:t>Julio</w:t>
            </w:r>
          </w:p>
        </w:tc>
        <w:tc>
          <w:tcPr>
            <w:tcW w:w="1985" w:type="dxa"/>
            <w:hideMark/>
            <w:tcPrChange w:id="2255" w:author="Edu Fisica" w:date="2026-05-16T07:13:00Z">
              <w:tcPr>
                <w:tcW w:w="1985" w:type="dxa"/>
                <w:tcBorders>
                  <w:bottom w:val="none" w:sz="0" w:space="0" w:color="auto"/>
                </w:tcBorders>
                <w:vAlign w:val="center"/>
                <w:hideMark/>
              </w:tcPr>
            </w:tcPrChange>
          </w:tcPr>
          <w:p w14:paraId="31C4B172" w14:textId="77777777" w:rsidR="00B776BF" w:rsidRPr="00FF4F12" w:rsidRDefault="00B776BF" w:rsidP="00E06C3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sz w:val="20"/>
                <w:rPrChange w:id="2256" w:author="Edu Fisica" w:date="2026-05-16T07:13:00Z">
                  <w:rPr>
                    <w:sz w:val="20"/>
                  </w:rPr>
                </w:rPrChange>
              </w:rPr>
            </w:pPr>
            <w:r w:rsidRPr="00DC5717">
              <w:rPr>
                <w:sz w:val="20"/>
              </w:rPr>
              <w:t>Diciembre</w:t>
            </w:r>
          </w:p>
        </w:tc>
        <w:tc>
          <w:tcPr>
            <w:tcW w:w="2879" w:type="dxa"/>
            <w:hideMark/>
            <w:tcPrChange w:id="2257" w:author="Edu Fisica" w:date="2026-05-16T07:13:00Z">
              <w:tcPr>
                <w:tcW w:w="2879" w:type="dxa"/>
                <w:tcBorders>
                  <w:bottom w:val="none" w:sz="0" w:space="0" w:color="auto"/>
                </w:tcBorders>
                <w:vAlign w:val="center"/>
                <w:hideMark/>
              </w:tcPr>
            </w:tcPrChange>
          </w:tcPr>
          <w:p w14:paraId="61D84312" w14:textId="77777777" w:rsidR="00B776BF" w:rsidRPr="00FF4F12" w:rsidRDefault="00B776BF" w:rsidP="00E06C3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sz w:val="20"/>
                <w:rPrChange w:id="2258" w:author="Edu Fisica" w:date="2026-05-16T07:13:00Z">
                  <w:rPr>
                    <w:sz w:val="20"/>
                  </w:rPr>
                </w:rPrChange>
              </w:rPr>
            </w:pPr>
            <w:r w:rsidRPr="00DC5717">
              <w:rPr>
                <w:sz w:val="20"/>
              </w:rPr>
              <w:t>Análisis comparativo</w:t>
            </w:r>
          </w:p>
        </w:tc>
      </w:tr>
      <w:tr w:rsidR="00B776BF" w:rsidRPr="00FF4F12" w14:paraId="450B08A6" w14:textId="77777777" w:rsidTr="00C92C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Change w:id="2259" w:author="Edu Fisica" w:date="2026-05-16T07:13:00Z">
              <w:tcPr>
                <w:tcW w:w="0" w:type="auto"/>
                <w:tcBorders>
                  <w:top w:val="none" w:sz="0" w:space="0" w:color="auto"/>
                  <w:bottom w:val="none" w:sz="0" w:space="0" w:color="auto"/>
                </w:tcBorders>
                <w:vAlign w:val="center"/>
                <w:hideMark/>
              </w:tcPr>
            </w:tcPrChange>
          </w:tcPr>
          <w:p w14:paraId="399E7CF6" w14:textId="77777777" w:rsidR="00B776BF" w:rsidRPr="00FF4F12" w:rsidRDefault="00B776BF"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rFonts w:cs="Times New Roman"/>
                <w:sz w:val="20"/>
                <w:szCs w:val="20"/>
              </w:rPr>
            </w:pPr>
            <w:r w:rsidRPr="00FF4F12">
              <w:rPr>
                <w:rStyle w:val="Textoennegrita"/>
                <w:rFonts w:ascii="Times New Roman" w:hAnsi="Times New Roman" w:cs="Times New Roman"/>
                <w:szCs w:val="20"/>
              </w:rPr>
              <w:t>Valores y actitudes</w:t>
            </w:r>
          </w:p>
        </w:tc>
        <w:tc>
          <w:tcPr>
            <w:tcW w:w="1782" w:type="dxa"/>
            <w:hideMark/>
            <w:tcPrChange w:id="2260" w:author="Edu Fisica" w:date="2026-05-16T07:13:00Z">
              <w:tcPr>
                <w:tcW w:w="1782" w:type="dxa"/>
                <w:tcBorders>
                  <w:top w:val="none" w:sz="0" w:space="0" w:color="auto"/>
                  <w:bottom w:val="none" w:sz="0" w:space="0" w:color="auto"/>
                </w:tcBorders>
                <w:vAlign w:val="center"/>
                <w:hideMark/>
              </w:tcPr>
            </w:tcPrChange>
          </w:tcPr>
          <w:p w14:paraId="102CB353" w14:textId="77777777" w:rsidR="00B776BF" w:rsidRPr="00FF4F12" w:rsidRDefault="00B776BF"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FF4F12">
              <w:rPr>
                <w:rFonts w:cs="Times New Roman"/>
                <w:sz w:val="20"/>
                <w:szCs w:val="20"/>
              </w:rPr>
              <w:t>Entusiasmo inicial con desorden e indisciplina al final.</w:t>
            </w:r>
          </w:p>
        </w:tc>
        <w:tc>
          <w:tcPr>
            <w:tcW w:w="1985" w:type="dxa"/>
            <w:hideMark/>
            <w:tcPrChange w:id="2261" w:author="Edu Fisica" w:date="2026-05-16T07:13:00Z">
              <w:tcPr>
                <w:tcW w:w="1985" w:type="dxa"/>
                <w:tcBorders>
                  <w:top w:val="none" w:sz="0" w:space="0" w:color="auto"/>
                  <w:bottom w:val="none" w:sz="0" w:space="0" w:color="auto"/>
                </w:tcBorders>
                <w:vAlign w:val="center"/>
                <w:hideMark/>
              </w:tcPr>
            </w:tcPrChange>
          </w:tcPr>
          <w:p w14:paraId="1DE83558" w14:textId="77777777" w:rsidR="00B776BF" w:rsidRPr="00FF4F12" w:rsidRDefault="00B776BF"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FF4F12">
              <w:rPr>
                <w:rFonts w:cs="Times New Roman"/>
                <w:sz w:val="20"/>
                <w:szCs w:val="20"/>
              </w:rPr>
              <w:t>Actitud respetuosa, responsable y colaborativa.</w:t>
            </w:r>
          </w:p>
        </w:tc>
        <w:tc>
          <w:tcPr>
            <w:tcW w:w="2879" w:type="dxa"/>
            <w:hideMark/>
            <w:tcPrChange w:id="2262" w:author="Edu Fisica" w:date="2026-05-16T07:13:00Z">
              <w:tcPr>
                <w:tcW w:w="2879" w:type="dxa"/>
                <w:tcBorders>
                  <w:top w:val="none" w:sz="0" w:space="0" w:color="auto"/>
                  <w:bottom w:val="none" w:sz="0" w:space="0" w:color="auto"/>
                </w:tcBorders>
                <w:vAlign w:val="center"/>
                <w:hideMark/>
              </w:tcPr>
            </w:tcPrChange>
          </w:tcPr>
          <w:p w14:paraId="705341AA" w14:textId="77777777" w:rsidR="00B776BF" w:rsidRPr="00FF4F12" w:rsidRDefault="00B776BF"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FF4F12">
              <w:rPr>
                <w:rFonts w:cs="Times New Roman"/>
                <w:sz w:val="20"/>
                <w:szCs w:val="20"/>
              </w:rPr>
              <w:t>Se evidencia transición de actitudes impulsivas a comportamientos más conscientes y regulados.</w:t>
            </w:r>
          </w:p>
        </w:tc>
      </w:tr>
      <w:tr w:rsidR="00B776BF" w:rsidRPr="00FF4F12" w14:paraId="7A64F39D" w14:textId="77777777" w:rsidTr="00C92C13">
        <w:tc>
          <w:tcPr>
            <w:cnfStyle w:val="001000000000" w:firstRow="0" w:lastRow="0" w:firstColumn="1" w:lastColumn="0" w:oddVBand="0" w:evenVBand="0" w:oddHBand="0" w:evenHBand="0" w:firstRowFirstColumn="0" w:firstRowLastColumn="0" w:lastRowFirstColumn="0" w:lastRowLastColumn="0"/>
            <w:tcW w:w="0" w:type="auto"/>
            <w:hideMark/>
            <w:tcPrChange w:id="2263" w:author="Edu Fisica" w:date="2026-05-16T07:13:00Z">
              <w:tcPr>
                <w:tcW w:w="0" w:type="auto"/>
                <w:vAlign w:val="center"/>
                <w:hideMark/>
              </w:tcPr>
            </w:tcPrChange>
          </w:tcPr>
          <w:p w14:paraId="5357A5BD" w14:textId="77777777" w:rsidR="00B776BF" w:rsidRPr="00FF4F12" w:rsidRDefault="00B776BF" w:rsidP="00E06C30">
            <w:pPr>
              <w:spacing w:line="240" w:lineRule="auto"/>
              <w:ind w:firstLine="0"/>
              <w:rPr>
                <w:rFonts w:cs="Times New Roman"/>
                <w:sz w:val="20"/>
                <w:szCs w:val="20"/>
              </w:rPr>
            </w:pPr>
            <w:r w:rsidRPr="00FF4F12">
              <w:rPr>
                <w:rStyle w:val="Textoennegrita"/>
                <w:rFonts w:ascii="Times New Roman" w:hAnsi="Times New Roman" w:cs="Times New Roman"/>
                <w:szCs w:val="20"/>
              </w:rPr>
              <w:t>Derechos humanos y ciudadanía</w:t>
            </w:r>
          </w:p>
        </w:tc>
        <w:tc>
          <w:tcPr>
            <w:tcW w:w="1782" w:type="dxa"/>
            <w:hideMark/>
            <w:tcPrChange w:id="2264" w:author="Edu Fisica" w:date="2026-05-16T07:13:00Z">
              <w:tcPr>
                <w:tcW w:w="1782" w:type="dxa"/>
                <w:vAlign w:val="center"/>
                <w:hideMark/>
              </w:tcPr>
            </w:tcPrChange>
          </w:tcPr>
          <w:p w14:paraId="647E30E7" w14:textId="77777777" w:rsidR="00B776BF" w:rsidRPr="00FF4F12" w:rsidRDefault="00B776BF"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FF4F12">
              <w:rPr>
                <w:rFonts w:cs="Times New Roman"/>
                <w:sz w:val="20"/>
                <w:szCs w:val="20"/>
              </w:rPr>
              <w:t>Dificultades en el respeto y la consideración hacia los demás.</w:t>
            </w:r>
          </w:p>
        </w:tc>
        <w:tc>
          <w:tcPr>
            <w:tcW w:w="1985" w:type="dxa"/>
            <w:hideMark/>
            <w:tcPrChange w:id="2265" w:author="Edu Fisica" w:date="2026-05-16T07:13:00Z">
              <w:tcPr>
                <w:tcW w:w="1985" w:type="dxa"/>
                <w:vAlign w:val="center"/>
                <w:hideMark/>
              </w:tcPr>
            </w:tcPrChange>
          </w:tcPr>
          <w:p w14:paraId="582707AD" w14:textId="77777777" w:rsidR="00B776BF" w:rsidRPr="00FF4F12" w:rsidRDefault="00B776BF"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FF4F12">
              <w:rPr>
                <w:rFonts w:cs="Times New Roman"/>
                <w:sz w:val="20"/>
                <w:szCs w:val="20"/>
              </w:rPr>
              <w:t>Mayor reconocimiento del otro, equidad y respeto.</w:t>
            </w:r>
          </w:p>
        </w:tc>
        <w:tc>
          <w:tcPr>
            <w:tcW w:w="2879" w:type="dxa"/>
            <w:hideMark/>
            <w:tcPrChange w:id="2266" w:author="Edu Fisica" w:date="2026-05-16T07:13:00Z">
              <w:tcPr>
                <w:tcW w:w="2879" w:type="dxa"/>
                <w:vAlign w:val="center"/>
                <w:hideMark/>
              </w:tcPr>
            </w:tcPrChange>
          </w:tcPr>
          <w:p w14:paraId="6C5E580E" w14:textId="77777777" w:rsidR="00B776BF" w:rsidRPr="00FF4F12" w:rsidRDefault="00B776BF"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FF4F12">
              <w:rPr>
                <w:rFonts w:cs="Times New Roman"/>
                <w:sz w:val="20"/>
                <w:szCs w:val="20"/>
              </w:rPr>
              <w:t>Avance en la conciencia sobre derechos y deberes en la convivencia.</w:t>
            </w:r>
          </w:p>
        </w:tc>
      </w:tr>
      <w:tr w:rsidR="00B776BF" w:rsidRPr="00FF4F12" w14:paraId="7BA8F721" w14:textId="77777777" w:rsidTr="00C92C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Change w:id="2267" w:author="Edu Fisica" w:date="2026-05-16T07:13:00Z">
              <w:tcPr>
                <w:tcW w:w="0" w:type="auto"/>
                <w:tcBorders>
                  <w:top w:val="none" w:sz="0" w:space="0" w:color="auto"/>
                  <w:bottom w:val="none" w:sz="0" w:space="0" w:color="auto"/>
                </w:tcBorders>
                <w:vAlign w:val="center"/>
                <w:hideMark/>
              </w:tcPr>
            </w:tcPrChange>
          </w:tcPr>
          <w:p w14:paraId="0DE2C8D9" w14:textId="77777777" w:rsidR="00B776BF" w:rsidRPr="00FF4F12" w:rsidRDefault="00B776BF"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rFonts w:cs="Times New Roman"/>
                <w:sz w:val="20"/>
                <w:szCs w:val="20"/>
              </w:rPr>
            </w:pPr>
            <w:r w:rsidRPr="00FF4F12">
              <w:rPr>
                <w:rStyle w:val="Textoennegrita"/>
                <w:rFonts w:ascii="Times New Roman" w:hAnsi="Times New Roman" w:cs="Times New Roman"/>
                <w:szCs w:val="20"/>
              </w:rPr>
              <w:t>Cultura de paz</w:t>
            </w:r>
          </w:p>
        </w:tc>
        <w:tc>
          <w:tcPr>
            <w:tcW w:w="1782" w:type="dxa"/>
            <w:hideMark/>
            <w:tcPrChange w:id="2268" w:author="Edu Fisica" w:date="2026-05-16T07:13:00Z">
              <w:tcPr>
                <w:tcW w:w="1782" w:type="dxa"/>
                <w:tcBorders>
                  <w:top w:val="none" w:sz="0" w:space="0" w:color="auto"/>
                  <w:bottom w:val="none" w:sz="0" w:space="0" w:color="auto"/>
                </w:tcBorders>
                <w:vAlign w:val="center"/>
                <w:hideMark/>
              </w:tcPr>
            </w:tcPrChange>
          </w:tcPr>
          <w:p w14:paraId="503FD538" w14:textId="77777777" w:rsidR="00B776BF" w:rsidRPr="00FF4F12" w:rsidRDefault="00B776BF"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FF4F12">
              <w:rPr>
                <w:rFonts w:cs="Times New Roman"/>
                <w:sz w:val="20"/>
                <w:szCs w:val="20"/>
              </w:rPr>
              <w:t>Baja tolerancia y dificultades para mantener acuerdos.</w:t>
            </w:r>
          </w:p>
        </w:tc>
        <w:tc>
          <w:tcPr>
            <w:tcW w:w="1985" w:type="dxa"/>
            <w:hideMark/>
            <w:tcPrChange w:id="2269" w:author="Edu Fisica" w:date="2026-05-16T07:13:00Z">
              <w:tcPr>
                <w:tcW w:w="1985" w:type="dxa"/>
                <w:tcBorders>
                  <w:top w:val="none" w:sz="0" w:space="0" w:color="auto"/>
                  <w:bottom w:val="none" w:sz="0" w:space="0" w:color="auto"/>
                </w:tcBorders>
                <w:vAlign w:val="center"/>
                <w:hideMark/>
              </w:tcPr>
            </w:tcPrChange>
          </w:tcPr>
          <w:p w14:paraId="3BE39B83" w14:textId="77777777" w:rsidR="00B776BF" w:rsidRPr="00FF4F12" w:rsidRDefault="00B776BF"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FF4F12">
              <w:rPr>
                <w:rFonts w:cs="Times New Roman"/>
                <w:sz w:val="20"/>
                <w:szCs w:val="20"/>
              </w:rPr>
              <w:t>Mejor diálogo, concertación y convivencia más armónica.</w:t>
            </w:r>
          </w:p>
        </w:tc>
        <w:tc>
          <w:tcPr>
            <w:tcW w:w="2879" w:type="dxa"/>
            <w:hideMark/>
            <w:tcPrChange w:id="2270" w:author="Edu Fisica" w:date="2026-05-16T07:13:00Z">
              <w:tcPr>
                <w:tcW w:w="2879" w:type="dxa"/>
                <w:tcBorders>
                  <w:top w:val="none" w:sz="0" w:space="0" w:color="auto"/>
                  <w:bottom w:val="none" w:sz="0" w:space="0" w:color="auto"/>
                </w:tcBorders>
                <w:vAlign w:val="center"/>
                <w:hideMark/>
              </w:tcPr>
            </w:tcPrChange>
          </w:tcPr>
          <w:p w14:paraId="25D1C616" w14:textId="77777777" w:rsidR="00B776BF" w:rsidRPr="00FF4F12" w:rsidRDefault="00B776BF"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FF4F12">
              <w:rPr>
                <w:rFonts w:cs="Times New Roman"/>
                <w:sz w:val="20"/>
                <w:szCs w:val="20"/>
              </w:rPr>
              <w:t>Evolución hacia prácticas de convivencia basadas en el respeto y el acuerdo colectivo.</w:t>
            </w:r>
          </w:p>
        </w:tc>
      </w:tr>
      <w:tr w:rsidR="00B776BF" w:rsidRPr="00FF4F12" w14:paraId="4587F43B" w14:textId="77777777" w:rsidTr="00C92C13">
        <w:tc>
          <w:tcPr>
            <w:cnfStyle w:val="001000000000" w:firstRow="0" w:lastRow="0" w:firstColumn="1" w:lastColumn="0" w:oddVBand="0" w:evenVBand="0" w:oddHBand="0" w:evenHBand="0" w:firstRowFirstColumn="0" w:firstRowLastColumn="0" w:lastRowFirstColumn="0" w:lastRowLastColumn="0"/>
            <w:tcW w:w="0" w:type="auto"/>
            <w:hideMark/>
            <w:tcPrChange w:id="2271" w:author="Edu Fisica" w:date="2026-05-16T07:13:00Z">
              <w:tcPr>
                <w:tcW w:w="0" w:type="auto"/>
                <w:vAlign w:val="center"/>
                <w:hideMark/>
              </w:tcPr>
            </w:tcPrChange>
          </w:tcPr>
          <w:p w14:paraId="1C1DB596" w14:textId="77777777" w:rsidR="00B776BF" w:rsidRPr="00FF4F12" w:rsidRDefault="00B776BF" w:rsidP="00E06C30">
            <w:pPr>
              <w:spacing w:line="240" w:lineRule="auto"/>
              <w:ind w:firstLine="0"/>
              <w:rPr>
                <w:rFonts w:cs="Times New Roman"/>
                <w:sz w:val="20"/>
                <w:szCs w:val="20"/>
              </w:rPr>
            </w:pPr>
            <w:r w:rsidRPr="00FF4F12">
              <w:rPr>
                <w:rStyle w:val="Textoennegrita"/>
                <w:rFonts w:ascii="Times New Roman" w:hAnsi="Times New Roman" w:cs="Times New Roman"/>
                <w:szCs w:val="20"/>
              </w:rPr>
              <w:t>Inclusión y diversidad</w:t>
            </w:r>
          </w:p>
        </w:tc>
        <w:tc>
          <w:tcPr>
            <w:tcW w:w="1782" w:type="dxa"/>
            <w:hideMark/>
            <w:tcPrChange w:id="2272" w:author="Edu Fisica" w:date="2026-05-16T07:13:00Z">
              <w:tcPr>
                <w:tcW w:w="1782" w:type="dxa"/>
                <w:vAlign w:val="center"/>
                <w:hideMark/>
              </w:tcPr>
            </w:tcPrChange>
          </w:tcPr>
          <w:p w14:paraId="3ACBF410" w14:textId="77777777" w:rsidR="00B776BF" w:rsidRPr="00FF4F12" w:rsidRDefault="00B776BF"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FF4F12">
              <w:rPr>
                <w:rFonts w:cs="Times New Roman"/>
                <w:sz w:val="20"/>
                <w:szCs w:val="20"/>
              </w:rPr>
              <w:t>Limitado respeto por el entorno y los demás participantes.</w:t>
            </w:r>
          </w:p>
        </w:tc>
        <w:tc>
          <w:tcPr>
            <w:tcW w:w="1985" w:type="dxa"/>
            <w:hideMark/>
            <w:tcPrChange w:id="2273" w:author="Edu Fisica" w:date="2026-05-16T07:13:00Z">
              <w:tcPr>
                <w:tcW w:w="1985" w:type="dxa"/>
                <w:vAlign w:val="center"/>
                <w:hideMark/>
              </w:tcPr>
            </w:tcPrChange>
          </w:tcPr>
          <w:p w14:paraId="3D5EE8F9" w14:textId="77777777" w:rsidR="00B776BF" w:rsidRPr="00FF4F12" w:rsidRDefault="00B776BF"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FF4F12">
              <w:rPr>
                <w:rFonts w:cs="Times New Roman"/>
                <w:sz w:val="20"/>
                <w:szCs w:val="20"/>
              </w:rPr>
              <w:t>Mayor aceptación y respeto por las diferencias.</w:t>
            </w:r>
          </w:p>
        </w:tc>
        <w:tc>
          <w:tcPr>
            <w:tcW w:w="2879" w:type="dxa"/>
            <w:hideMark/>
            <w:tcPrChange w:id="2274" w:author="Edu Fisica" w:date="2026-05-16T07:13:00Z">
              <w:tcPr>
                <w:tcW w:w="2879" w:type="dxa"/>
                <w:vAlign w:val="center"/>
                <w:hideMark/>
              </w:tcPr>
            </w:tcPrChange>
          </w:tcPr>
          <w:p w14:paraId="7D1C6627" w14:textId="77777777" w:rsidR="00B776BF" w:rsidRPr="00FF4F12" w:rsidRDefault="00B776BF"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FF4F12">
              <w:rPr>
                <w:rFonts w:cs="Times New Roman"/>
                <w:sz w:val="20"/>
                <w:szCs w:val="20"/>
              </w:rPr>
              <w:t>Se fortalece la integración y el reconocimiento del otro en la convivencia.</w:t>
            </w:r>
          </w:p>
        </w:tc>
      </w:tr>
      <w:tr w:rsidR="00B776BF" w:rsidRPr="00FF4F12" w14:paraId="0ED258A6" w14:textId="77777777" w:rsidTr="00C92C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Change w:id="2275" w:author="Edu Fisica" w:date="2026-05-16T07:13:00Z">
              <w:tcPr>
                <w:tcW w:w="0" w:type="auto"/>
                <w:tcBorders>
                  <w:top w:val="none" w:sz="0" w:space="0" w:color="auto"/>
                  <w:bottom w:val="none" w:sz="0" w:space="0" w:color="auto"/>
                </w:tcBorders>
                <w:vAlign w:val="center"/>
                <w:hideMark/>
              </w:tcPr>
            </w:tcPrChange>
          </w:tcPr>
          <w:p w14:paraId="0BB16443" w14:textId="77777777" w:rsidR="00B776BF" w:rsidRPr="00FF4F12" w:rsidRDefault="00B776BF"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rFonts w:cs="Times New Roman"/>
                <w:sz w:val="20"/>
                <w:szCs w:val="20"/>
              </w:rPr>
            </w:pPr>
            <w:r w:rsidRPr="00FF4F12">
              <w:rPr>
                <w:rStyle w:val="Textoennegrita"/>
                <w:rFonts w:ascii="Times New Roman" w:hAnsi="Times New Roman" w:cs="Times New Roman"/>
                <w:szCs w:val="20"/>
              </w:rPr>
              <w:t>Competencias socioemocionales</w:t>
            </w:r>
          </w:p>
        </w:tc>
        <w:tc>
          <w:tcPr>
            <w:tcW w:w="1782" w:type="dxa"/>
            <w:hideMark/>
            <w:tcPrChange w:id="2276" w:author="Edu Fisica" w:date="2026-05-16T07:13:00Z">
              <w:tcPr>
                <w:tcW w:w="1782" w:type="dxa"/>
                <w:tcBorders>
                  <w:top w:val="none" w:sz="0" w:space="0" w:color="auto"/>
                  <w:bottom w:val="none" w:sz="0" w:space="0" w:color="auto"/>
                </w:tcBorders>
                <w:vAlign w:val="center"/>
                <w:hideMark/>
              </w:tcPr>
            </w:tcPrChange>
          </w:tcPr>
          <w:p w14:paraId="2F60163D" w14:textId="77777777" w:rsidR="00B776BF" w:rsidRPr="00FF4F12" w:rsidRDefault="00B776BF"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FF4F12">
              <w:rPr>
                <w:rFonts w:cs="Times New Roman"/>
                <w:sz w:val="20"/>
                <w:szCs w:val="20"/>
              </w:rPr>
              <w:t>Débil autorregulación, impulsividad y poca atención.</w:t>
            </w:r>
          </w:p>
        </w:tc>
        <w:tc>
          <w:tcPr>
            <w:tcW w:w="1985" w:type="dxa"/>
            <w:hideMark/>
            <w:tcPrChange w:id="2277" w:author="Edu Fisica" w:date="2026-05-16T07:13:00Z">
              <w:tcPr>
                <w:tcW w:w="1985" w:type="dxa"/>
                <w:tcBorders>
                  <w:top w:val="none" w:sz="0" w:space="0" w:color="auto"/>
                  <w:bottom w:val="none" w:sz="0" w:space="0" w:color="auto"/>
                </w:tcBorders>
                <w:vAlign w:val="center"/>
                <w:hideMark/>
              </w:tcPr>
            </w:tcPrChange>
          </w:tcPr>
          <w:p w14:paraId="1441E8F8" w14:textId="77777777" w:rsidR="00B776BF" w:rsidRPr="00FF4F12" w:rsidRDefault="00B776BF"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FF4F12">
              <w:rPr>
                <w:rFonts w:cs="Times New Roman"/>
                <w:sz w:val="20"/>
                <w:szCs w:val="20"/>
              </w:rPr>
              <w:t>Mayor autorregulación, empatía y comunicación asertiva.</w:t>
            </w:r>
          </w:p>
        </w:tc>
        <w:tc>
          <w:tcPr>
            <w:tcW w:w="2879" w:type="dxa"/>
            <w:hideMark/>
            <w:tcPrChange w:id="2278" w:author="Edu Fisica" w:date="2026-05-16T07:13:00Z">
              <w:tcPr>
                <w:tcW w:w="2879" w:type="dxa"/>
                <w:tcBorders>
                  <w:top w:val="none" w:sz="0" w:space="0" w:color="auto"/>
                  <w:bottom w:val="none" w:sz="0" w:space="0" w:color="auto"/>
                </w:tcBorders>
                <w:vAlign w:val="center"/>
                <w:hideMark/>
              </w:tcPr>
            </w:tcPrChange>
          </w:tcPr>
          <w:p w14:paraId="3F933E85" w14:textId="77777777" w:rsidR="00B776BF" w:rsidRPr="00FF4F12" w:rsidRDefault="00B776BF"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FF4F12">
              <w:rPr>
                <w:rFonts w:cs="Times New Roman"/>
                <w:sz w:val="20"/>
                <w:szCs w:val="20"/>
              </w:rPr>
              <w:t>Desarrollo progresivo de habilidades socioemocionales clave para la convivencia.</w:t>
            </w:r>
          </w:p>
        </w:tc>
      </w:tr>
      <w:tr w:rsidR="00B776BF" w:rsidRPr="00FF4F12" w14:paraId="669046F0" w14:textId="77777777" w:rsidTr="00C92C13">
        <w:tc>
          <w:tcPr>
            <w:cnfStyle w:val="001000000000" w:firstRow="0" w:lastRow="0" w:firstColumn="1" w:lastColumn="0" w:oddVBand="0" w:evenVBand="0" w:oddHBand="0" w:evenHBand="0" w:firstRowFirstColumn="0" w:firstRowLastColumn="0" w:lastRowFirstColumn="0" w:lastRowLastColumn="0"/>
            <w:tcW w:w="0" w:type="auto"/>
            <w:hideMark/>
            <w:tcPrChange w:id="2279" w:author="Edu Fisica" w:date="2026-05-16T07:13:00Z">
              <w:tcPr>
                <w:tcW w:w="0" w:type="auto"/>
                <w:vAlign w:val="center"/>
                <w:hideMark/>
              </w:tcPr>
            </w:tcPrChange>
          </w:tcPr>
          <w:p w14:paraId="369F9419" w14:textId="77777777" w:rsidR="00B776BF" w:rsidRPr="00FF4F12" w:rsidRDefault="00B776BF" w:rsidP="00E06C30">
            <w:pPr>
              <w:spacing w:line="240" w:lineRule="auto"/>
              <w:ind w:firstLine="0"/>
              <w:rPr>
                <w:rFonts w:cs="Times New Roman"/>
                <w:sz w:val="20"/>
                <w:szCs w:val="20"/>
              </w:rPr>
            </w:pPr>
            <w:r w:rsidRPr="00FF4F12">
              <w:rPr>
                <w:rStyle w:val="Textoennegrita"/>
                <w:rFonts w:ascii="Times New Roman" w:hAnsi="Times New Roman" w:cs="Times New Roman"/>
                <w:szCs w:val="20"/>
              </w:rPr>
              <w:t>Síntesis interpretativa</w:t>
            </w:r>
          </w:p>
        </w:tc>
        <w:tc>
          <w:tcPr>
            <w:tcW w:w="1782" w:type="dxa"/>
            <w:hideMark/>
            <w:tcPrChange w:id="2280" w:author="Edu Fisica" w:date="2026-05-16T07:13:00Z">
              <w:tcPr>
                <w:tcW w:w="1782" w:type="dxa"/>
                <w:vAlign w:val="center"/>
                <w:hideMark/>
              </w:tcPr>
            </w:tcPrChange>
          </w:tcPr>
          <w:p w14:paraId="23015AFA" w14:textId="77777777" w:rsidR="00B776BF" w:rsidRPr="00FF4F12" w:rsidRDefault="00B776BF"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FF4F12">
              <w:rPr>
                <w:rFonts w:cs="Times New Roman"/>
                <w:sz w:val="20"/>
                <w:szCs w:val="20"/>
              </w:rPr>
              <w:t>Predomina la motivación con dificultades en convivencia.</w:t>
            </w:r>
          </w:p>
        </w:tc>
        <w:tc>
          <w:tcPr>
            <w:tcW w:w="1985" w:type="dxa"/>
            <w:hideMark/>
            <w:tcPrChange w:id="2281" w:author="Edu Fisica" w:date="2026-05-16T07:13:00Z">
              <w:tcPr>
                <w:tcW w:w="1985" w:type="dxa"/>
                <w:vAlign w:val="center"/>
                <w:hideMark/>
              </w:tcPr>
            </w:tcPrChange>
          </w:tcPr>
          <w:p w14:paraId="060BDEC6" w14:textId="77777777" w:rsidR="00B776BF" w:rsidRPr="00FF4F12" w:rsidRDefault="00B776BF"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FF4F12">
              <w:rPr>
                <w:rFonts w:cs="Times New Roman"/>
                <w:sz w:val="20"/>
                <w:szCs w:val="20"/>
              </w:rPr>
              <w:t>Se evidencian comportamientos más organizados y armónicos con menos brotes de indisciplina.</w:t>
            </w:r>
          </w:p>
        </w:tc>
        <w:tc>
          <w:tcPr>
            <w:tcW w:w="2879" w:type="dxa"/>
            <w:hideMark/>
            <w:tcPrChange w:id="2282" w:author="Edu Fisica" w:date="2026-05-16T07:13:00Z">
              <w:tcPr>
                <w:tcW w:w="2879" w:type="dxa"/>
                <w:vAlign w:val="center"/>
                <w:hideMark/>
              </w:tcPr>
            </w:tcPrChange>
          </w:tcPr>
          <w:p w14:paraId="106DFD04" w14:textId="77777777" w:rsidR="00B776BF" w:rsidRPr="00FF4F12" w:rsidRDefault="00B776BF"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FF4F12">
              <w:rPr>
                <w:rFonts w:cs="Times New Roman"/>
                <w:sz w:val="20"/>
                <w:szCs w:val="20"/>
              </w:rPr>
              <w:t>Se identifica un proceso de mejora significativo, evidenciando el impacto positivo de la estrategia en la construcción de una cultura de paz.</w:t>
            </w:r>
          </w:p>
        </w:tc>
      </w:tr>
    </w:tbl>
    <w:p w14:paraId="22BBF012" w14:textId="26D6B1BF" w:rsidR="003B1B36" w:rsidRPr="003B1B36" w:rsidRDefault="00B776BF" w:rsidP="00B776BF">
      <w:pPr>
        <w:rPr>
          <w:sz w:val="20"/>
          <w:rPrChange w:id="2283" w:author="Edu Fisica" w:date="2026-05-16T07:13:00Z">
            <w:rPr/>
          </w:rPrChange>
        </w:rPr>
      </w:pPr>
      <w:r w:rsidRPr="003B1B36">
        <w:rPr>
          <w:i/>
          <w:sz w:val="20"/>
          <w:rPrChange w:id="2284" w:author="Edu Fisica" w:date="2026-05-16T07:13:00Z">
            <w:rPr>
              <w:i/>
              <w:color w:val="FF0000"/>
            </w:rPr>
          </w:rPrChange>
        </w:rPr>
        <w:t>Nota</w:t>
      </w:r>
      <w:del w:id="2285" w:author="Edu Fisica" w:date="2026-05-16T07:13:00Z">
        <w:r w:rsidRPr="00FF4F12">
          <w:rPr>
            <w:rFonts w:cs="Times New Roman"/>
            <w:i/>
            <w:iCs/>
            <w:szCs w:val="24"/>
          </w:rPr>
          <w:delText>:</w:delText>
        </w:r>
        <w:r w:rsidRPr="00FF4F12">
          <w:rPr>
            <w:rFonts w:cs="Times New Roman"/>
            <w:szCs w:val="24"/>
          </w:rPr>
          <w:delText xml:space="preserve"> </w:delText>
        </w:r>
        <w:r w:rsidR="004C6699">
          <w:rPr>
            <w:rFonts w:cs="Times New Roman"/>
            <w:szCs w:val="24"/>
          </w:rPr>
          <w:delText>…</w:delText>
        </w:r>
      </w:del>
      <w:ins w:id="2286" w:author="Edu Fisica" w:date="2026-05-16T07:13:00Z">
        <w:r w:rsidR="003B1B36" w:rsidRPr="003B1B36">
          <w:rPr>
            <w:rFonts w:cs="Times New Roman"/>
            <w:i/>
            <w:iCs/>
            <w:sz w:val="20"/>
            <w:szCs w:val="20"/>
          </w:rPr>
          <w:t xml:space="preserve">. </w:t>
        </w:r>
        <w:r w:rsidR="003B1B36" w:rsidRPr="003B1B36">
          <w:rPr>
            <w:rFonts w:cs="Times New Roman"/>
            <w:sz w:val="20"/>
            <w:szCs w:val="20"/>
          </w:rPr>
          <w:t>Elaboración propia. Análisis de los dos momentos – Cine, comida y comodidad, el festín de la pantalla grande.</w:t>
        </w:r>
      </w:ins>
    </w:p>
    <w:p w14:paraId="156DA676" w14:textId="77777777" w:rsidR="00B776BF" w:rsidRPr="00FF4F12" w:rsidRDefault="00B776BF" w:rsidP="00B776BF">
      <w:pPr>
        <w:rPr>
          <w:del w:id="2287" w:author="Edu Fisica" w:date="2026-05-16T07:13:00Z"/>
          <w:rFonts w:cs="Times New Roman"/>
          <w:szCs w:val="24"/>
        </w:rPr>
      </w:pPr>
      <w:r w:rsidRPr="00FF4F12">
        <w:rPr>
          <w:rFonts w:cs="Times New Roman"/>
          <w:szCs w:val="24"/>
        </w:rPr>
        <w:t>La tabla presenta dos momentos de desarrollo de la actividad (julio y diciembre), en los cuales se evidencia un progreso en las dinámicas de convivencia, pasando de dificultades iniciales a comportamientos más organizados, respetuosos y acordes con una convivencia más armoniosa en el encuentro final.</w:t>
      </w:r>
    </w:p>
    <w:p w14:paraId="7FE17FEB" w14:textId="66810E3B" w:rsidR="00B776BF" w:rsidRPr="00FF4F12" w:rsidRDefault="00E3783D" w:rsidP="00B776BF">
      <w:pPr>
        <w:rPr>
          <w:rFonts w:cs="Times New Roman"/>
          <w:szCs w:val="24"/>
        </w:rPr>
      </w:pPr>
      <w:ins w:id="2288" w:author="Edu Fisica" w:date="2026-05-16T07:13:00Z">
        <w:r>
          <w:rPr>
            <w:rFonts w:cs="Times New Roman"/>
            <w:szCs w:val="24"/>
          </w:rPr>
          <w:t xml:space="preserve"> </w:t>
        </w:r>
      </w:ins>
      <w:r w:rsidR="00B776BF" w:rsidRPr="00FF4F12">
        <w:rPr>
          <w:rFonts w:cs="Times New Roman"/>
          <w:szCs w:val="24"/>
        </w:rPr>
        <w:t>El análisis comparativo entre los dos momentos de la actividad permite evidenciar una evolución significativa en las dinámicas de convivencia de los estudiantes. Mientras que en el primer episodio predominó una participación motivada pero acompañada de dificultades en la autorregulación, el respeto por los acuerdos y el manejo del comportamiento colectivo, en el segundo momento se observaron avances notorios en la organización, la concertación y la interacción respetuosa entre pares. Este tránsito da cuenta de un proceso formativo progresivo en el que los estudiantes no solo interiorizaron normas básicas de convivencia, sino que también fortalecieron competencias socioemocionales como la empatía, la tolerancia y la autorregulación. En coherencia con lo planteado por Bolaños y Stuart (2019), estos cambios evidencian la importancia de orientar pedagógicamente las experiencias y de reconocer el contexto de los estudiantes para favorecer una convivencia más armónica. En este sentido, la estrategia implementada no solo permitió observar comportamientos, sino que se constituyó en un escenario significativo de aprendizaje, evidenciando el paso de conductas más impulsivas hacia formas de relación más conscientes, respetuosas y acordes con una cultura de paz.</w:t>
      </w:r>
    </w:p>
    <w:p w14:paraId="08F55748" w14:textId="2A97A794" w:rsidR="00B776BF" w:rsidRDefault="00B776BF" w:rsidP="00B776BF">
      <w:pPr>
        <w:rPr>
          <w:rFonts w:cs="Times New Roman"/>
          <w:szCs w:val="24"/>
          <w:lang w:val="es-CO"/>
        </w:rPr>
      </w:pPr>
      <w:del w:id="2289" w:author="Edu Fisica" w:date="2026-05-16T07:13:00Z">
        <w:r w:rsidRPr="00FF4F12">
          <w:rPr>
            <w:rFonts w:cs="Times New Roman"/>
            <w:szCs w:val="24"/>
            <w:lang w:val="es-CO"/>
          </w:rPr>
          <w:delText>La</w:delText>
        </w:r>
      </w:del>
      <w:ins w:id="2290" w:author="Edu Fisica" w:date="2026-05-16T07:13:00Z">
        <w:r w:rsidR="00E3783D">
          <w:rPr>
            <w:rFonts w:cs="Times New Roman"/>
            <w:szCs w:val="24"/>
            <w:lang w:val="es-CO"/>
          </w:rPr>
          <w:t>Posteriormente se realizó la</w:t>
        </w:r>
      </w:ins>
      <w:r w:rsidR="00E3783D">
        <w:rPr>
          <w:rFonts w:cs="Times New Roman"/>
          <w:szCs w:val="24"/>
          <w:lang w:val="es-CO"/>
        </w:rPr>
        <w:t xml:space="preserve"> </w:t>
      </w:r>
      <w:r w:rsidRPr="00FF4F12">
        <w:rPr>
          <w:rFonts w:cs="Times New Roman"/>
          <w:szCs w:val="24"/>
          <w:lang w:val="es-CO"/>
        </w:rPr>
        <w:t>actividad “caminata de integración”</w:t>
      </w:r>
      <w:ins w:id="2291" w:author="Edu Fisica" w:date="2026-05-16T07:13:00Z">
        <w:r w:rsidRPr="00FF4F12">
          <w:rPr>
            <w:rFonts w:cs="Times New Roman"/>
            <w:szCs w:val="24"/>
            <w:lang w:val="es-CO"/>
          </w:rPr>
          <w:t xml:space="preserve"> </w:t>
        </w:r>
        <w:r w:rsidR="00E3783D">
          <w:rPr>
            <w:rFonts w:cs="Times New Roman"/>
            <w:szCs w:val="24"/>
            <w:lang w:val="es-CO"/>
          </w:rPr>
          <w:t>(figura 16), la cual</w:t>
        </w:r>
      </w:ins>
      <w:r w:rsidR="00E3783D">
        <w:rPr>
          <w:rFonts w:cs="Times New Roman"/>
          <w:szCs w:val="24"/>
          <w:lang w:val="es-CO"/>
        </w:rPr>
        <w:t xml:space="preserve"> </w:t>
      </w:r>
      <w:r w:rsidRPr="00FF4F12">
        <w:rPr>
          <w:rFonts w:cs="Times New Roman"/>
          <w:szCs w:val="24"/>
          <w:lang w:val="es-CO"/>
        </w:rPr>
        <w:t>se desarrolló como una estrategia pedagógica vivencial orientada a fomentar actitudes proactivas para la construcción de la paz y el fortalecimiento de la convivencia armoniosa entre los estudiantes del grado 6°-1, enmarcada dentro de la categoría Educar para la paz. Esta experiencia permitió a los estudiantes interactuar en un contexto diferente al aula, compartir vivencias significativas y participar en dinámicas que promovieron valores como la cooperación, la solidaridad, la empatía y el compañerismo, fortaleciendo así los lazos de convivencia, el trabajo en equipo y el reconocimiento del otro desde una perspectiva de respeto e inclusión.</w:t>
      </w:r>
    </w:p>
    <w:p w14:paraId="238FC599" w14:textId="77777777" w:rsidR="00B776BF" w:rsidRPr="00FF4F12" w:rsidRDefault="00B776BF" w:rsidP="00B776BF">
      <w:pPr>
        <w:rPr>
          <w:del w:id="2292" w:author="Edu Fisica" w:date="2026-05-16T07:13:00Z"/>
          <w:rFonts w:cs="Times New Roman"/>
          <w:szCs w:val="24"/>
          <w:lang w:val="es-CO"/>
        </w:rPr>
      </w:pPr>
    </w:p>
    <w:p w14:paraId="763D32C6" w14:textId="5D9C405E" w:rsidR="00B776BF" w:rsidRPr="00FF4F12" w:rsidRDefault="0068461A" w:rsidP="00B776BF">
      <w:pPr>
        <w:rPr>
          <w:ins w:id="2293" w:author="Edu Fisica" w:date="2026-05-16T07:13:00Z"/>
          <w:rFonts w:cs="Times New Roman"/>
          <w:szCs w:val="24"/>
          <w:lang w:val="es-CO"/>
        </w:rPr>
      </w:pPr>
      <w:del w:id="2294" w:author="Edu Fisica" w:date="2026-05-16T07:13:00Z">
        <w:r w:rsidRPr="00FF4F12">
          <w:rPr>
            <w:rFonts w:cs="Times New Roman"/>
            <w:noProof/>
            <w:lang w:val="es-CO"/>
          </w:rPr>
          <mc:AlternateContent>
            <mc:Choice Requires="wps">
              <w:drawing>
                <wp:anchor distT="0" distB="0" distL="114300" distR="114300" simplePos="0" relativeHeight="251747328" behindDoc="0" locked="0" layoutInCell="1" allowOverlap="1" wp14:anchorId="4E5E426B" wp14:editId="1126EEC5">
                  <wp:simplePos x="0" y="0"/>
                  <wp:positionH relativeFrom="column">
                    <wp:posOffset>1095375</wp:posOffset>
                  </wp:positionH>
                  <wp:positionV relativeFrom="paragraph">
                    <wp:posOffset>-452120</wp:posOffset>
                  </wp:positionV>
                  <wp:extent cx="3743960" cy="457200"/>
                  <wp:effectExtent l="0" t="0" r="8890" b="0"/>
                  <wp:wrapNone/>
                  <wp:docPr id="1740932550" name="Cuadro de texto 1740932550"/>
                  <wp:cNvGraphicFramePr/>
                  <a:graphic xmlns:a="http://schemas.openxmlformats.org/drawingml/2006/main">
                    <a:graphicData uri="http://schemas.microsoft.com/office/word/2010/wordprocessingShape">
                      <wps:wsp>
                        <wps:cNvSpPr txBox="1"/>
                        <wps:spPr>
                          <a:xfrm>
                            <a:off x="0" y="0"/>
                            <a:ext cx="3743960" cy="457200"/>
                          </a:xfrm>
                          <a:prstGeom prst="rect">
                            <a:avLst/>
                          </a:prstGeom>
                          <a:solidFill>
                            <a:prstClr val="white"/>
                          </a:solidFill>
                          <a:ln>
                            <a:noFill/>
                          </a:ln>
                        </wps:spPr>
                        <wps:txbx>
                          <w:txbxContent>
                            <w:p w14:paraId="1704A0C6" w14:textId="77777777" w:rsidR="00DC5717" w:rsidRPr="0028289A" w:rsidRDefault="00DC5717" w:rsidP="0068461A">
                              <w:pPr>
                                <w:pStyle w:val="Descripcin"/>
                                <w:rPr>
                                  <w:del w:id="2295" w:author="Edu Fisica" w:date="2026-05-16T07:13:00Z"/>
                                  <w:rFonts w:cs="Times New Roman"/>
                                  <w:noProof/>
                                  <w:sz w:val="24"/>
                                  <w:szCs w:val="24"/>
                                </w:rPr>
                              </w:pPr>
                              <w:bookmarkStart w:id="2296" w:name="_Toc227692935"/>
                              <w:del w:id="2297" w:author="Edu Fisica" w:date="2026-05-16T07:13:00Z">
                                <w:r>
                                  <w:delText xml:space="preserve">Figura  </w:delText>
                                </w:r>
                                <w:r>
                                  <w:fldChar w:fldCharType="begin"/>
                                </w:r>
                                <w:r>
                                  <w:delInstrText xml:space="preserve"> SEQ Figura_ \* ARABIC </w:delInstrText>
                                </w:r>
                                <w:r>
                                  <w:fldChar w:fldCharType="separate"/>
                                </w:r>
                                <w:r>
                                  <w:rPr>
                                    <w:noProof/>
                                  </w:rPr>
                                  <w:delText>16</w:delText>
                                </w:r>
                                <w:r>
                                  <w:rPr>
                                    <w:noProof/>
                                  </w:rPr>
                                  <w:fldChar w:fldCharType="end"/>
                                </w:r>
                                <w:r>
                                  <w:delText xml:space="preserve"> </w:delText>
                                </w:r>
                                <w:r w:rsidRPr="00346280">
                                  <w:delText>Caminata de integración - Grado 6-1</w:delText>
                                </w:r>
                                <w:bookmarkEnd w:id="2296"/>
                              </w:del>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E5E426B" id="Cuadro de texto 1740932550" o:spid="_x0000_s1039" type="#_x0000_t202" style="position:absolute;left:0;text-align:left;margin-left:86.25pt;margin-top:-35.6pt;width:294.8pt;height:36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" stroked="f">
                  <v:textbox inset="0,0,0,0">
                    <w:txbxContent>
                      <w:p w14:paraId="1704A0C6" w14:textId="77777777" w:rsidR="00DC5717" w:rsidRPr="0028289A" w:rsidRDefault="00DC5717" w:rsidP="0068461A">
                        <w:pPr>
                          <w:pStyle w:val="Descripcin"/>
                          <w:rPr>
                            <w:del w:id="2298" w:author="Edu Fisica" w:date="2026-05-16T07:13:00Z"/>
                            <w:rFonts w:cs="Times New Roman"/>
                            <w:noProof/>
                            <w:sz w:val="24"/>
                            <w:szCs w:val="24"/>
                          </w:rPr>
                        </w:pPr>
                        <w:bookmarkStart w:id="2299" w:name="_Toc227692935"/>
                        <w:del w:id="2300" w:author="Edu Fisica" w:date="2026-05-16T07:13:00Z">
                          <w:r>
                            <w:delText xml:space="preserve">Figura  </w:delText>
                          </w:r>
                          <w:r>
                            <w:fldChar w:fldCharType="begin"/>
                          </w:r>
                          <w:r>
                            <w:delInstrText xml:space="preserve"> SEQ Figura_ \* ARABIC </w:delInstrText>
                          </w:r>
                          <w:r>
                            <w:fldChar w:fldCharType="separate"/>
                          </w:r>
                          <w:r>
                            <w:rPr>
                              <w:noProof/>
                            </w:rPr>
                            <w:delText>16</w:delText>
                          </w:r>
                          <w:r>
                            <w:rPr>
                              <w:noProof/>
                            </w:rPr>
                            <w:fldChar w:fldCharType="end"/>
                          </w:r>
                          <w:r>
                            <w:delText xml:space="preserve"> </w:delText>
                          </w:r>
                          <w:r w:rsidRPr="00346280">
                            <w:delText>Caminata de integración - Grado 6-1</w:delText>
                          </w:r>
                          <w:bookmarkEnd w:id="2299"/>
                        </w:del>
                      </w:p>
                    </w:txbxContent>
                  </v:textbox>
                </v:shape>
              </w:pict>
            </mc:Fallback>
          </mc:AlternateContent>
        </w:r>
      </w:del>
      <w:ins w:id="2301" w:author="Edu Fisica" w:date="2026-05-16T07:13:00Z">
        <w:r w:rsidR="00E3783D" w:rsidRPr="00FF4F12">
          <w:rPr>
            <w:rFonts w:cs="Times New Roman"/>
            <w:noProof/>
            <w:lang w:val="es-CO"/>
          </w:rPr>
          <mc:AlternateContent>
            <mc:Choice Requires="wps">
              <w:drawing>
                <wp:anchor distT="0" distB="0" distL="114300" distR="114300" simplePos="0" relativeHeight="251723776" behindDoc="0" locked="0" layoutInCell="1" allowOverlap="1" wp14:anchorId="56AD1DC7" wp14:editId="56808F78">
                  <wp:simplePos x="0" y="0"/>
                  <wp:positionH relativeFrom="column">
                    <wp:posOffset>142512</wp:posOffset>
                  </wp:positionH>
                  <wp:positionV relativeFrom="paragraph">
                    <wp:posOffset>-106680</wp:posOffset>
                  </wp:positionV>
                  <wp:extent cx="3743960" cy="457200"/>
                  <wp:effectExtent l="0" t="0" r="8890" b="0"/>
                  <wp:wrapNone/>
                  <wp:docPr id="1740932549" name="Cuadro de texto 1740932549"/>
                  <wp:cNvGraphicFramePr/>
                  <a:graphic xmlns:a="http://schemas.openxmlformats.org/drawingml/2006/main">
                    <a:graphicData uri="http://schemas.microsoft.com/office/word/2010/wordprocessingShape">
                      <wps:wsp>
                        <wps:cNvSpPr txBox="1"/>
                        <wps:spPr>
                          <a:xfrm>
                            <a:off x="0" y="0"/>
                            <a:ext cx="3743960" cy="457200"/>
                          </a:xfrm>
                          <a:prstGeom prst="rect">
                            <a:avLst/>
                          </a:prstGeom>
                          <a:solidFill>
                            <a:prstClr val="white"/>
                          </a:solidFill>
                          <a:ln>
                            <a:noFill/>
                          </a:ln>
                        </wps:spPr>
                        <wps:txbx>
                          <w:txbxContent>
                            <w:p w14:paraId="74ABEBB7" w14:textId="77777777" w:rsidR="00DC5717" w:rsidRDefault="00DC5717" w:rsidP="0068461A">
                              <w:pPr>
                                <w:pStyle w:val="Descripcin"/>
                                <w:rPr>
                                  <w:ins w:id="2302" w:author="Edu Fisica" w:date="2026-05-16T07:13:00Z"/>
                                  <w:sz w:val="20"/>
                                  <w:szCs w:val="20"/>
                                </w:rPr>
                              </w:pPr>
                              <w:bookmarkStart w:id="2303" w:name="_Toc227606255"/>
                              <w:bookmarkStart w:id="2304" w:name="_Toc227682426"/>
                              <w:bookmarkStart w:id="2305" w:name="_Toc229133588"/>
                              <w:ins w:id="2306" w:author="Edu Fisica" w:date="2026-05-16T07:13:00Z">
                                <w:r w:rsidRPr="00E3783D">
                                  <w:rPr>
                                    <w:sz w:val="20"/>
                                    <w:szCs w:val="20"/>
                                  </w:rPr>
                                  <w:t xml:space="preserve">Figura  </w:t>
                                </w:r>
                                <w:r w:rsidRPr="00E3783D">
                                  <w:rPr>
                                    <w:sz w:val="20"/>
                                    <w:szCs w:val="20"/>
                                  </w:rPr>
                                  <w:fldChar w:fldCharType="begin"/>
                                </w:r>
                                <w:r w:rsidRPr="00E3783D">
                                  <w:rPr>
                                    <w:sz w:val="20"/>
                                    <w:szCs w:val="20"/>
                                  </w:rPr>
                                  <w:instrText xml:space="preserve"> SEQ Figura_ \* ARABIC </w:instrText>
                                </w:r>
                                <w:r w:rsidRPr="00E3783D">
                                  <w:rPr>
                                    <w:sz w:val="20"/>
                                    <w:szCs w:val="20"/>
                                  </w:rPr>
                                  <w:fldChar w:fldCharType="separate"/>
                                </w:r>
                                <w:r w:rsidRPr="00E3783D">
                                  <w:rPr>
                                    <w:noProof/>
                                    <w:sz w:val="20"/>
                                    <w:szCs w:val="20"/>
                                  </w:rPr>
                                  <w:t>16</w:t>
                                </w:r>
                                <w:r w:rsidRPr="00E3783D">
                                  <w:rPr>
                                    <w:noProof/>
                                    <w:sz w:val="20"/>
                                    <w:szCs w:val="20"/>
                                  </w:rPr>
                                  <w:fldChar w:fldCharType="end"/>
                                </w:r>
                                <w:r w:rsidRPr="00E3783D">
                                  <w:rPr>
                                    <w:sz w:val="20"/>
                                    <w:szCs w:val="20"/>
                                  </w:rPr>
                                  <w:t xml:space="preserve"> </w:t>
                                </w:r>
                              </w:ins>
                            </w:p>
                            <w:p w14:paraId="24CA9128" w14:textId="5509D136" w:rsidR="00DC5717" w:rsidRPr="00E3783D" w:rsidRDefault="00DC5717" w:rsidP="00143231">
                              <w:pPr>
                                <w:pStyle w:val="Descripcin"/>
                                <w:jc w:val="both"/>
                                <w:rPr>
                                  <w:ins w:id="2307" w:author="Edu Fisica" w:date="2026-05-16T07:13:00Z"/>
                                  <w:rFonts w:cs="Times New Roman"/>
                                  <w:noProof/>
                                  <w:sz w:val="20"/>
                                  <w:szCs w:val="20"/>
                                </w:rPr>
                              </w:pPr>
                              <w:ins w:id="2308" w:author="Edu Fisica" w:date="2026-05-16T07:13:00Z">
                                <w:r w:rsidRPr="00E3783D">
                                  <w:rPr>
                                    <w:sz w:val="20"/>
                                    <w:szCs w:val="20"/>
                                  </w:rPr>
                                  <w:t>Caminata de integración - Grado 6-1</w:t>
                                </w:r>
                                <w:bookmarkEnd w:id="2303"/>
                                <w:bookmarkEnd w:id="2304"/>
                                <w:bookmarkEnd w:id="2305"/>
                              </w:ins>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6AD1DC7" id="Cuadro de texto 1740932549" o:spid="_x0000_s1040" type="#_x0000_t202" style="position:absolute;left:0;text-align:left;margin-left:11.2pt;margin-top:-8.4pt;width:294.8pt;height:36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" stroked="f">
                  <v:textbox inset="0,0,0,0">
                    <w:txbxContent>
                      <w:p w14:paraId="74ABEBB7" w14:textId="77777777" w:rsidR="00DC5717" w:rsidRDefault="00DC5717" w:rsidP="0068461A">
                        <w:pPr>
                          <w:pStyle w:val="Descripcin"/>
                          <w:rPr>
                            <w:ins w:id="2309" w:author="Edu Fisica" w:date="2026-05-16T07:13:00Z"/>
                            <w:sz w:val="20"/>
                            <w:szCs w:val="20"/>
                          </w:rPr>
                        </w:pPr>
                        <w:bookmarkStart w:id="2310" w:name="_Toc227606255"/>
                        <w:bookmarkStart w:id="2311" w:name="_Toc227682426"/>
                        <w:bookmarkStart w:id="2312" w:name="_Toc229133588"/>
                        <w:ins w:id="2313" w:author="Edu Fisica" w:date="2026-05-16T07:13:00Z">
                          <w:r w:rsidRPr="00E3783D">
                            <w:rPr>
                              <w:sz w:val="20"/>
                              <w:szCs w:val="20"/>
                            </w:rPr>
                            <w:t xml:space="preserve">Figura  </w:t>
                          </w:r>
                          <w:r w:rsidRPr="00E3783D">
                            <w:rPr>
                              <w:sz w:val="20"/>
                              <w:szCs w:val="20"/>
                            </w:rPr>
                            <w:fldChar w:fldCharType="begin"/>
                          </w:r>
                          <w:r w:rsidRPr="00E3783D">
                            <w:rPr>
                              <w:sz w:val="20"/>
                              <w:szCs w:val="20"/>
                            </w:rPr>
                            <w:instrText xml:space="preserve"> SEQ Figura_ \* ARABIC </w:instrText>
                          </w:r>
                          <w:r w:rsidRPr="00E3783D">
                            <w:rPr>
                              <w:sz w:val="20"/>
                              <w:szCs w:val="20"/>
                            </w:rPr>
                            <w:fldChar w:fldCharType="separate"/>
                          </w:r>
                          <w:r w:rsidRPr="00E3783D">
                            <w:rPr>
                              <w:noProof/>
                              <w:sz w:val="20"/>
                              <w:szCs w:val="20"/>
                            </w:rPr>
                            <w:t>16</w:t>
                          </w:r>
                          <w:r w:rsidRPr="00E3783D">
                            <w:rPr>
                              <w:noProof/>
                              <w:sz w:val="20"/>
                              <w:szCs w:val="20"/>
                            </w:rPr>
                            <w:fldChar w:fldCharType="end"/>
                          </w:r>
                          <w:r w:rsidRPr="00E3783D">
                            <w:rPr>
                              <w:sz w:val="20"/>
                              <w:szCs w:val="20"/>
                            </w:rPr>
                            <w:t xml:space="preserve"> </w:t>
                          </w:r>
                        </w:ins>
                      </w:p>
                      <w:p w14:paraId="24CA9128" w14:textId="5509D136" w:rsidR="00DC5717" w:rsidRPr="00E3783D" w:rsidRDefault="00DC5717" w:rsidP="00143231">
                        <w:pPr>
                          <w:pStyle w:val="Descripcin"/>
                          <w:jc w:val="both"/>
                          <w:rPr>
                            <w:ins w:id="2314" w:author="Edu Fisica" w:date="2026-05-16T07:13:00Z"/>
                            <w:rFonts w:cs="Times New Roman"/>
                            <w:noProof/>
                            <w:sz w:val="20"/>
                            <w:szCs w:val="20"/>
                          </w:rPr>
                        </w:pPr>
                        <w:ins w:id="2315" w:author="Edu Fisica" w:date="2026-05-16T07:13:00Z">
                          <w:r w:rsidRPr="00E3783D">
                            <w:rPr>
                              <w:sz w:val="20"/>
                              <w:szCs w:val="20"/>
                            </w:rPr>
                            <w:t>Caminata de integración - Grado 6-1</w:t>
                          </w:r>
                          <w:bookmarkEnd w:id="2310"/>
                          <w:bookmarkEnd w:id="2311"/>
                          <w:bookmarkEnd w:id="2312"/>
                        </w:ins>
                      </w:p>
                    </w:txbxContent>
                  </v:textbox>
                </v:shape>
              </w:pict>
            </mc:Fallback>
          </mc:AlternateContent>
        </w:r>
      </w:ins>
    </w:p>
    <w:p w14:paraId="24D1DB87" w14:textId="2B1A5679" w:rsidR="00B776BF" w:rsidRPr="00FF4F12" w:rsidRDefault="00B776BF" w:rsidP="00B776BF">
      <w:pPr>
        <w:jc w:val="center"/>
        <w:rPr>
          <w:rFonts w:cs="Times New Roman"/>
          <w:noProof/>
          <w:szCs w:val="24"/>
        </w:rPr>
      </w:pPr>
      <w:r w:rsidRPr="00FF4F12">
        <w:rPr>
          <w:rFonts w:cs="Times New Roman"/>
          <w:noProof/>
          <w:szCs w:val="24"/>
          <w:lang w:val="es-CO"/>
        </w:rPr>
        <w:drawing>
          <wp:anchor distT="0" distB="0" distL="114300" distR="114300" simplePos="0" relativeHeight="251721728" behindDoc="0" locked="0" layoutInCell="1" allowOverlap="1" wp14:anchorId="44C89B0F" wp14:editId="5EF16930">
            <wp:simplePos x="0" y="0"/>
            <wp:positionH relativeFrom="margin">
              <wp:align>center</wp:align>
            </wp:positionH>
            <wp:positionV relativeFrom="paragraph">
              <wp:posOffset>5080</wp:posOffset>
            </wp:positionV>
            <wp:extent cx="3744346" cy="3479800"/>
            <wp:effectExtent l="0" t="0" r="8890" b="6350"/>
            <wp:wrapNone/>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44346" cy="3479800"/>
                    </a:xfrm>
                    <a:prstGeom prst="rect">
                      <a:avLst/>
                    </a:prstGeom>
                    <a:noFill/>
                    <a:ln>
                      <a:noFill/>
                    </a:ln>
                  </pic:spPr>
                </pic:pic>
              </a:graphicData>
            </a:graphic>
          </wp:anchor>
        </w:drawing>
      </w:r>
    </w:p>
    <w:p w14:paraId="21DF9ECA" w14:textId="77777777" w:rsidR="00B776BF" w:rsidRPr="00FF4F12" w:rsidRDefault="00B776BF" w:rsidP="00B776BF">
      <w:pPr>
        <w:jc w:val="center"/>
        <w:rPr>
          <w:rFonts w:cs="Times New Roman"/>
          <w:noProof/>
          <w:szCs w:val="24"/>
        </w:rPr>
      </w:pPr>
    </w:p>
    <w:p w14:paraId="1ADB6F92" w14:textId="77777777" w:rsidR="00B776BF" w:rsidRPr="00FF4F12" w:rsidRDefault="00B776BF" w:rsidP="00B776BF">
      <w:pPr>
        <w:jc w:val="center"/>
        <w:rPr>
          <w:rFonts w:cs="Times New Roman"/>
          <w:noProof/>
          <w:szCs w:val="24"/>
        </w:rPr>
      </w:pPr>
    </w:p>
    <w:p w14:paraId="6F53F2C0" w14:textId="77777777" w:rsidR="00B776BF" w:rsidRPr="00FF4F12" w:rsidRDefault="00B776BF" w:rsidP="00B776BF">
      <w:pPr>
        <w:jc w:val="center"/>
        <w:rPr>
          <w:rFonts w:cs="Times New Roman"/>
          <w:noProof/>
          <w:szCs w:val="24"/>
        </w:rPr>
      </w:pPr>
    </w:p>
    <w:p w14:paraId="0294B13B" w14:textId="77777777" w:rsidR="00B776BF" w:rsidRPr="00FF4F12" w:rsidRDefault="00B776BF" w:rsidP="00B776BF">
      <w:pPr>
        <w:jc w:val="center"/>
        <w:rPr>
          <w:rFonts w:eastAsia="Times New Roman" w:cs="Times New Roman"/>
          <w:szCs w:val="24"/>
          <w:lang w:val="es-CO"/>
        </w:rPr>
      </w:pPr>
    </w:p>
    <w:p w14:paraId="1D5FD31E" w14:textId="77777777" w:rsidR="00B776BF" w:rsidRPr="00FF4F12" w:rsidRDefault="00B776BF" w:rsidP="00B776BF">
      <w:pPr>
        <w:jc w:val="center"/>
        <w:rPr>
          <w:rFonts w:eastAsia="Times New Roman" w:cs="Times New Roman"/>
          <w:szCs w:val="24"/>
          <w:lang w:val="es-CO"/>
        </w:rPr>
      </w:pPr>
    </w:p>
    <w:p w14:paraId="0032DF9A" w14:textId="77777777" w:rsidR="00B776BF" w:rsidRPr="00FF4F12" w:rsidRDefault="00B776BF" w:rsidP="00B776BF">
      <w:pPr>
        <w:jc w:val="center"/>
        <w:rPr>
          <w:rFonts w:eastAsia="Times New Roman" w:cs="Times New Roman"/>
          <w:szCs w:val="24"/>
          <w:lang w:val="es-CO"/>
        </w:rPr>
      </w:pPr>
    </w:p>
    <w:p w14:paraId="3AB8B5D1" w14:textId="77777777" w:rsidR="00B776BF" w:rsidRPr="00FF4F12" w:rsidRDefault="00B776BF" w:rsidP="00B776BF">
      <w:pPr>
        <w:jc w:val="center"/>
        <w:rPr>
          <w:rFonts w:eastAsia="Times New Roman" w:cs="Times New Roman"/>
          <w:szCs w:val="24"/>
          <w:lang w:val="es-CO"/>
        </w:rPr>
      </w:pPr>
    </w:p>
    <w:p w14:paraId="5B23E679" w14:textId="77777777" w:rsidR="00B776BF" w:rsidRPr="00FF4F12" w:rsidRDefault="00B776BF" w:rsidP="00B776BF">
      <w:pPr>
        <w:jc w:val="center"/>
        <w:rPr>
          <w:rFonts w:eastAsia="Times New Roman" w:cs="Times New Roman"/>
          <w:szCs w:val="24"/>
          <w:lang w:val="es-CO"/>
        </w:rPr>
      </w:pPr>
    </w:p>
    <w:p w14:paraId="0B4D8621" w14:textId="77777777" w:rsidR="00B776BF" w:rsidRPr="00E3783D" w:rsidRDefault="00B776BF" w:rsidP="00B776BF">
      <w:pPr>
        <w:jc w:val="center"/>
        <w:rPr>
          <w:sz w:val="20"/>
          <w:lang w:val="es-CO"/>
          <w:rPrChange w:id="2316" w:author="Edu Fisica" w:date="2026-05-16T07:13:00Z">
            <w:rPr>
              <w:lang w:val="es-CO"/>
            </w:rPr>
          </w:rPrChange>
        </w:rPr>
      </w:pPr>
    </w:p>
    <w:p w14:paraId="1DA2C4A0" w14:textId="77777777" w:rsidR="00B776BF" w:rsidRPr="00E24955" w:rsidRDefault="00B776BF" w:rsidP="00B776BF">
      <w:pPr>
        <w:jc w:val="center"/>
        <w:rPr>
          <w:del w:id="2317" w:author="Edu Fisica" w:date="2026-05-16T07:13:00Z"/>
          <w:rFonts w:eastAsia="Times New Roman" w:cs="Times New Roman"/>
          <w:color w:val="FF0000"/>
          <w:szCs w:val="24"/>
          <w:lang w:val="es-CO"/>
        </w:rPr>
      </w:pPr>
      <w:del w:id="2318" w:author="Edu Fisica" w:date="2026-05-16T07:13:00Z">
        <w:r w:rsidRPr="00E24955">
          <w:rPr>
            <w:rFonts w:eastAsia="Times New Roman" w:cs="Times New Roman"/>
            <w:color w:val="FF0000"/>
            <w:szCs w:val="24"/>
            <w:lang w:val="es-CO"/>
          </w:rPr>
          <w:delText>Imagen del autor</w:delText>
        </w:r>
      </w:del>
    </w:p>
    <w:p w14:paraId="381F4F1E" w14:textId="097E1558" w:rsidR="00B776BF" w:rsidRPr="00E3783D" w:rsidRDefault="00E3783D" w:rsidP="00E3783D">
      <w:pPr>
        <w:jc w:val="both"/>
        <w:rPr>
          <w:ins w:id="2319" w:author="Edu Fisica" w:date="2026-05-16T07:13:00Z"/>
          <w:rFonts w:eastAsia="Times New Roman" w:cs="Times New Roman"/>
          <w:sz w:val="20"/>
          <w:szCs w:val="20"/>
          <w:lang w:val="es-CO"/>
        </w:rPr>
      </w:pPr>
      <w:ins w:id="2320" w:author="Edu Fisica" w:date="2026-05-16T07:13:00Z">
        <w:r w:rsidRPr="00E3783D">
          <w:rPr>
            <w:rFonts w:eastAsia="Times New Roman" w:cs="Times New Roman"/>
            <w:i/>
            <w:iCs/>
            <w:sz w:val="20"/>
            <w:szCs w:val="20"/>
            <w:lang w:val="es-CO"/>
          </w:rPr>
          <w:t>Nota.</w:t>
        </w:r>
        <w:r w:rsidRPr="00E3783D">
          <w:rPr>
            <w:rFonts w:eastAsia="Times New Roman" w:cs="Times New Roman"/>
            <w:sz w:val="20"/>
            <w:szCs w:val="20"/>
            <w:lang w:val="es-CO"/>
          </w:rPr>
          <w:t xml:space="preserve"> Elaboración propia, imágenes de los niños camino a San Javier</w:t>
        </w:r>
      </w:ins>
    </w:p>
    <w:p w14:paraId="242B1568" w14:textId="77777777" w:rsidR="00B776BF" w:rsidRPr="00FF4F12" w:rsidRDefault="00B776BF" w:rsidP="00B776BF">
      <w:pPr>
        <w:jc w:val="both"/>
        <w:rPr>
          <w:rFonts w:eastAsia="Times New Roman" w:cs="Times New Roman"/>
          <w:color w:val="000000"/>
          <w:szCs w:val="24"/>
          <w:lang w:val="es-CO"/>
        </w:rPr>
      </w:pPr>
      <w:r w:rsidRPr="00FF4F12">
        <w:rPr>
          <w:rFonts w:eastAsia="Times New Roman" w:cs="Times New Roman"/>
          <w:color w:val="000000"/>
          <w:szCs w:val="24"/>
          <w:lang w:val="es-CO"/>
        </w:rPr>
        <w:t>Debido a la naturaleza de la actividad, que implicó el desplazamiento desde la cabecera municipal hasta la vereda San Javier por la vía principal del municipio, se gestionó previamente el acompañamiento de organismos de socorro como Defensa Civil, ESE municipal, Policía y Tránsito, con el fin de garantizar la seguridad e integridad de los participantes durante todo el recorrido. A través de la observación participante y los registros realizados, fue posible identificar actitudes, comportamientos y emociones que evidencian procesos de construcción colectiva de la paz y el fortalecimiento de una convivencia armónica.</w:t>
      </w:r>
    </w:p>
    <w:p w14:paraId="23E0F2A7" w14:textId="77777777" w:rsidR="00B776BF" w:rsidRPr="00FF4F12" w:rsidRDefault="00B776BF" w:rsidP="00B776BF">
      <w:pPr>
        <w:jc w:val="both"/>
        <w:rPr>
          <w:rFonts w:eastAsia="Times New Roman" w:cs="Times New Roman"/>
          <w:color w:val="000000"/>
          <w:szCs w:val="24"/>
          <w:lang w:val="es-CO"/>
        </w:rPr>
      </w:pPr>
      <w:r w:rsidRPr="00FF4F12">
        <w:rPr>
          <w:rFonts w:eastAsia="Times New Roman" w:cs="Times New Roman"/>
          <w:color w:val="000000"/>
          <w:szCs w:val="24"/>
          <w:lang w:val="es-CO"/>
        </w:rPr>
        <w:t>Antes de iniciar la caminata, se brindaron orientaciones claras a los estudiantes, relacionadas con el autocuidado, el cuidado del otro y la responsabilidad colectiva. Se organizó el desplazamiento en grupos de dos o máximo tres estudiantes, quienes debían transitar por el costado derecho de la vía, portar hidratación y alimentos para compartir durante el recorrido y la estadía. Asimismo, se designaron cuatro estudiantes líderes, dos al frente y dos al final del grupo, con el propósito de mantener la cohesión grupal y evitar que algún estudiante se adelantara o se quedara atrás, reforzando valores como la cooperación, la corresponsabilidad y el liderazgo positivo.</w:t>
      </w:r>
    </w:p>
    <w:p w14:paraId="07C9A92B" w14:textId="77777777" w:rsidR="00B776BF" w:rsidRPr="00FF4F12" w:rsidRDefault="00B776BF" w:rsidP="00B776BF">
      <w:pPr>
        <w:jc w:val="both"/>
        <w:rPr>
          <w:rFonts w:eastAsia="Times New Roman" w:cs="Times New Roman"/>
          <w:color w:val="000000"/>
          <w:szCs w:val="24"/>
          <w:lang w:val="es-CO"/>
        </w:rPr>
      </w:pPr>
      <w:r w:rsidRPr="00FF4F12">
        <w:rPr>
          <w:rFonts w:eastAsia="Times New Roman" w:cs="Times New Roman"/>
          <w:color w:val="000000"/>
          <w:szCs w:val="24"/>
          <w:lang w:val="es-CO"/>
        </w:rPr>
        <w:t>Durante el recorrido, que tuvo una duración aproximada de una hora, los estudiantes evidenciaron actitudes de cuidado mutuo, respeto por las normas establecidas y conciencia ambiental. De manera espontánea, observaron el entorno natural, interactuaron de forma respetuosa con sus compañeros y docentes investigadoras, y recogieron los desechos encontrados en el camino, depositándolos posteriormente en los lugares adecuados. Estas acciones reflejan comportamientos asociados a la cultura de paz, la ciudadanía responsable y el respeto por el entorno, evidenciando que la formación en valores se construye desde experiencias vivenciales que integran el ser, el hacer y el convivir.</w:t>
      </w:r>
    </w:p>
    <w:p w14:paraId="5E6B8872" w14:textId="77777777" w:rsidR="00B776BF" w:rsidRPr="00FF4F12" w:rsidRDefault="00B776BF" w:rsidP="00B776BF">
      <w:pPr>
        <w:jc w:val="both"/>
        <w:rPr>
          <w:rFonts w:eastAsia="Times New Roman" w:cs="Times New Roman"/>
          <w:color w:val="000000"/>
          <w:szCs w:val="24"/>
          <w:lang w:val="es-CO"/>
        </w:rPr>
      </w:pPr>
      <w:r w:rsidRPr="00FF4F12">
        <w:rPr>
          <w:rFonts w:eastAsia="Times New Roman" w:cs="Times New Roman"/>
          <w:color w:val="000000"/>
          <w:szCs w:val="24"/>
          <w:lang w:val="es-CO"/>
        </w:rPr>
        <w:t>En este sentido, lo observado durante la actividad se relaciona con el enfoque holístico de la educación para la paz, el cual plantea que la construcción de una cultura pacífica implica el desarrollo articulado de valores como la justicia, la responsabilidad, la solidaridad y la paz interior, entendidos como elementos interdependientes que se fortalecen mutuamente (</w:t>
      </w:r>
      <w:proofErr w:type="spellStart"/>
      <w:r w:rsidRPr="00FF4F12">
        <w:rPr>
          <w:rFonts w:eastAsia="Times New Roman" w:cs="Times New Roman"/>
          <w:color w:val="000000"/>
          <w:szCs w:val="24"/>
          <w:lang w:val="es-CO"/>
        </w:rPr>
        <w:t>Toh</w:t>
      </w:r>
      <w:proofErr w:type="spellEnd"/>
      <w:r w:rsidRPr="00FF4F12">
        <w:rPr>
          <w:rFonts w:eastAsia="Times New Roman" w:cs="Times New Roman"/>
          <w:color w:val="000000"/>
          <w:szCs w:val="24"/>
          <w:lang w:val="es-CO"/>
        </w:rPr>
        <w:t>, 2007, citado en Arboleda et al., 2017). Así, prácticas como el respeto por las normas, el cuidado del entorno y la cooperación entre pares evidencian la conexión entre estos componentes, tal como lo sugiere la metáfora de los seis pétalos de la paz.</w:t>
      </w:r>
    </w:p>
    <w:p w14:paraId="5E5E7599" w14:textId="77777777" w:rsidR="00B776BF" w:rsidRPr="00FF4F12" w:rsidRDefault="00B776BF" w:rsidP="00B776BF">
      <w:pPr>
        <w:jc w:val="both"/>
        <w:rPr>
          <w:rFonts w:eastAsia="Times New Roman" w:cs="Times New Roman"/>
          <w:color w:val="000000"/>
          <w:szCs w:val="24"/>
          <w:lang w:val="es-CO"/>
        </w:rPr>
      </w:pPr>
      <w:r w:rsidRPr="00FF4F12">
        <w:rPr>
          <w:rFonts w:eastAsia="Times New Roman" w:cs="Times New Roman"/>
          <w:color w:val="000000"/>
          <w:szCs w:val="24"/>
          <w:lang w:val="es-CO"/>
        </w:rPr>
        <w:t>Al llegar al polideportivo de la vereda, los estudiantes aprovecharon el espacio para jugar, compartir y fortalecer sus relaciones interpersonales. Posteriormente, se realizó un encuentro grupal en el que cada estudiante compartió los alimentos que llevaba consigo, como crispetas, cuy, pollo, papas y bebidas, relatando quién había preparado su “fiambre” o “avío”, con quién lo compartiría y el significado de ese gesto. Este momento evidenció dinámicas de solidaridad, generosidad y sentido de pertenencia al grupo, fortaleciendo los vínculos afectivos entre los participantes, lo cual se relaciona con la dimensión de la compasión y la convivencia solidaria dentro del enfoque de educación para la paz.</w:t>
      </w:r>
    </w:p>
    <w:p w14:paraId="68D255E8" w14:textId="77777777" w:rsidR="00B776BF" w:rsidRPr="00FF4F12" w:rsidRDefault="00B776BF" w:rsidP="00B776BF">
      <w:pPr>
        <w:jc w:val="both"/>
        <w:rPr>
          <w:rFonts w:eastAsia="Times New Roman" w:cs="Times New Roman"/>
          <w:color w:val="000000"/>
          <w:szCs w:val="24"/>
          <w:lang w:val="es-CO"/>
        </w:rPr>
      </w:pPr>
      <w:r w:rsidRPr="00FF4F12">
        <w:rPr>
          <w:rFonts w:eastAsia="Times New Roman" w:cs="Times New Roman"/>
          <w:color w:val="000000"/>
          <w:szCs w:val="24"/>
          <w:lang w:val="es-CO"/>
        </w:rPr>
        <w:t>Como cierre de la actividad, se desarrolló una dinámica reflexiva en la que se entregaron dos dulces a cada estudiante: uno debía ser regalado a una persona significativa del grupo y el otro a sí mismo. Al entregar el dulce a un compañero, los estudiantes expresaron razones asociadas a la amistad, el apoyo mutuo, el compañerismo y la afinidad afectiva, con expresiones como: “porque es mi mejor amigo”, “porque siempre me ayuda”, “porque comparte conmigo en el colegio” o “porque me gusta jugar con él/ella”. Sin embargo, al momento de entregarse el dulce a sí mismos, se evidenció una dificultad generalizada para reconocer cualidades personales positivas. Muchos estudiantes manifestaron vergüenza, dudas o silencio, expresando frases como “no sé, profe”, “nada” o “¿qué será?”, lo cual refleja una baja percepción de autovaloración y autoestima. Solo algunos lograron identificar atributos personales, mencionando cualidades como “soy inteligente”, “soy juiciosa” o “soy linda”.</w:t>
      </w:r>
    </w:p>
    <w:p w14:paraId="683691A0" w14:textId="77777777" w:rsidR="00B776BF" w:rsidRPr="00FF4F12" w:rsidRDefault="00B776BF" w:rsidP="00B776BF">
      <w:pPr>
        <w:jc w:val="both"/>
        <w:rPr>
          <w:rFonts w:eastAsia="Times New Roman" w:cs="Times New Roman"/>
          <w:color w:val="000000"/>
          <w:szCs w:val="24"/>
          <w:lang w:val="es-CO"/>
        </w:rPr>
      </w:pPr>
      <w:r w:rsidRPr="00FF4F12">
        <w:rPr>
          <w:rFonts w:eastAsia="Times New Roman" w:cs="Times New Roman"/>
          <w:color w:val="000000"/>
          <w:szCs w:val="24"/>
          <w:lang w:val="es-CO"/>
        </w:rPr>
        <w:t>Este hallazgo resulta especialmente significativo, ya que, desde la perspectiva de la educación para la paz, el desarrollo de la paz interior constituye un pilar fundamental para la construcción de relaciones armónicas con los demás. En coherencia con ello, la dificultad en el reconocimiento de sí mismos evidencia la necesidad de fortalecer procesos pedagógicos orientados a la autoestima y la autoconciencia, entendiendo que no es posible consolidar una cultura de paz sin el desarrollo integral de cada uno de sus componentes interrelacionados (</w:t>
      </w:r>
      <w:proofErr w:type="spellStart"/>
      <w:r w:rsidRPr="00FF4F12">
        <w:rPr>
          <w:rFonts w:eastAsia="Times New Roman" w:cs="Times New Roman"/>
          <w:color w:val="000000"/>
          <w:szCs w:val="24"/>
          <w:lang w:val="es-CO"/>
        </w:rPr>
        <w:t>Toh</w:t>
      </w:r>
      <w:proofErr w:type="spellEnd"/>
      <w:r w:rsidRPr="00FF4F12">
        <w:rPr>
          <w:rFonts w:eastAsia="Times New Roman" w:cs="Times New Roman"/>
          <w:color w:val="000000"/>
          <w:szCs w:val="24"/>
          <w:lang w:val="es-CO"/>
        </w:rPr>
        <w:t>, 2007, citado en Arboleda et al., 2017).</w:t>
      </w:r>
    </w:p>
    <w:p w14:paraId="085DE56D" w14:textId="77777777" w:rsidR="00B776BF" w:rsidRPr="00FF4F12" w:rsidRDefault="00B776BF" w:rsidP="0068461A">
      <w:pPr>
        <w:pStyle w:val="Descripcin"/>
        <w:keepNext/>
        <w:ind w:firstLine="0"/>
        <w:rPr>
          <w:del w:id="2321" w:author="Edu Fisica" w:date="2026-05-16T07:13:00Z"/>
          <w:rFonts w:cs="Times New Roman"/>
          <w:sz w:val="24"/>
          <w:szCs w:val="24"/>
        </w:rPr>
      </w:pPr>
      <w:bookmarkStart w:id="2322" w:name="_Toc227605700"/>
      <w:bookmarkStart w:id="2323" w:name="_Toc229133609"/>
      <w:bookmarkStart w:id="2324" w:name="_Hlk227271034"/>
    </w:p>
    <w:p w14:paraId="54FCCE75" w14:textId="15373C06" w:rsidR="00143231" w:rsidRDefault="0068461A" w:rsidP="0068461A">
      <w:pPr>
        <w:pStyle w:val="Descripcin"/>
        <w:keepNext/>
        <w:rPr>
          <w:ins w:id="2325" w:author="Edu Fisica" w:date="2026-05-16T07:13:00Z"/>
          <w:rFonts w:cs="Times New Roman"/>
          <w:sz w:val="20"/>
          <w:szCs w:val="20"/>
        </w:rPr>
      </w:pPr>
      <w:bookmarkStart w:id="2326" w:name="_Toc227692997"/>
      <w:r w:rsidRPr="00E3783D">
        <w:rPr>
          <w:sz w:val="20"/>
          <w:rPrChange w:id="2327" w:author="Edu Fisica" w:date="2026-05-16T07:13:00Z">
            <w:rPr/>
          </w:rPrChange>
        </w:rPr>
        <w:t xml:space="preserve">Tabla </w:t>
      </w:r>
      <w:r w:rsidRPr="00E3783D">
        <w:rPr>
          <w:sz w:val="20"/>
          <w:rPrChange w:id="2328" w:author="Edu Fisica" w:date="2026-05-16T07:13:00Z">
            <w:rPr/>
          </w:rPrChange>
        </w:rPr>
        <w:fldChar w:fldCharType="begin"/>
      </w:r>
      <w:r w:rsidRPr="00E3783D">
        <w:rPr>
          <w:sz w:val="20"/>
          <w:rPrChange w:id="2329" w:author="Edu Fisica" w:date="2026-05-16T07:13:00Z">
            <w:rPr/>
          </w:rPrChange>
        </w:rPr>
        <w:instrText xml:space="preserve"> SEQ Tabla \* ARABIC </w:instrText>
      </w:r>
      <w:r w:rsidRPr="00E3783D">
        <w:rPr>
          <w:sz w:val="20"/>
          <w:rPrChange w:id="2330" w:author="Edu Fisica" w:date="2026-05-16T07:13:00Z">
            <w:rPr/>
          </w:rPrChange>
        </w:rPr>
        <w:fldChar w:fldCharType="separate"/>
      </w:r>
      <w:r w:rsidR="0072781F" w:rsidRPr="00E3783D">
        <w:rPr>
          <w:sz w:val="20"/>
          <w:rPrChange w:id="2331" w:author="Edu Fisica" w:date="2026-05-16T07:13:00Z">
            <w:rPr/>
          </w:rPrChange>
        </w:rPr>
        <w:t>10</w:t>
      </w:r>
      <w:r w:rsidRPr="00E3783D">
        <w:rPr>
          <w:sz w:val="20"/>
          <w:rPrChange w:id="2332" w:author="Edu Fisica" w:date="2026-05-16T07:13:00Z">
            <w:rPr/>
          </w:rPrChange>
        </w:rPr>
        <w:fldChar w:fldCharType="end"/>
      </w:r>
      <w:del w:id="2333" w:author="Edu Fisica" w:date="2026-05-16T07:13:00Z">
        <w:r w:rsidRPr="00FF4F12">
          <w:rPr>
            <w:rFonts w:cs="Times New Roman"/>
          </w:rPr>
          <w:delText xml:space="preserve"> </w:delText>
        </w:r>
      </w:del>
    </w:p>
    <w:p w14:paraId="62D7F3B7" w14:textId="01894FA7" w:rsidR="0068461A" w:rsidRPr="00E3783D" w:rsidRDefault="0068461A" w:rsidP="0068461A">
      <w:pPr>
        <w:pStyle w:val="Descripcin"/>
        <w:keepNext/>
        <w:rPr>
          <w:sz w:val="20"/>
          <w:rPrChange w:id="2334" w:author="Edu Fisica" w:date="2026-05-16T07:13:00Z">
            <w:rPr/>
          </w:rPrChange>
        </w:rPr>
      </w:pPr>
      <w:r w:rsidRPr="00E3783D">
        <w:rPr>
          <w:sz w:val="20"/>
          <w:rPrChange w:id="2335" w:author="Edu Fisica" w:date="2026-05-16T07:13:00Z">
            <w:rPr/>
          </w:rPrChange>
        </w:rPr>
        <w:t>Análisis de resultados - Caminata de integración - Grado 6-1</w:t>
      </w:r>
      <w:bookmarkEnd w:id="2322"/>
      <w:bookmarkEnd w:id="2323"/>
      <w:bookmarkEnd w:id="2326"/>
    </w:p>
    <w:tbl>
      <w:tblPr>
        <w:tblStyle w:val="Tablanormal2"/>
        <w:tblW w:w="0" w:type="auto"/>
        <w:tblLook w:val="04A0" w:firstRow="1" w:lastRow="0" w:firstColumn="1" w:lastColumn="0" w:noHBand="0" w:noVBand="1"/>
        <w:tblPrChange w:id="2336" w:author="Edu Fisica" w:date="2026-05-16T07:13:00Z">
          <w:tblPr>
            <w:tblStyle w:val="Tablaconcuadrcula"/>
            <w:tblW w:w="0" w:type="auto"/>
            <w:tblLook w:val="04A0" w:firstRow="1" w:lastRow="0" w:firstColumn="1" w:lastColumn="0" w:noHBand="0" w:noVBand="1"/>
          </w:tblPr>
        </w:tblPrChange>
      </w:tblPr>
      <w:tblGrid>
        <w:gridCol w:w="1980"/>
        <w:gridCol w:w="6848"/>
        <w:tblGridChange w:id="2337">
          <w:tblGrid>
            <w:gridCol w:w="1980"/>
            <w:gridCol w:w="6848"/>
          </w:tblGrid>
        </w:tblGridChange>
      </w:tblGrid>
      <w:tr w:rsidR="00B776BF" w:rsidRPr="00FF4F12" w14:paraId="7DE6F697" w14:textId="77777777" w:rsidTr="00C92C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Change w:id="2338" w:author="Edu Fisica" w:date="2026-05-16T07:13:00Z">
              <w:tcPr>
                <w:tcW w:w="1980" w:type="dxa"/>
                <w:tcBorders>
                  <w:bottom w:val="none" w:sz="0" w:space="0" w:color="auto"/>
                </w:tcBorders>
                <w:hideMark/>
              </w:tcPr>
            </w:tcPrChange>
          </w:tcPr>
          <w:bookmarkEnd w:id="2324"/>
          <w:p w14:paraId="5BBC514A" w14:textId="03067937" w:rsidR="00B776BF" w:rsidRPr="00FF4F12" w:rsidRDefault="00B776BF" w:rsidP="00E06C30">
            <w:pPr>
              <w:spacing w:line="240" w:lineRule="auto"/>
              <w:ind w:firstLine="0"/>
              <w:jc w:val="center"/>
              <w:cnfStyle w:val="101000000000" w:firstRow="1" w:lastRow="0" w:firstColumn="1" w:lastColumn="0" w:oddVBand="0" w:evenVBand="0" w:oddHBand="0" w:evenHBand="0" w:firstRowFirstColumn="0" w:firstRowLastColumn="0" w:lastRowFirstColumn="0" w:lastRowLastColumn="0"/>
              <w:rPr>
                <w:b w:val="0"/>
                <w:sz w:val="20"/>
                <w:rPrChange w:id="2339" w:author="Edu Fisica" w:date="2026-05-16T07:13:00Z">
                  <w:rPr>
                    <w:sz w:val="20"/>
                  </w:rPr>
                </w:rPrChange>
              </w:rPr>
            </w:pPr>
            <w:del w:id="2340" w:author="Edu Fisica" w:date="2026-05-16T07:13:00Z">
              <w:r w:rsidRPr="00FF4F12">
                <w:rPr>
                  <w:rFonts w:eastAsia="Times New Roman" w:cs="Times New Roman"/>
                  <w:sz w:val="20"/>
                  <w:szCs w:val="20"/>
                </w:rPr>
                <w:delText>Subcategoría</w:delText>
              </w:r>
            </w:del>
            <w:ins w:id="2341" w:author="Edu Fisica" w:date="2026-05-16T07:13:00Z">
              <w:r w:rsidR="00A414E7">
                <w:rPr>
                  <w:rFonts w:eastAsia="Times New Roman" w:cs="Times New Roman"/>
                  <w:sz w:val="20"/>
                  <w:szCs w:val="20"/>
                </w:rPr>
                <w:t xml:space="preserve">Criterio de análisis </w:t>
              </w:r>
            </w:ins>
          </w:p>
        </w:tc>
        <w:tc>
          <w:tcPr>
            <w:tcW w:w="6848" w:type="dxa"/>
            <w:hideMark/>
            <w:tcPrChange w:id="2342" w:author="Edu Fisica" w:date="2026-05-16T07:13:00Z">
              <w:tcPr>
                <w:tcW w:w="6848" w:type="dxa"/>
                <w:tcBorders>
                  <w:bottom w:val="none" w:sz="0" w:space="0" w:color="auto"/>
                </w:tcBorders>
                <w:hideMark/>
              </w:tcPr>
            </w:tcPrChange>
          </w:tcPr>
          <w:p w14:paraId="62875C26" w14:textId="77777777" w:rsidR="00B776BF" w:rsidRPr="00FF4F12" w:rsidRDefault="00B776BF" w:rsidP="00E06C3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sz w:val="20"/>
                <w:rPrChange w:id="2343" w:author="Edu Fisica" w:date="2026-05-16T07:13:00Z">
                  <w:rPr>
                    <w:sz w:val="20"/>
                  </w:rPr>
                </w:rPrChange>
              </w:rPr>
            </w:pPr>
            <w:r w:rsidRPr="00DC5717">
              <w:rPr>
                <w:sz w:val="20"/>
              </w:rPr>
              <w:t>Hallazgos</w:t>
            </w:r>
          </w:p>
        </w:tc>
      </w:tr>
      <w:tr w:rsidR="00B776BF" w:rsidRPr="00FF4F12" w14:paraId="67FB96FB" w14:textId="77777777" w:rsidTr="00C92C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Change w:id="2344" w:author="Edu Fisica" w:date="2026-05-16T07:13:00Z">
              <w:tcPr>
                <w:tcW w:w="1980" w:type="dxa"/>
                <w:tcBorders>
                  <w:top w:val="none" w:sz="0" w:space="0" w:color="auto"/>
                  <w:bottom w:val="none" w:sz="0" w:space="0" w:color="auto"/>
                </w:tcBorders>
                <w:hideMark/>
              </w:tcPr>
            </w:tcPrChange>
          </w:tcPr>
          <w:p w14:paraId="208F086D" w14:textId="77777777" w:rsidR="00B776BF" w:rsidRPr="00FF4F12" w:rsidRDefault="00B776BF"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rFonts w:eastAsia="Times New Roman" w:cs="Times New Roman"/>
                <w:sz w:val="20"/>
                <w:szCs w:val="20"/>
              </w:rPr>
            </w:pPr>
            <w:r w:rsidRPr="00DC5717">
              <w:rPr>
                <w:sz w:val="20"/>
              </w:rPr>
              <w:t>Contexto de la actividad</w:t>
            </w:r>
          </w:p>
        </w:tc>
        <w:tc>
          <w:tcPr>
            <w:tcW w:w="6848" w:type="dxa"/>
            <w:hideMark/>
            <w:tcPrChange w:id="2345" w:author="Edu Fisica" w:date="2026-05-16T07:13:00Z">
              <w:tcPr>
                <w:tcW w:w="6848" w:type="dxa"/>
                <w:tcBorders>
                  <w:top w:val="none" w:sz="0" w:space="0" w:color="auto"/>
                  <w:bottom w:val="none" w:sz="0" w:space="0" w:color="auto"/>
                </w:tcBorders>
                <w:hideMark/>
              </w:tcPr>
            </w:tcPrChange>
          </w:tcPr>
          <w:p w14:paraId="2A4303F5" w14:textId="77777777" w:rsidR="00B776BF" w:rsidRPr="00FF4F12" w:rsidRDefault="00B776BF"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 xml:space="preserve">Estrategia vivencial enmarcada en </w:t>
            </w:r>
            <w:r w:rsidRPr="00FF4F12">
              <w:rPr>
                <w:rFonts w:eastAsia="Times New Roman" w:cs="Times New Roman"/>
                <w:i/>
                <w:iCs/>
                <w:sz w:val="20"/>
                <w:szCs w:val="20"/>
              </w:rPr>
              <w:t>Educar para la paz</w:t>
            </w:r>
            <w:r w:rsidRPr="00FF4F12">
              <w:rPr>
                <w:rFonts w:eastAsia="Times New Roman" w:cs="Times New Roman"/>
                <w:sz w:val="20"/>
                <w:szCs w:val="20"/>
              </w:rPr>
              <w:t>, desarrollada en un entorno diferente al aula que favoreció la interacción y el aprendizaje significativo.</w:t>
            </w:r>
          </w:p>
        </w:tc>
      </w:tr>
      <w:tr w:rsidR="00B776BF" w:rsidRPr="00FF4F12" w14:paraId="0A2DC533" w14:textId="77777777" w:rsidTr="00C92C13">
        <w:tc>
          <w:tcPr>
            <w:cnfStyle w:val="001000000000" w:firstRow="0" w:lastRow="0" w:firstColumn="1" w:lastColumn="0" w:oddVBand="0" w:evenVBand="0" w:oddHBand="0" w:evenHBand="0" w:firstRowFirstColumn="0" w:firstRowLastColumn="0" w:lastRowFirstColumn="0" w:lastRowLastColumn="0"/>
            <w:tcW w:w="1980" w:type="dxa"/>
            <w:hideMark/>
            <w:tcPrChange w:id="2346" w:author="Edu Fisica" w:date="2026-05-16T07:13:00Z">
              <w:tcPr>
                <w:tcW w:w="1980" w:type="dxa"/>
                <w:hideMark/>
              </w:tcPr>
            </w:tcPrChange>
          </w:tcPr>
          <w:p w14:paraId="39DC183D" w14:textId="77777777" w:rsidR="00B776BF" w:rsidRPr="00FF4F12" w:rsidRDefault="00B776BF" w:rsidP="00E06C30">
            <w:pPr>
              <w:spacing w:line="240" w:lineRule="auto"/>
              <w:ind w:firstLine="0"/>
              <w:rPr>
                <w:rFonts w:eastAsia="Times New Roman" w:cs="Times New Roman"/>
                <w:sz w:val="20"/>
                <w:szCs w:val="20"/>
              </w:rPr>
            </w:pPr>
            <w:r w:rsidRPr="00DC5717">
              <w:rPr>
                <w:sz w:val="20"/>
              </w:rPr>
              <w:t>Organización y liderazgo</w:t>
            </w:r>
          </w:p>
        </w:tc>
        <w:tc>
          <w:tcPr>
            <w:tcW w:w="6848" w:type="dxa"/>
            <w:hideMark/>
            <w:tcPrChange w:id="2347" w:author="Edu Fisica" w:date="2026-05-16T07:13:00Z">
              <w:tcPr>
                <w:tcW w:w="6848" w:type="dxa"/>
                <w:hideMark/>
              </w:tcPr>
            </w:tcPrChange>
          </w:tcPr>
          <w:p w14:paraId="4B9ABC11" w14:textId="77777777" w:rsidR="00B776BF" w:rsidRPr="00FF4F12" w:rsidRDefault="00B776BF"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Trabajo organizado con liderazgo estudiantil que fortaleció la cooperación, la corresponsabilidad y el sentido de grupo.</w:t>
            </w:r>
          </w:p>
        </w:tc>
      </w:tr>
      <w:tr w:rsidR="00B776BF" w:rsidRPr="00FF4F12" w14:paraId="71C10995" w14:textId="77777777" w:rsidTr="00C92C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Change w:id="2348" w:author="Edu Fisica" w:date="2026-05-16T07:13:00Z">
              <w:tcPr>
                <w:tcW w:w="1980" w:type="dxa"/>
                <w:tcBorders>
                  <w:top w:val="none" w:sz="0" w:space="0" w:color="auto"/>
                  <w:bottom w:val="none" w:sz="0" w:space="0" w:color="auto"/>
                </w:tcBorders>
                <w:hideMark/>
              </w:tcPr>
            </w:tcPrChange>
          </w:tcPr>
          <w:p w14:paraId="18F2F405" w14:textId="77777777" w:rsidR="00B776BF" w:rsidRPr="00FF4F12" w:rsidRDefault="00B776BF"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rFonts w:eastAsia="Times New Roman" w:cs="Times New Roman"/>
                <w:sz w:val="20"/>
                <w:szCs w:val="20"/>
              </w:rPr>
            </w:pPr>
            <w:r w:rsidRPr="00DC5717">
              <w:rPr>
                <w:sz w:val="20"/>
              </w:rPr>
              <w:t>Valores y actitudes</w:t>
            </w:r>
          </w:p>
        </w:tc>
        <w:tc>
          <w:tcPr>
            <w:tcW w:w="6848" w:type="dxa"/>
            <w:hideMark/>
            <w:tcPrChange w:id="2349" w:author="Edu Fisica" w:date="2026-05-16T07:13:00Z">
              <w:tcPr>
                <w:tcW w:w="6848" w:type="dxa"/>
                <w:tcBorders>
                  <w:top w:val="none" w:sz="0" w:space="0" w:color="auto"/>
                  <w:bottom w:val="none" w:sz="0" w:space="0" w:color="auto"/>
                </w:tcBorders>
                <w:hideMark/>
              </w:tcPr>
            </w:tcPrChange>
          </w:tcPr>
          <w:p w14:paraId="3B882A06" w14:textId="77777777" w:rsidR="00B776BF" w:rsidRPr="00FF4F12" w:rsidRDefault="00B776BF"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Se evidenciaron actitudes de respeto, solidaridad, compañerismo y disposición para compartir durante el desarrollo de la actividad.</w:t>
            </w:r>
          </w:p>
        </w:tc>
      </w:tr>
      <w:tr w:rsidR="00B776BF" w:rsidRPr="00FF4F12" w14:paraId="0BC3B20D" w14:textId="77777777" w:rsidTr="00C92C13">
        <w:tc>
          <w:tcPr>
            <w:cnfStyle w:val="001000000000" w:firstRow="0" w:lastRow="0" w:firstColumn="1" w:lastColumn="0" w:oddVBand="0" w:evenVBand="0" w:oddHBand="0" w:evenHBand="0" w:firstRowFirstColumn="0" w:firstRowLastColumn="0" w:lastRowFirstColumn="0" w:lastRowLastColumn="0"/>
            <w:tcW w:w="1980" w:type="dxa"/>
            <w:hideMark/>
            <w:tcPrChange w:id="2350" w:author="Edu Fisica" w:date="2026-05-16T07:13:00Z">
              <w:tcPr>
                <w:tcW w:w="1980" w:type="dxa"/>
                <w:hideMark/>
              </w:tcPr>
            </w:tcPrChange>
          </w:tcPr>
          <w:p w14:paraId="15999E6E" w14:textId="77777777" w:rsidR="00B776BF" w:rsidRPr="00FF4F12" w:rsidRDefault="00B776BF" w:rsidP="00E06C30">
            <w:pPr>
              <w:spacing w:line="240" w:lineRule="auto"/>
              <w:ind w:firstLine="0"/>
              <w:rPr>
                <w:rFonts w:eastAsia="Times New Roman" w:cs="Times New Roman"/>
                <w:sz w:val="20"/>
                <w:szCs w:val="20"/>
              </w:rPr>
            </w:pPr>
            <w:r w:rsidRPr="00DC5717">
              <w:rPr>
                <w:sz w:val="20"/>
              </w:rPr>
              <w:t>Derechos humanos y ciudadanía</w:t>
            </w:r>
          </w:p>
        </w:tc>
        <w:tc>
          <w:tcPr>
            <w:tcW w:w="6848" w:type="dxa"/>
            <w:hideMark/>
            <w:tcPrChange w:id="2351" w:author="Edu Fisica" w:date="2026-05-16T07:13:00Z">
              <w:tcPr>
                <w:tcW w:w="6848" w:type="dxa"/>
                <w:hideMark/>
              </w:tcPr>
            </w:tcPrChange>
          </w:tcPr>
          <w:p w14:paraId="415F9AD5" w14:textId="77777777" w:rsidR="00B776BF" w:rsidRPr="00FF4F12" w:rsidRDefault="00B776BF"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Cumplimiento de normas, cuidado del otro y participación responsable durante el recorrido.</w:t>
            </w:r>
          </w:p>
        </w:tc>
      </w:tr>
      <w:tr w:rsidR="00B776BF" w:rsidRPr="00FF4F12" w14:paraId="37B9F1B4" w14:textId="77777777" w:rsidTr="00C92C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Change w:id="2352" w:author="Edu Fisica" w:date="2026-05-16T07:13:00Z">
              <w:tcPr>
                <w:tcW w:w="1980" w:type="dxa"/>
                <w:tcBorders>
                  <w:top w:val="none" w:sz="0" w:space="0" w:color="auto"/>
                  <w:bottom w:val="none" w:sz="0" w:space="0" w:color="auto"/>
                </w:tcBorders>
                <w:hideMark/>
              </w:tcPr>
            </w:tcPrChange>
          </w:tcPr>
          <w:p w14:paraId="6D9259F0" w14:textId="77777777" w:rsidR="00B776BF" w:rsidRPr="00FF4F12" w:rsidRDefault="00B776BF"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rFonts w:eastAsia="Times New Roman" w:cs="Times New Roman"/>
                <w:sz w:val="20"/>
                <w:szCs w:val="20"/>
              </w:rPr>
            </w:pPr>
            <w:r w:rsidRPr="00DC5717">
              <w:rPr>
                <w:sz w:val="20"/>
              </w:rPr>
              <w:t>Cultura de paz</w:t>
            </w:r>
          </w:p>
        </w:tc>
        <w:tc>
          <w:tcPr>
            <w:tcW w:w="6848" w:type="dxa"/>
            <w:hideMark/>
            <w:tcPrChange w:id="2353" w:author="Edu Fisica" w:date="2026-05-16T07:13:00Z">
              <w:tcPr>
                <w:tcW w:w="6848" w:type="dxa"/>
                <w:tcBorders>
                  <w:top w:val="none" w:sz="0" w:space="0" w:color="auto"/>
                  <w:bottom w:val="none" w:sz="0" w:space="0" w:color="auto"/>
                </w:tcBorders>
                <w:hideMark/>
              </w:tcPr>
            </w:tcPrChange>
          </w:tcPr>
          <w:p w14:paraId="22913564" w14:textId="77777777" w:rsidR="00B776BF" w:rsidRPr="00FF4F12" w:rsidRDefault="00B776BF"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Interacciones respetuosas y ausencia de conflictos significativos, favoreciendo una convivencia armónica.</w:t>
            </w:r>
          </w:p>
        </w:tc>
      </w:tr>
      <w:tr w:rsidR="00B776BF" w:rsidRPr="00FF4F12" w14:paraId="7A4DA221" w14:textId="77777777" w:rsidTr="00C92C13">
        <w:tc>
          <w:tcPr>
            <w:cnfStyle w:val="001000000000" w:firstRow="0" w:lastRow="0" w:firstColumn="1" w:lastColumn="0" w:oddVBand="0" w:evenVBand="0" w:oddHBand="0" w:evenHBand="0" w:firstRowFirstColumn="0" w:firstRowLastColumn="0" w:lastRowFirstColumn="0" w:lastRowLastColumn="0"/>
            <w:tcW w:w="1980" w:type="dxa"/>
            <w:hideMark/>
            <w:tcPrChange w:id="2354" w:author="Edu Fisica" w:date="2026-05-16T07:13:00Z">
              <w:tcPr>
                <w:tcW w:w="1980" w:type="dxa"/>
                <w:hideMark/>
              </w:tcPr>
            </w:tcPrChange>
          </w:tcPr>
          <w:p w14:paraId="737A5EF4" w14:textId="77777777" w:rsidR="00B776BF" w:rsidRPr="00FF4F12" w:rsidRDefault="00B776BF" w:rsidP="00E06C30">
            <w:pPr>
              <w:spacing w:line="240" w:lineRule="auto"/>
              <w:ind w:firstLine="0"/>
              <w:rPr>
                <w:rFonts w:eastAsia="Times New Roman" w:cs="Times New Roman"/>
                <w:sz w:val="20"/>
                <w:szCs w:val="20"/>
              </w:rPr>
            </w:pPr>
            <w:r w:rsidRPr="00DC5717">
              <w:rPr>
                <w:sz w:val="20"/>
              </w:rPr>
              <w:t>Inclusión y diversidad</w:t>
            </w:r>
          </w:p>
        </w:tc>
        <w:tc>
          <w:tcPr>
            <w:tcW w:w="6848" w:type="dxa"/>
            <w:hideMark/>
            <w:tcPrChange w:id="2355" w:author="Edu Fisica" w:date="2026-05-16T07:13:00Z">
              <w:tcPr>
                <w:tcW w:w="6848" w:type="dxa"/>
                <w:hideMark/>
              </w:tcPr>
            </w:tcPrChange>
          </w:tcPr>
          <w:p w14:paraId="3899AB4E" w14:textId="77777777" w:rsidR="00B776BF" w:rsidRPr="00FF4F12" w:rsidRDefault="00B776BF"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Integración grupal basada en el respeto, la participación y el reconocimiento del otro.</w:t>
            </w:r>
          </w:p>
        </w:tc>
      </w:tr>
      <w:tr w:rsidR="00B776BF" w:rsidRPr="00FF4F12" w14:paraId="3BEE3E6B" w14:textId="77777777" w:rsidTr="00C92C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Change w:id="2356" w:author="Edu Fisica" w:date="2026-05-16T07:13:00Z">
              <w:tcPr>
                <w:tcW w:w="1980" w:type="dxa"/>
                <w:tcBorders>
                  <w:top w:val="none" w:sz="0" w:space="0" w:color="auto"/>
                  <w:bottom w:val="none" w:sz="0" w:space="0" w:color="auto"/>
                </w:tcBorders>
                <w:hideMark/>
              </w:tcPr>
            </w:tcPrChange>
          </w:tcPr>
          <w:p w14:paraId="0F51C12E" w14:textId="77777777" w:rsidR="00B776BF" w:rsidRPr="00FF4F12" w:rsidRDefault="00B776BF"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rFonts w:eastAsia="Times New Roman" w:cs="Times New Roman"/>
                <w:sz w:val="20"/>
                <w:szCs w:val="20"/>
              </w:rPr>
            </w:pPr>
            <w:r w:rsidRPr="00DC5717">
              <w:rPr>
                <w:sz w:val="20"/>
              </w:rPr>
              <w:t>Conciencia ambiental</w:t>
            </w:r>
          </w:p>
        </w:tc>
        <w:tc>
          <w:tcPr>
            <w:tcW w:w="6848" w:type="dxa"/>
            <w:hideMark/>
            <w:tcPrChange w:id="2357" w:author="Edu Fisica" w:date="2026-05-16T07:13:00Z">
              <w:tcPr>
                <w:tcW w:w="6848" w:type="dxa"/>
                <w:tcBorders>
                  <w:top w:val="none" w:sz="0" w:space="0" w:color="auto"/>
                  <w:bottom w:val="none" w:sz="0" w:space="0" w:color="auto"/>
                </w:tcBorders>
                <w:hideMark/>
              </w:tcPr>
            </w:tcPrChange>
          </w:tcPr>
          <w:p w14:paraId="4E6CB87C" w14:textId="77777777" w:rsidR="00B776BF" w:rsidRPr="00FF4F12" w:rsidRDefault="00B776BF"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Cuidado del entorno natural mediante la recolección de residuos y comportamiento responsable.</w:t>
            </w:r>
          </w:p>
        </w:tc>
      </w:tr>
      <w:tr w:rsidR="00B776BF" w:rsidRPr="00FF4F12" w14:paraId="459F8F1F" w14:textId="77777777" w:rsidTr="00C92C13">
        <w:tc>
          <w:tcPr>
            <w:cnfStyle w:val="001000000000" w:firstRow="0" w:lastRow="0" w:firstColumn="1" w:lastColumn="0" w:oddVBand="0" w:evenVBand="0" w:oddHBand="0" w:evenHBand="0" w:firstRowFirstColumn="0" w:firstRowLastColumn="0" w:lastRowFirstColumn="0" w:lastRowLastColumn="0"/>
            <w:tcW w:w="1980" w:type="dxa"/>
            <w:hideMark/>
            <w:tcPrChange w:id="2358" w:author="Edu Fisica" w:date="2026-05-16T07:13:00Z">
              <w:tcPr>
                <w:tcW w:w="1980" w:type="dxa"/>
                <w:hideMark/>
              </w:tcPr>
            </w:tcPrChange>
          </w:tcPr>
          <w:p w14:paraId="3DDD72C0" w14:textId="77777777" w:rsidR="00B776BF" w:rsidRPr="00FF4F12" w:rsidRDefault="00B776BF" w:rsidP="00E06C30">
            <w:pPr>
              <w:spacing w:line="240" w:lineRule="auto"/>
              <w:ind w:firstLine="0"/>
              <w:rPr>
                <w:rFonts w:eastAsia="Times New Roman" w:cs="Times New Roman"/>
                <w:sz w:val="20"/>
                <w:szCs w:val="20"/>
              </w:rPr>
            </w:pPr>
            <w:r w:rsidRPr="00DC5717">
              <w:rPr>
                <w:sz w:val="20"/>
              </w:rPr>
              <w:t>Relaciones interpersonales</w:t>
            </w:r>
          </w:p>
        </w:tc>
        <w:tc>
          <w:tcPr>
            <w:tcW w:w="6848" w:type="dxa"/>
            <w:hideMark/>
            <w:tcPrChange w:id="2359" w:author="Edu Fisica" w:date="2026-05-16T07:13:00Z">
              <w:tcPr>
                <w:tcW w:w="6848" w:type="dxa"/>
                <w:hideMark/>
              </w:tcPr>
            </w:tcPrChange>
          </w:tcPr>
          <w:p w14:paraId="73880E75" w14:textId="77777777" w:rsidR="00B776BF" w:rsidRPr="00FF4F12" w:rsidRDefault="00B776BF"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Fortalecimiento de vínculos afectivos a través del compartir de alimentos y experiencias significativas.</w:t>
            </w:r>
          </w:p>
        </w:tc>
      </w:tr>
      <w:tr w:rsidR="00B776BF" w:rsidRPr="00FF4F12" w14:paraId="71BCFCD9" w14:textId="77777777" w:rsidTr="00C92C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Change w:id="2360" w:author="Edu Fisica" w:date="2026-05-16T07:13:00Z">
              <w:tcPr>
                <w:tcW w:w="1980" w:type="dxa"/>
                <w:tcBorders>
                  <w:top w:val="none" w:sz="0" w:space="0" w:color="auto"/>
                  <w:bottom w:val="none" w:sz="0" w:space="0" w:color="auto"/>
                </w:tcBorders>
                <w:hideMark/>
              </w:tcPr>
            </w:tcPrChange>
          </w:tcPr>
          <w:p w14:paraId="15427267" w14:textId="77777777" w:rsidR="00B776BF" w:rsidRPr="00FF4F12" w:rsidRDefault="00B776BF"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rFonts w:eastAsia="Times New Roman" w:cs="Times New Roman"/>
                <w:sz w:val="20"/>
                <w:szCs w:val="20"/>
              </w:rPr>
            </w:pPr>
            <w:r w:rsidRPr="00DC5717">
              <w:rPr>
                <w:sz w:val="20"/>
              </w:rPr>
              <w:t>Competencias socioemocionales</w:t>
            </w:r>
          </w:p>
        </w:tc>
        <w:tc>
          <w:tcPr>
            <w:tcW w:w="6848" w:type="dxa"/>
            <w:hideMark/>
            <w:tcPrChange w:id="2361" w:author="Edu Fisica" w:date="2026-05-16T07:13:00Z">
              <w:tcPr>
                <w:tcW w:w="6848" w:type="dxa"/>
                <w:tcBorders>
                  <w:top w:val="none" w:sz="0" w:space="0" w:color="auto"/>
                  <w:bottom w:val="none" w:sz="0" w:space="0" w:color="auto"/>
                </w:tcBorders>
                <w:hideMark/>
              </w:tcPr>
            </w:tcPrChange>
          </w:tcPr>
          <w:p w14:paraId="312BA09A" w14:textId="77777777" w:rsidR="00B776BF" w:rsidRPr="00FF4F12" w:rsidRDefault="00B776BF"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Fortalezas en empatía y reconocimiento del otro; dificultades en la autovaloración y reconocimiento de cualidades personales.</w:t>
            </w:r>
          </w:p>
        </w:tc>
      </w:tr>
      <w:tr w:rsidR="00B776BF" w:rsidRPr="00FF4F12" w14:paraId="20EFBAC7" w14:textId="77777777" w:rsidTr="00C92C13">
        <w:tc>
          <w:tcPr>
            <w:cnfStyle w:val="001000000000" w:firstRow="0" w:lastRow="0" w:firstColumn="1" w:lastColumn="0" w:oddVBand="0" w:evenVBand="0" w:oddHBand="0" w:evenHBand="0" w:firstRowFirstColumn="0" w:firstRowLastColumn="0" w:lastRowFirstColumn="0" w:lastRowLastColumn="0"/>
            <w:tcW w:w="1980" w:type="dxa"/>
            <w:hideMark/>
            <w:tcPrChange w:id="2362" w:author="Edu Fisica" w:date="2026-05-16T07:13:00Z">
              <w:tcPr>
                <w:tcW w:w="1980" w:type="dxa"/>
                <w:hideMark/>
              </w:tcPr>
            </w:tcPrChange>
          </w:tcPr>
          <w:p w14:paraId="7A3D06EA" w14:textId="77777777" w:rsidR="00B776BF" w:rsidRPr="00FF4F12" w:rsidRDefault="00B776BF" w:rsidP="00E06C30">
            <w:pPr>
              <w:spacing w:line="240" w:lineRule="auto"/>
              <w:ind w:firstLine="0"/>
              <w:rPr>
                <w:rFonts w:eastAsia="Times New Roman" w:cs="Times New Roman"/>
                <w:sz w:val="20"/>
                <w:szCs w:val="20"/>
              </w:rPr>
            </w:pPr>
            <w:r w:rsidRPr="00DC5717">
              <w:rPr>
                <w:sz w:val="20"/>
              </w:rPr>
              <w:t>Interpretación general</w:t>
            </w:r>
          </w:p>
        </w:tc>
        <w:tc>
          <w:tcPr>
            <w:tcW w:w="6848" w:type="dxa"/>
            <w:hideMark/>
            <w:tcPrChange w:id="2363" w:author="Edu Fisica" w:date="2026-05-16T07:13:00Z">
              <w:tcPr>
                <w:tcW w:w="6848" w:type="dxa"/>
                <w:hideMark/>
              </w:tcPr>
            </w:tcPrChange>
          </w:tcPr>
          <w:p w14:paraId="123F4967" w14:textId="77777777" w:rsidR="00B776BF" w:rsidRPr="00FF4F12" w:rsidRDefault="00B776BF"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La actividad favoreció la convivencia, el trabajo en equipo y la cultura de paz, evidenciando avances en lo social y necesidades en el fortalecimiento de la autoestima.</w:t>
            </w:r>
          </w:p>
        </w:tc>
      </w:tr>
    </w:tbl>
    <w:p w14:paraId="7D095B3E" w14:textId="77777777" w:rsidR="00E24955" w:rsidRPr="00E24955" w:rsidRDefault="00B776BF" w:rsidP="00B776BF">
      <w:pPr>
        <w:rPr>
          <w:del w:id="2364" w:author="Edu Fisica" w:date="2026-05-16T07:13:00Z"/>
          <w:rFonts w:cs="Times New Roman"/>
          <w:color w:val="385623" w:themeColor="accent6" w:themeShade="80"/>
          <w:szCs w:val="24"/>
          <w:lang w:val="es-CO"/>
        </w:rPr>
      </w:pPr>
      <w:r w:rsidRPr="00E3783D">
        <w:rPr>
          <w:i/>
          <w:sz w:val="20"/>
          <w:lang w:val="es-CO"/>
          <w:rPrChange w:id="2365" w:author="Edu Fisica" w:date="2026-05-16T07:13:00Z">
            <w:rPr>
              <w:i/>
              <w:color w:val="385623" w:themeColor="accent6" w:themeShade="80"/>
              <w:lang w:val="es-CO"/>
            </w:rPr>
          </w:rPrChange>
        </w:rPr>
        <w:t>Nota</w:t>
      </w:r>
      <w:del w:id="2366" w:author="Edu Fisica" w:date="2026-05-16T07:13:00Z">
        <w:r w:rsidRPr="00E24955">
          <w:rPr>
            <w:rFonts w:cs="Times New Roman"/>
            <w:i/>
            <w:iCs/>
            <w:color w:val="385623" w:themeColor="accent6" w:themeShade="80"/>
            <w:szCs w:val="24"/>
            <w:lang w:val="es-CO"/>
          </w:rPr>
          <w:delText>:</w:delText>
        </w:r>
      </w:del>
      <w:ins w:id="2367" w:author="Edu Fisica" w:date="2026-05-16T07:13:00Z">
        <w:r w:rsidR="00E3783D" w:rsidRPr="00E3783D">
          <w:rPr>
            <w:rFonts w:cs="Times New Roman"/>
            <w:i/>
            <w:iCs/>
            <w:sz w:val="20"/>
            <w:szCs w:val="20"/>
            <w:lang w:val="es-CO"/>
          </w:rPr>
          <w:t>.</w:t>
        </w:r>
      </w:ins>
      <w:r w:rsidRPr="00E3783D">
        <w:rPr>
          <w:i/>
          <w:sz w:val="20"/>
          <w:lang w:val="es-CO"/>
          <w:rPrChange w:id="2368" w:author="Edu Fisica" w:date="2026-05-16T07:13:00Z">
            <w:rPr>
              <w:i/>
              <w:color w:val="385623" w:themeColor="accent6" w:themeShade="80"/>
              <w:lang w:val="es-CO"/>
            </w:rPr>
          </w:rPrChange>
        </w:rPr>
        <w:t xml:space="preserve"> </w:t>
      </w:r>
      <w:r w:rsidRPr="00E3783D">
        <w:rPr>
          <w:sz w:val="20"/>
          <w:lang w:val="es-CO"/>
          <w:rPrChange w:id="2369" w:author="Edu Fisica" w:date="2026-05-16T07:13:00Z">
            <w:rPr>
              <w:color w:val="385623" w:themeColor="accent6" w:themeShade="80"/>
              <w:lang w:val="es-CO"/>
            </w:rPr>
          </w:rPrChange>
        </w:rPr>
        <w:t xml:space="preserve">Elaboración propia. </w:t>
      </w:r>
    </w:p>
    <w:p w14:paraId="132F2B33" w14:textId="39E1F076" w:rsidR="00E24955" w:rsidRPr="00E3783D" w:rsidRDefault="00B776BF" w:rsidP="00B776BF">
      <w:pPr>
        <w:rPr>
          <w:sz w:val="20"/>
          <w:lang w:val="es-CO"/>
          <w:rPrChange w:id="2370" w:author="Edu Fisica" w:date="2026-05-16T07:13:00Z">
            <w:rPr>
              <w:lang w:val="es-CO"/>
            </w:rPr>
          </w:rPrChange>
        </w:rPr>
      </w:pPr>
      <w:del w:id="2371" w:author="Edu Fisica" w:date="2026-05-16T07:13:00Z">
        <w:r w:rsidRPr="00FF4F12">
          <w:rPr>
            <w:rFonts w:cs="Times New Roman"/>
            <w:szCs w:val="24"/>
            <w:lang w:val="es-CO"/>
          </w:rPr>
          <w:delText>Información recolectada a partir</w:delText>
        </w:r>
      </w:del>
      <w:ins w:id="2372" w:author="Edu Fisica" w:date="2026-05-16T07:13:00Z">
        <w:r w:rsidR="00E3783D">
          <w:rPr>
            <w:rFonts w:cs="Times New Roman"/>
            <w:sz w:val="20"/>
            <w:szCs w:val="20"/>
            <w:lang w:val="es-CO"/>
          </w:rPr>
          <w:t>Resultados</w:t>
        </w:r>
      </w:ins>
      <w:r w:rsidR="00E3783D">
        <w:rPr>
          <w:sz w:val="20"/>
          <w:lang w:val="es-CO"/>
          <w:rPrChange w:id="2373" w:author="Edu Fisica" w:date="2026-05-16T07:13:00Z">
            <w:rPr>
              <w:lang w:val="es-CO"/>
            </w:rPr>
          </w:rPrChange>
        </w:rPr>
        <w:t xml:space="preserve"> de la observación participante</w:t>
      </w:r>
      <w:del w:id="2374" w:author="Edu Fisica" w:date="2026-05-16T07:13:00Z">
        <w:r w:rsidRPr="00FF4F12">
          <w:rPr>
            <w:rFonts w:cs="Times New Roman"/>
            <w:szCs w:val="24"/>
            <w:lang w:val="es-CO"/>
          </w:rPr>
          <w:delText xml:space="preserve"> y registros de la actividad “caminata de integración”, destacando los principales hallazgos relacionados con la convivencia y la construcción de paz</w:delText>
        </w:r>
      </w:del>
      <w:r w:rsidR="00E3783D">
        <w:rPr>
          <w:sz w:val="20"/>
          <w:lang w:val="es-CO"/>
          <w:rPrChange w:id="2375" w:author="Edu Fisica" w:date="2026-05-16T07:13:00Z">
            <w:rPr>
              <w:lang w:val="es-CO"/>
            </w:rPr>
          </w:rPrChange>
        </w:rPr>
        <w:t>.</w:t>
      </w:r>
    </w:p>
    <w:p w14:paraId="6B1EAD1F" w14:textId="2BD2A4A1" w:rsidR="00B776BF" w:rsidRPr="00FF4F12" w:rsidRDefault="00B776BF" w:rsidP="00B776BF">
      <w:pPr>
        <w:jc w:val="both"/>
        <w:rPr>
          <w:rFonts w:eastAsia="Times New Roman" w:cs="Times New Roman"/>
          <w:szCs w:val="24"/>
          <w:lang w:val="es-CO"/>
        </w:rPr>
      </w:pPr>
      <w:r w:rsidRPr="00FF4F12">
        <w:rPr>
          <w:rFonts w:eastAsia="Times New Roman" w:cs="Times New Roman"/>
          <w:color w:val="000000"/>
          <w:szCs w:val="24"/>
          <w:lang w:val="es-CO"/>
        </w:rPr>
        <w:t>Esta actividad permitió recoger información valiosa relacionada con las competencias socioemocionales, especialmente en lo referente al reconocimiento del otro y al reconocimiento de sí mismo</w:t>
      </w:r>
      <w:del w:id="2376" w:author="Edu Fisica" w:date="2026-05-16T07:13:00Z">
        <w:r w:rsidRPr="00FF4F12">
          <w:rPr>
            <w:rFonts w:eastAsia="Times New Roman" w:cs="Times New Roman"/>
            <w:color w:val="000000"/>
            <w:szCs w:val="24"/>
            <w:lang w:val="es-CO"/>
          </w:rPr>
          <w:delText>,</w:delText>
        </w:r>
      </w:del>
      <w:ins w:id="2377" w:author="Edu Fisica" w:date="2026-05-16T07:13:00Z">
        <w:r w:rsidR="00E3783D">
          <w:rPr>
            <w:rFonts w:eastAsia="Times New Roman" w:cs="Times New Roman"/>
            <w:color w:val="000000"/>
            <w:szCs w:val="24"/>
            <w:lang w:val="es-CO"/>
          </w:rPr>
          <w:t xml:space="preserve"> (tabla 10)</w:t>
        </w:r>
        <w:r w:rsidRPr="00FF4F12">
          <w:rPr>
            <w:rFonts w:eastAsia="Times New Roman" w:cs="Times New Roman"/>
            <w:color w:val="000000"/>
            <w:szCs w:val="24"/>
            <w:lang w:val="es-CO"/>
          </w:rPr>
          <w:t>,</w:t>
        </w:r>
      </w:ins>
      <w:r w:rsidRPr="00FF4F12">
        <w:rPr>
          <w:rFonts w:eastAsia="Times New Roman" w:cs="Times New Roman"/>
          <w:color w:val="000000"/>
          <w:szCs w:val="24"/>
          <w:lang w:val="es-CO"/>
        </w:rPr>
        <w:t xml:space="preserve"> evidenciando fortalezas en las relaciones interpersonales, pero también necesidades significativas en la construcción de la autoestima, la autoconfianza y la valoración personal. En este sentido, la caminata de integración se constituyó en un instrumento clave para observar actitudes, emociones y comportamientos en un contexto real y significativo, aportando elementos fundamentales para la interpretación del objetivo de fomentar actitudes proactivas orientadas a la paz y a una convivencia escolar armónica.</w:t>
      </w:r>
    </w:p>
    <w:p w14:paraId="5DFD84A4" w14:textId="286C7694" w:rsidR="00B776BF" w:rsidRPr="00FF4F12" w:rsidRDefault="00B776BF" w:rsidP="00B776BF">
      <w:pPr>
        <w:jc w:val="both"/>
        <w:rPr>
          <w:rFonts w:eastAsia="Times New Roman" w:cs="Times New Roman"/>
          <w:color w:val="000000"/>
          <w:szCs w:val="24"/>
          <w:lang w:val="es-CO"/>
        </w:rPr>
      </w:pPr>
      <w:del w:id="2378" w:author="Edu Fisica" w:date="2026-05-16T07:13:00Z">
        <w:r w:rsidRPr="00FF4F12">
          <w:rPr>
            <w:rFonts w:eastAsia="Times New Roman" w:cs="Times New Roman"/>
            <w:color w:val="000000"/>
            <w:szCs w:val="24"/>
            <w:lang w:val="es-CO"/>
          </w:rPr>
          <w:delText>Integración</w:delText>
        </w:r>
      </w:del>
      <w:ins w:id="2379" w:author="Edu Fisica" w:date="2026-05-16T07:13:00Z">
        <w:r w:rsidR="00E3783D">
          <w:rPr>
            <w:rFonts w:eastAsia="Times New Roman" w:cs="Times New Roman"/>
            <w:color w:val="000000"/>
            <w:szCs w:val="24"/>
            <w:lang w:val="es-CO"/>
          </w:rPr>
          <w:t xml:space="preserve">Otra actividad significativa fue </w:t>
        </w:r>
        <w:r w:rsidR="00CA4F9C">
          <w:rPr>
            <w:rFonts w:eastAsia="Times New Roman" w:cs="Times New Roman"/>
            <w:color w:val="000000"/>
            <w:szCs w:val="24"/>
            <w:lang w:val="es-CO"/>
          </w:rPr>
          <w:t>la de i</w:t>
        </w:r>
        <w:r w:rsidRPr="00FF4F12">
          <w:rPr>
            <w:rFonts w:eastAsia="Times New Roman" w:cs="Times New Roman"/>
            <w:color w:val="000000"/>
            <w:szCs w:val="24"/>
            <w:lang w:val="es-CO"/>
          </w:rPr>
          <w:t>ntegración</w:t>
        </w:r>
      </w:ins>
      <w:r w:rsidRPr="00FF4F12">
        <w:rPr>
          <w:rFonts w:eastAsia="Times New Roman" w:cs="Times New Roman"/>
          <w:color w:val="000000"/>
          <w:szCs w:val="24"/>
          <w:lang w:val="es-CO"/>
        </w:rPr>
        <w:t xml:space="preserve"> y emprendimiento</w:t>
      </w:r>
      <w:del w:id="2380" w:author="Edu Fisica" w:date="2026-05-16T07:13:00Z">
        <w:r w:rsidRPr="00FF4F12">
          <w:rPr>
            <w:rFonts w:eastAsia="Times New Roman" w:cs="Times New Roman"/>
            <w:color w:val="000000"/>
            <w:szCs w:val="24"/>
            <w:lang w:val="es-CO"/>
          </w:rPr>
          <w:delText>:</w:delText>
        </w:r>
        <w:r w:rsidRPr="00FF4F12">
          <w:rPr>
            <w:rFonts w:eastAsia="Times New Roman" w:cs="Times New Roman"/>
            <w:b/>
            <w:bCs/>
            <w:color w:val="000000"/>
            <w:szCs w:val="24"/>
            <w:lang w:val="es-CO"/>
          </w:rPr>
          <w:delText> </w:delText>
        </w:r>
        <w:r w:rsidRPr="00FF4F12">
          <w:rPr>
            <w:rFonts w:eastAsia="Times New Roman" w:cs="Times New Roman"/>
            <w:color w:val="000000"/>
            <w:szCs w:val="24"/>
            <w:lang w:val="es-CO"/>
          </w:rPr>
          <w:delText>Dando</w:delText>
        </w:r>
      </w:del>
      <w:ins w:id="2381" w:author="Edu Fisica" w:date="2026-05-16T07:13:00Z">
        <w:r w:rsidR="00CA4F9C">
          <w:rPr>
            <w:rFonts w:eastAsia="Times New Roman" w:cs="Times New Roman"/>
            <w:color w:val="000000"/>
            <w:szCs w:val="24"/>
            <w:lang w:val="es-CO"/>
          </w:rPr>
          <w:t xml:space="preserve"> (figura 17) d</w:t>
        </w:r>
        <w:r w:rsidRPr="00FF4F12">
          <w:rPr>
            <w:rFonts w:eastAsia="Times New Roman" w:cs="Times New Roman"/>
            <w:color w:val="000000"/>
            <w:szCs w:val="24"/>
            <w:lang w:val="es-CO"/>
          </w:rPr>
          <w:t>ando</w:t>
        </w:r>
      </w:ins>
      <w:r w:rsidRPr="00FF4F12">
        <w:rPr>
          <w:rFonts w:eastAsia="Times New Roman" w:cs="Times New Roman"/>
          <w:color w:val="000000"/>
          <w:szCs w:val="24"/>
          <w:lang w:val="es-CO"/>
        </w:rPr>
        <w:t xml:space="preserve"> continuidad al propósito de promover una convivencia armónica y la construcción colectiva de la paz, se desarrolló la actividad </w:t>
      </w:r>
      <w:del w:id="2382" w:author="Edu Fisica" w:date="2026-05-16T07:13:00Z">
        <w:r w:rsidRPr="00FF4F12">
          <w:rPr>
            <w:rFonts w:eastAsia="Times New Roman" w:cs="Times New Roman"/>
            <w:color w:val="000000"/>
            <w:szCs w:val="24"/>
            <w:lang w:val="es-CO"/>
          </w:rPr>
          <w:delText xml:space="preserve">de integración y emprendimiento, </w:delText>
        </w:r>
      </w:del>
      <w:r w:rsidRPr="00FF4F12">
        <w:rPr>
          <w:rFonts w:eastAsia="Times New Roman" w:cs="Times New Roman"/>
          <w:color w:val="000000"/>
          <w:szCs w:val="24"/>
          <w:lang w:val="es-CO"/>
        </w:rPr>
        <w:t xml:space="preserve">donde estudiantes y padres de familia compartieron esfuerzos y aprendizajes </w:t>
      </w:r>
      <w:r w:rsidRPr="00FF4F12">
        <w:rPr>
          <w:color w:val="000000"/>
          <w:lang w:val="es-CO"/>
          <w:rPrChange w:id="2383" w:author="Edu Fisica" w:date="2026-05-16T07:13:00Z">
            <w:rPr>
              <w:color w:val="000000"/>
              <w:highlight w:val="yellow"/>
              <w:lang w:val="es-CO"/>
            </w:rPr>
          </w:rPrChange>
        </w:rPr>
        <w:t xml:space="preserve">en torno al trabajo colaborativo, </w:t>
      </w:r>
      <w:del w:id="2384" w:author="Edu Fisica" w:date="2026-05-16T07:13:00Z">
        <w:r w:rsidRPr="00BC15CA">
          <w:rPr>
            <w:rFonts w:eastAsia="Times New Roman" w:cs="Times New Roman"/>
            <w:color w:val="000000"/>
            <w:szCs w:val="24"/>
            <w:highlight w:val="yellow"/>
            <w:lang w:val="es-CO"/>
          </w:rPr>
          <w:delText>se desarrolló la actividad denominada integración y emprendimiento</w:delText>
        </w:r>
        <w:r w:rsidRPr="00FF4F12">
          <w:rPr>
            <w:rFonts w:eastAsia="Times New Roman" w:cs="Times New Roman"/>
            <w:color w:val="000000"/>
            <w:szCs w:val="24"/>
            <w:lang w:val="es-CO"/>
          </w:rPr>
          <w:delText xml:space="preserve">, </w:delText>
        </w:r>
      </w:del>
      <w:r w:rsidRPr="00FF4F12">
        <w:rPr>
          <w:rFonts w:eastAsia="Times New Roman" w:cs="Times New Roman"/>
          <w:color w:val="000000"/>
          <w:szCs w:val="24"/>
          <w:lang w:val="es-CO"/>
        </w:rPr>
        <w:t>la cual tuvo como propósito promover espacios de participación conjunta entre estudiantes y padres de familia, favoreciendo la cooperación, la corresponsabilidad y el trabajo colectivo en beneficio del grupo.</w:t>
      </w:r>
    </w:p>
    <w:p w14:paraId="640DD5A5" w14:textId="77777777" w:rsidR="00B776BF" w:rsidRPr="00FF4F12" w:rsidRDefault="00B776BF" w:rsidP="0068461A">
      <w:pPr>
        <w:pStyle w:val="Descripcin"/>
        <w:keepNext/>
        <w:rPr>
          <w:del w:id="2385" w:author="Edu Fisica" w:date="2026-05-16T07:13:00Z"/>
          <w:rFonts w:cs="Times New Roman"/>
          <w:sz w:val="24"/>
          <w:szCs w:val="24"/>
        </w:rPr>
      </w:pPr>
      <w:bookmarkStart w:id="2386" w:name="_Hlk227271925"/>
    </w:p>
    <w:p w14:paraId="15CFDE44" w14:textId="77777777" w:rsidR="00143231" w:rsidRDefault="0068461A" w:rsidP="0068461A">
      <w:pPr>
        <w:pStyle w:val="Descripcin"/>
        <w:keepNext/>
        <w:rPr>
          <w:ins w:id="2387" w:author="Edu Fisica" w:date="2026-05-16T07:13:00Z"/>
          <w:rFonts w:cs="Times New Roman"/>
          <w:sz w:val="20"/>
          <w:szCs w:val="20"/>
        </w:rPr>
      </w:pPr>
      <w:bookmarkStart w:id="2388" w:name="_Toc227606256"/>
      <w:bookmarkStart w:id="2389" w:name="_Toc227682427"/>
      <w:bookmarkStart w:id="2390" w:name="_Toc229133589"/>
      <w:bookmarkStart w:id="2391" w:name="_Toc227692936"/>
      <w:bookmarkEnd w:id="2386"/>
      <w:r w:rsidRPr="00CA4F9C">
        <w:rPr>
          <w:sz w:val="20"/>
          <w:rPrChange w:id="2392" w:author="Edu Fisica" w:date="2026-05-16T07:13:00Z">
            <w:rPr/>
          </w:rPrChange>
        </w:rPr>
        <w:t xml:space="preserve">Figura  </w:t>
      </w:r>
      <w:r w:rsidRPr="00CA4F9C">
        <w:rPr>
          <w:sz w:val="20"/>
          <w:rPrChange w:id="2393" w:author="Edu Fisica" w:date="2026-05-16T07:13:00Z">
            <w:rPr/>
          </w:rPrChange>
        </w:rPr>
        <w:fldChar w:fldCharType="begin"/>
      </w:r>
      <w:r w:rsidRPr="00CA4F9C">
        <w:rPr>
          <w:sz w:val="20"/>
          <w:rPrChange w:id="2394" w:author="Edu Fisica" w:date="2026-05-16T07:13:00Z">
            <w:rPr/>
          </w:rPrChange>
        </w:rPr>
        <w:instrText xml:space="preserve"> SEQ Figura_ \* ARABIC </w:instrText>
      </w:r>
      <w:r w:rsidRPr="00CA4F9C">
        <w:rPr>
          <w:sz w:val="20"/>
          <w:rPrChange w:id="2395" w:author="Edu Fisica" w:date="2026-05-16T07:13:00Z">
            <w:rPr/>
          </w:rPrChange>
        </w:rPr>
        <w:fldChar w:fldCharType="separate"/>
      </w:r>
      <w:r w:rsidRPr="00CA4F9C">
        <w:rPr>
          <w:sz w:val="20"/>
          <w:rPrChange w:id="2396" w:author="Edu Fisica" w:date="2026-05-16T07:13:00Z">
            <w:rPr/>
          </w:rPrChange>
        </w:rPr>
        <w:t>17</w:t>
      </w:r>
      <w:r w:rsidRPr="00CA4F9C">
        <w:rPr>
          <w:sz w:val="20"/>
          <w:rPrChange w:id="2397" w:author="Edu Fisica" w:date="2026-05-16T07:13:00Z">
            <w:rPr/>
          </w:rPrChange>
        </w:rPr>
        <w:fldChar w:fldCharType="end"/>
      </w:r>
      <w:r w:rsidRPr="00CA4F9C">
        <w:rPr>
          <w:sz w:val="20"/>
          <w:rPrChange w:id="2398" w:author="Edu Fisica" w:date="2026-05-16T07:13:00Z">
            <w:rPr/>
          </w:rPrChange>
        </w:rPr>
        <w:t xml:space="preserve"> </w:t>
      </w:r>
    </w:p>
    <w:p w14:paraId="732D1423" w14:textId="0BC1686D" w:rsidR="0068461A" w:rsidRPr="00CA4F9C" w:rsidRDefault="0068461A" w:rsidP="0068461A">
      <w:pPr>
        <w:pStyle w:val="Descripcin"/>
        <w:keepNext/>
        <w:rPr>
          <w:sz w:val="20"/>
          <w:rPrChange w:id="2399" w:author="Edu Fisica" w:date="2026-05-16T07:13:00Z">
            <w:rPr/>
          </w:rPrChange>
        </w:rPr>
      </w:pPr>
      <w:r w:rsidRPr="00CA4F9C">
        <w:rPr>
          <w:sz w:val="20"/>
          <w:rPrChange w:id="2400" w:author="Edu Fisica" w:date="2026-05-16T07:13:00Z">
            <w:rPr/>
          </w:rPrChange>
        </w:rPr>
        <w:t>Integración y emprendimiento - Grado 6-1</w:t>
      </w:r>
      <w:bookmarkEnd w:id="2388"/>
      <w:bookmarkEnd w:id="2389"/>
      <w:bookmarkEnd w:id="2390"/>
      <w:bookmarkEnd w:id="2391"/>
    </w:p>
    <w:p w14:paraId="01C9F888" w14:textId="77777777" w:rsidR="00B776BF" w:rsidRPr="00FF4F12" w:rsidRDefault="00B776BF" w:rsidP="00B776BF">
      <w:pPr>
        <w:jc w:val="center"/>
        <w:rPr>
          <w:del w:id="2401" w:author="Edu Fisica" w:date="2026-05-16T07:13:00Z"/>
          <w:rFonts w:eastAsia="Times New Roman" w:cs="Times New Roman"/>
          <w:color w:val="000000"/>
          <w:szCs w:val="24"/>
          <w:lang w:val="es-CO"/>
        </w:rPr>
      </w:pPr>
      <w:del w:id="2402" w:author="Edu Fisica" w:date="2026-05-16T07:13:00Z">
        <w:r w:rsidRPr="00FF4F12">
          <w:rPr>
            <w:rFonts w:cs="Times New Roman"/>
            <w:noProof/>
            <w:szCs w:val="24"/>
            <w:lang w:val="es-CO"/>
          </w:rPr>
          <w:drawing>
            <wp:inline distT="0" distB="0" distL="0" distR="0" wp14:anchorId="3C5027DD" wp14:editId="6A161470">
              <wp:extent cx="4292555" cy="3625850"/>
              <wp:effectExtent l="0" t="0" r="0" b="0"/>
              <wp:docPr id="1740932551" name="Imagen 1740932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0">
                        <a:extLst>
                          <a:ext uri="{28A0092B-C50C-407E-A947-70E740481C1C}">
                            <a14:useLocalDpi xmlns:a14="http://schemas.microsoft.com/office/drawing/2010/main" val="0"/>
                          </a:ext>
                        </a:extLst>
                      </a:blip>
                      <a:srcRect b="6654"/>
                      <a:stretch/>
                    </pic:blipFill>
                    <pic:spPr bwMode="auto">
                      <a:xfrm>
                        <a:off x="0" y="0"/>
                        <a:ext cx="4295920" cy="3628692"/>
                      </a:xfrm>
                      <a:prstGeom prst="rect">
                        <a:avLst/>
                      </a:prstGeom>
                      <a:noFill/>
                      <a:ln>
                        <a:noFill/>
                      </a:ln>
                      <a:extLst>
                        <a:ext uri="{53640926-AAD7-44D8-BBD7-CCE9431645EC}">
                          <a14:shadowObscured xmlns:a14="http://schemas.microsoft.com/office/drawing/2010/main"/>
                        </a:ext>
                      </a:extLst>
                    </pic:spPr>
                  </pic:pic>
                </a:graphicData>
              </a:graphic>
            </wp:inline>
          </w:drawing>
        </w:r>
        <w:r w:rsidRPr="00FF4F12">
          <w:rPr>
            <w:rFonts w:eastAsia="Times New Roman" w:cs="Times New Roman"/>
            <w:szCs w:val="24"/>
            <w:lang w:val="es-CO"/>
          </w:rPr>
          <w:br/>
        </w:r>
        <w:r w:rsidRPr="00E24955">
          <w:rPr>
            <w:rFonts w:eastAsia="Times New Roman" w:cs="Times New Roman"/>
            <w:color w:val="FF0000"/>
            <w:szCs w:val="24"/>
            <w:lang w:val="es-CO"/>
          </w:rPr>
          <w:delText xml:space="preserve">Imagen del autor </w:delText>
        </w:r>
      </w:del>
    </w:p>
    <w:p w14:paraId="5E37D792" w14:textId="77777777" w:rsidR="00CA4F9C" w:rsidRDefault="00B776BF" w:rsidP="00B776BF">
      <w:pPr>
        <w:jc w:val="center"/>
        <w:rPr>
          <w:ins w:id="2403" w:author="Edu Fisica" w:date="2026-05-16T07:13:00Z"/>
          <w:rFonts w:eastAsia="Times New Roman" w:cs="Times New Roman"/>
          <w:szCs w:val="24"/>
          <w:lang w:val="es-CO"/>
        </w:rPr>
      </w:pPr>
      <w:ins w:id="2404" w:author="Edu Fisica" w:date="2026-05-16T07:13:00Z">
        <w:r w:rsidRPr="00FF4F12">
          <w:rPr>
            <w:rFonts w:cs="Times New Roman"/>
            <w:noProof/>
            <w:szCs w:val="24"/>
            <w:lang w:val="es-CO"/>
          </w:rPr>
          <w:drawing>
            <wp:inline distT="0" distB="0" distL="0" distR="0" wp14:anchorId="6E5D2F00" wp14:editId="07E107AB">
              <wp:extent cx="4292555" cy="3625850"/>
              <wp:effectExtent l="0" t="0" r="0" b="0"/>
              <wp:docPr id="1740932544" name="Imagen 1740932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0">
                        <a:extLst>
                          <a:ext uri="{28A0092B-C50C-407E-A947-70E740481C1C}">
                            <a14:useLocalDpi xmlns:a14="http://schemas.microsoft.com/office/drawing/2010/main" val="0"/>
                          </a:ext>
                        </a:extLst>
                      </a:blip>
                      <a:srcRect b="6654"/>
                      <a:stretch/>
                    </pic:blipFill>
                    <pic:spPr bwMode="auto">
                      <a:xfrm>
                        <a:off x="0" y="0"/>
                        <a:ext cx="4295920" cy="3628692"/>
                      </a:xfrm>
                      <a:prstGeom prst="rect">
                        <a:avLst/>
                      </a:prstGeom>
                      <a:noFill/>
                      <a:ln>
                        <a:noFill/>
                      </a:ln>
                      <a:extLst>
                        <a:ext uri="{53640926-AAD7-44D8-BBD7-CCE9431645EC}">
                          <a14:shadowObscured xmlns:a14="http://schemas.microsoft.com/office/drawing/2010/main"/>
                        </a:ext>
                      </a:extLst>
                    </pic:spPr>
                  </pic:pic>
                </a:graphicData>
              </a:graphic>
            </wp:inline>
          </w:drawing>
        </w:r>
      </w:ins>
    </w:p>
    <w:p w14:paraId="7A0AA487" w14:textId="3CB09B05" w:rsidR="00B776BF" w:rsidRPr="00CA4F9C" w:rsidRDefault="00CA4F9C" w:rsidP="00CA4F9C">
      <w:pPr>
        <w:jc w:val="both"/>
        <w:rPr>
          <w:ins w:id="2405" w:author="Edu Fisica" w:date="2026-05-16T07:13:00Z"/>
          <w:rFonts w:eastAsia="Times New Roman" w:cs="Times New Roman"/>
          <w:sz w:val="20"/>
          <w:szCs w:val="20"/>
          <w:lang w:val="es-CO"/>
        </w:rPr>
      </w:pPr>
      <w:ins w:id="2406" w:author="Edu Fisica" w:date="2026-05-16T07:13:00Z">
        <w:r w:rsidRPr="00CA4F9C">
          <w:rPr>
            <w:rFonts w:eastAsia="Times New Roman" w:cs="Times New Roman"/>
            <w:i/>
            <w:iCs/>
            <w:sz w:val="20"/>
            <w:szCs w:val="20"/>
            <w:lang w:val="es-CO"/>
          </w:rPr>
          <w:t>Nota.</w:t>
        </w:r>
        <w:r w:rsidRPr="00CA4F9C">
          <w:rPr>
            <w:rFonts w:eastAsia="Times New Roman" w:cs="Times New Roman"/>
            <w:sz w:val="20"/>
            <w:szCs w:val="20"/>
            <w:lang w:val="es-CO"/>
          </w:rPr>
          <w:t xml:space="preserve"> Elaboración propia, venta de postres de padres y estudiantes grado 6-1</w:t>
        </w:r>
      </w:ins>
    </w:p>
    <w:p w14:paraId="0556D6D1" w14:textId="77777777" w:rsidR="00B776BF" w:rsidRPr="00FF4F12" w:rsidRDefault="00B776BF" w:rsidP="00B776BF">
      <w:pPr>
        <w:jc w:val="both"/>
        <w:rPr>
          <w:rFonts w:eastAsia="Times New Roman" w:cs="Times New Roman"/>
          <w:color w:val="000000"/>
          <w:szCs w:val="24"/>
          <w:lang w:val="es-CO"/>
        </w:rPr>
      </w:pPr>
      <w:r w:rsidRPr="00EA6641">
        <w:rPr>
          <w:color w:val="000000"/>
          <w:lang w:val="es-CO"/>
          <w:rPrChange w:id="2407" w:author="Edu Fisica" w:date="2026-05-16T07:13:00Z">
            <w:rPr>
              <w:color w:val="000000"/>
              <w:highlight w:val="yellow"/>
              <w:lang w:val="es-CO"/>
            </w:rPr>
          </w:rPrChange>
        </w:rPr>
        <w:t>Para el desarrollo de esta actividad se organizaron tres comisiones de trabajo, conformadas de manera voluntaria por los padres de familia, quienes eligieron libremente el grupo al cual deseaban integrarse. Cada comisión asumió la responsabilidad de elaborar un producto específico destinado a la venta durante una jornada de emprendimiento. Los grupos se organizaron de la siguiente manera: el primer grupo se encargó de la preparación de dulce de calabaza con queso; el segundo grupo asumió la elaboración de postre de maracuyá; y el tercer grupo se responsabilizó de la preparación de ensalada de frutas.</w:t>
      </w:r>
    </w:p>
    <w:p w14:paraId="6F7BC87E" w14:textId="77777777" w:rsidR="00B776BF" w:rsidRPr="00FF4F12" w:rsidRDefault="00B776BF" w:rsidP="00B776BF">
      <w:pPr>
        <w:jc w:val="both"/>
        <w:rPr>
          <w:rFonts w:eastAsia="Times New Roman" w:cs="Times New Roman"/>
          <w:szCs w:val="24"/>
          <w:lang w:val="es-CO"/>
        </w:rPr>
      </w:pPr>
      <w:r w:rsidRPr="00FF4F12">
        <w:rPr>
          <w:rFonts w:eastAsia="Times New Roman" w:cs="Times New Roman"/>
          <w:color w:val="000000"/>
          <w:szCs w:val="24"/>
          <w:lang w:val="es-CO"/>
        </w:rPr>
        <w:t>Como estrategia de coordinación y comunicación, cada comisión creó grupos de WhatsApp, herramienta que facilitó el intercambio de información, la organización de horarios de trabajo y la definición de puntos de encuentro para la recolección de aportes económicos y materiales. Este uso de medios de comunicación permitió evidenciar la capacidad de organización y compromiso de las familias, quienes se reunieron en dos ocasiones previas al evento con el propósito de planificar la elaboración de los productos, distribuir responsabilidades y establecer acuerdos frente a los aportes necesarios para el desarrollo de la actividad.</w:t>
      </w:r>
    </w:p>
    <w:p w14:paraId="7AC78F4B" w14:textId="77777777" w:rsidR="00B776BF" w:rsidRPr="00FF4F12" w:rsidRDefault="00B776BF" w:rsidP="00B776BF">
      <w:pPr>
        <w:jc w:val="both"/>
        <w:rPr>
          <w:rFonts w:eastAsia="Times New Roman" w:cs="Times New Roman"/>
          <w:szCs w:val="24"/>
          <w:lang w:val="es-CO"/>
        </w:rPr>
      </w:pPr>
      <w:r w:rsidRPr="00FF4F12">
        <w:rPr>
          <w:rFonts w:eastAsia="Times New Roman" w:cs="Times New Roman"/>
          <w:color w:val="000000"/>
          <w:szCs w:val="24"/>
          <w:lang w:val="es-CO"/>
        </w:rPr>
        <w:t>Durante estas reuniones se observaron diversas formas de participación y colaboración. Algunos padres contribuyeron con insumos o utensilios que tenían disponibles en sus hogares, con el fin de disminuir los costos de producción; otros realizaron aportes económicos, mientras que algunos se vincularon principalmente a través de trabajo manual y apoyo logístico, proporcionando elementos como platos, cucharas, servilletas y otros materiales necesarios para la presentación de los productos. Este proceso evidenció una dinámica de cooperación basada en la solidaridad y el aprovechamiento de los recursos disponibles en la comunidad.</w:t>
      </w:r>
    </w:p>
    <w:p w14:paraId="54D12475" w14:textId="77777777" w:rsidR="00B776BF" w:rsidRPr="00FF4F12" w:rsidRDefault="00B776BF" w:rsidP="00B776BF">
      <w:pPr>
        <w:jc w:val="both"/>
        <w:rPr>
          <w:rFonts w:eastAsia="Times New Roman" w:cs="Times New Roman"/>
          <w:szCs w:val="24"/>
          <w:lang w:val="es-CO"/>
        </w:rPr>
      </w:pPr>
      <w:r w:rsidRPr="00FF4F12">
        <w:rPr>
          <w:rFonts w:eastAsia="Times New Roman" w:cs="Times New Roman"/>
          <w:color w:val="000000"/>
          <w:szCs w:val="24"/>
          <w:lang w:val="es-CO"/>
        </w:rPr>
        <w:t>Como resultado de la actividad de emprendimiento, se logró recaudar un total de $530.000, recursos que fueron distribuidos de manera equitativa entre los estudiantes del grupo con el propósito de contribuir a la financiación de los gastos asociados a la convivencia programada. Este ejercicio no solo permitió alcanzar un objetivo económico, sino que se constituyó en una experiencia significativa de participación comunitaria y corresponsabilidad entre familia y escuela.</w:t>
      </w:r>
    </w:p>
    <w:p w14:paraId="76709237" w14:textId="77777777" w:rsidR="00B776BF" w:rsidRPr="00FF4F12" w:rsidRDefault="00B776BF" w:rsidP="00B776BF">
      <w:pPr>
        <w:jc w:val="both"/>
        <w:rPr>
          <w:rFonts w:eastAsia="Times New Roman" w:cs="Times New Roman"/>
          <w:szCs w:val="24"/>
          <w:lang w:val="es-CO"/>
        </w:rPr>
      </w:pPr>
      <w:r w:rsidRPr="00FF4F12">
        <w:rPr>
          <w:rFonts w:eastAsia="Times New Roman" w:cs="Times New Roman"/>
          <w:color w:val="000000"/>
          <w:szCs w:val="24"/>
          <w:lang w:val="es-CO"/>
        </w:rPr>
        <w:t>Paralelamente, los estudiantes asumieron un rol activo dentro del proceso, ya que se organizaron en comisiones para ofrecer y comercializar los productos elaborados por sus padres. Esta tarea implicó la planificación de estrategias de venta, la distribución de responsabilidades y la coordinación de acciones orientadas al logro de un objetivo común. Los estudiantes realizaron ventas anticipadas en diversas entidades del municipio y, durante el día del evento, establecieron un punto fijo de venta dentro de la institución educativa, además de realizar actividades de comercialización en espacios externos a la institución.</w:t>
      </w:r>
    </w:p>
    <w:p w14:paraId="6C1B04A5" w14:textId="77777777" w:rsidR="00B776BF" w:rsidRPr="00FF4F12" w:rsidRDefault="00B776BF" w:rsidP="0068461A">
      <w:pPr>
        <w:pStyle w:val="Descripcin"/>
        <w:keepNext/>
        <w:ind w:firstLine="0"/>
        <w:rPr>
          <w:del w:id="2408" w:author="Edu Fisica" w:date="2026-05-16T07:13:00Z"/>
          <w:rFonts w:cs="Times New Roman"/>
          <w:sz w:val="24"/>
          <w:szCs w:val="24"/>
        </w:rPr>
      </w:pPr>
      <w:bookmarkStart w:id="2409" w:name="_Toc227605701"/>
      <w:bookmarkStart w:id="2410" w:name="_Toc229133610"/>
      <w:bookmarkStart w:id="2411" w:name="_Hlk227272772"/>
    </w:p>
    <w:p w14:paraId="11A9C4B3" w14:textId="77777777" w:rsidR="00143231" w:rsidRDefault="0068461A" w:rsidP="0068461A">
      <w:pPr>
        <w:pStyle w:val="Descripcin"/>
        <w:keepNext/>
        <w:rPr>
          <w:ins w:id="2412" w:author="Edu Fisica" w:date="2026-05-16T07:13:00Z"/>
          <w:rFonts w:cs="Times New Roman"/>
          <w:sz w:val="20"/>
          <w:szCs w:val="20"/>
        </w:rPr>
      </w:pPr>
      <w:bookmarkStart w:id="2413" w:name="_Toc227692998"/>
      <w:r w:rsidRPr="00EA6641">
        <w:rPr>
          <w:sz w:val="20"/>
          <w:rPrChange w:id="2414" w:author="Edu Fisica" w:date="2026-05-16T07:13:00Z">
            <w:rPr/>
          </w:rPrChange>
        </w:rPr>
        <w:t xml:space="preserve">Tabla </w:t>
      </w:r>
      <w:r w:rsidRPr="00EA6641">
        <w:rPr>
          <w:sz w:val="20"/>
          <w:rPrChange w:id="2415" w:author="Edu Fisica" w:date="2026-05-16T07:13:00Z">
            <w:rPr/>
          </w:rPrChange>
        </w:rPr>
        <w:fldChar w:fldCharType="begin"/>
      </w:r>
      <w:r w:rsidRPr="00EA6641">
        <w:rPr>
          <w:sz w:val="20"/>
          <w:rPrChange w:id="2416" w:author="Edu Fisica" w:date="2026-05-16T07:13:00Z">
            <w:rPr/>
          </w:rPrChange>
        </w:rPr>
        <w:instrText xml:space="preserve"> SEQ Tabla \* ARABIC </w:instrText>
      </w:r>
      <w:r w:rsidRPr="00EA6641">
        <w:rPr>
          <w:sz w:val="20"/>
          <w:rPrChange w:id="2417" w:author="Edu Fisica" w:date="2026-05-16T07:13:00Z">
            <w:rPr/>
          </w:rPrChange>
        </w:rPr>
        <w:fldChar w:fldCharType="separate"/>
      </w:r>
      <w:r w:rsidR="0072781F" w:rsidRPr="00EA6641">
        <w:rPr>
          <w:sz w:val="20"/>
          <w:rPrChange w:id="2418" w:author="Edu Fisica" w:date="2026-05-16T07:13:00Z">
            <w:rPr/>
          </w:rPrChange>
        </w:rPr>
        <w:t>11</w:t>
      </w:r>
      <w:r w:rsidRPr="00EA6641">
        <w:rPr>
          <w:sz w:val="20"/>
          <w:rPrChange w:id="2419" w:author="Edu Fisica" w:date="2026-05-16T07:13:00Z">
            <w:rPr/>
          </w:rPrChange>
        </w:rPr>
        <w:fldChar w:fldCharType="end"/>
      </w:r>
      <w:r w:rsidRPr="00EA6641">
        <w:rPr>
          <w:sz w:val="20"/>
          <w:rPrChange w:id="2420" w:author="Edu Fisica" w:date="2026-05-16T07:13:00Z">
            <w:rPr/>
          </w:rPrChange>
        </w:rPr>
        <w:t xml:space="preserve"> </w:t>
      </w:r>
    </w:p>
    <w:p w14:paraId="7C3D1F78" w14:textId="628E8C50" w:rsidR="0068461A" w:rsidRPr="00EA6641" w:rsidRDefault="0068461A" w:rsidP="0068461A">
      <w:pPr>
        <w:pStyle w:val="Descripcin"/>
        <w:keepNext/>
        <w:rPr>
          <w:sz w:val="20"/>
          <w:rPrChange w:id="2421" w:author="Edu Fisica" w:date="2026-05-16T07:13:00Z">
            <w:rPr/>
          </w:rPrChange>
        </w:rPr>
      </w:pPr>
      <w:r w:rsidRPr="00EA6641">
        <w:rPr>
          <w:sz w:val="20"/>
          <w:rPrChange w:id="2422" w:author="Edu Fisica" w:date="2026-05-16T07:13:00Z">
            <w:rPr/>
          </w:rPrChange>
        </w:rPr>
        <w:t>Análisis de resultados - Integración y emprendimiento - Grado 6-1</w:t>
      </w:r>
      <w:bookmarkEnd w:id="2409"/>
      <w:bookmarkEnd w:id="2410"/>
      <w:bookmarkEnd w:id="2413"/>
    </w:p>
    <w:tbl>
      <w:tblPr>
        <w:tblStyle w:val="Tablanormal2"/>
        <w:tblW w:w="0" w:type="auto"/>
        <w:tblLook w:val="04A0" w:firstRow="1" w:lastRow="0" w:firstColumn="1" w:lastColumn="0" w:noHBand="0" w:noVBand="1"/>
        <w:tblPrChange w:id="2423" w:author="Edu Fisica" w:date="2026-05-16T07:13:00Z">
          <w:tblPr>
            <w:tblStyle w:val="Tablaconcuadrcula"/>
            <w:tblW w:w="0" w:type="auto"/>
            <w:tblLook w:val="04A0" w:firstRow="1" w:lastRow="0" w:firstColumn="1" w:lastColumn="0" w:noHBand="0" w:noVBand="1"/>
          </w:tblPr>
        </w:tblPrChange>
      </w:tblPr>
      <w:tblGrid>
        <w:gridCol w:w="2122"/>
        <w:gridCol w:w="6706"/>
        <w:tblGridChange w:id="2424">
          <w:tblGrid>
            <w:gridCol w:w="2122"/>
            <w:gridCol w:w="6706"/>
          </w:tblGrid>
        </w:tblGridChange>
      </w:tblGrid>
      <w:tr w:rsidR="00B776BF" w:rsidRPr="00FF4F12" w14:paraId="47081D97" w14:textId="77777777" w:rsidTr="00C92C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Change w:id="2425" w:author="Edu Fisica" w:date="2026-05-16T07:13:00Z">
              <w:tcPr>
                <w:tcW w:w="2122" w:type="dxa"/>
                <w:tcBorders>
                  <w:bottom w:val="none" w:sz="0" w:space="0" w:color="auto"/>
                </w:tcBorders>
                <w:hideMark/>
              </w:tcPr>
            </w:tcPrChange>
          </w:tcPr>
          <w:bookmarkEnd w:id="2411"/>
          <w:p w14:paraId="1D7A4F72" w14:textId="638E26B9" w:rsidR="00B776BF" w:rsidRPr="00FF4F12" w:rsidRDefault="00B776BF" w:rsidP="00E06C30">
            <w:pPr>
              <w:spacing w:line="240" w:lineRule="auto"/>
              <w:ind w:firstLine="0"/>
              <w:cnfStyle w:val="101000000000" w:firstRow="1" w:lastRow="0" w:firstColumn="1" w:lastColumn="0" w:oddVBand="0" w:evenVBand="0" w:oddHBand="0" w:evenHBand="0" w:firstRowFirstColumn="0" w:firstRowLastColumn="0" w:lastRowFirstColumn="0" w:lastRowLastColumn="0"/>
              <w:rPr>
                <w:b w:val="0"/>
                <w:sz w:val="20"/>
                <w:rPrChange w:id="2426" w:author="Edu Fisica" w:date="2026-05-16T07:13:00Z">
                  <w:rPr>
                    <w:sz w:val="20"/>
                  </w:rPr>
                </w:rPrChange>
              </w:rPr>
            </w:pPr>
            <w:del w:id="2427" w:author="Edu Fisica" w:date="2026-05-16T07:13:00Z">
              <w:r w:rsidRPr="00FF4F12">
                <w:rPr>
                  <w:rFonts w:cs="Times New Roman"/>
                  <w:sz w:val="20"/>
                  <w:szCs w:val="20"/>
                </w:rPr>
                <w:delText>Subcategoría</w:delText>
              </w:r>
            </w:del>
            <w:ins w:id="2428" w:author="Edu Fisica" w:date="2026-05-16T07:13:00Z">
              <w:r w:rsidR="00A414E7">
                <w:rPr>
                  <w:rFonts w:cs="Times New Roman"/>
                  <w:sz w:val="20"/>
                  <w:szCs w:val="20"/>
                </w:rPr>
                <w:t>Criterio de análisis</w:t>
              </w:r>
            </w:ins>
          </w:p>
        </w:tc>
        <w:tc>
          <w:tcPr>
            <w:tcW w:w="6706" w:type="dxa"/>
            <w:hideMark/>
            <w:tcPrChange w:id="2429" w:author="Edu Fisica" w:date="2026-05-16T07:13:00Z">
              <w:tcPr>
                <w:tcW w:w="6706" w:type="dxa"/>
                <w:tcBorders>
                  <w:bottom w:val="none" w:sz="0" w:space="0" w:color="auto"/>
                </w:tcBorders>
                <w:hideMark/>
              </w:tcPr>
            </w:tcPrChange>
          </w:tcPr>
          <w:p w14:paraId="7846967C" w14:textId="77777777" w:rsidR="00B776BF" w:rsidRPr="00FF4F12" w:rsidRDefault="00B776BF" w:rsidP="00E06C30">
            <w:pPr>
              <w:spacing w:line="240" w:lineRule="auto"/>
              <w:jc w:val="center"/>
              <w:cnfStyle w:val="100000000000" w:firstRow="1" w:lastRow="0" w:firstColumn="0" w:lastColumn="0" w:oddVBand="0" w:evenVBand="0" w:oddHBand="0" w:evenHBand="0" w:firstRowFirstColumn="0" w:firstRowLastColumn="0" w:lastRowFirstColumn="0" w:lastRowLastColumn="0"/>
              <w:rPr>
                <w:b w:val="0"/>
                <w:sz w:val="20"/>
                <w:rPrChange w:id="2430" w:author="Edu Fisica" w:date="2026-05-16T07:13:00Z">
                  <w:rPr>
                    <w:sz w:val="20"/>
                  </w:rPr>
                </w:rPrChange>
              </w:rPr>
            </w:pPr>
            <w:r w:rsidRPr="00DC5717">
              <w:rPr>
                <w:sz w:val="20"/>
              </w:rPr>
              <w:t>Hallazgos</w:t>
            </w:r>
          </w:p>
        </w:tc>
      </w:tr>
      <w:tr w:rsidR="00B776BF" w:rsidRPr="00FF4F12" w14:paraId="1B8941BA" w14:textId="77777777" w:rsidTr="00C92C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Change w:id="2431" w:author="Edu Fisica" w:date="2026-05-16T07:13:00Z">
              <w:tcPr>
                <w:tcW w:w="2122" w:type="dxa"/>
                <w:tcBorders>
                  <w:top w:val="none" w:sz="0" w:space="0" w:color="auto"/>
                  <w:bottom w:val="none" w:sz="0" w:space="0" w:color="auto"/>
                </w:tcBorders>
                <w:hideMark/>
              </w:tcPr>
            </w:tcPrChange>
          </w:tcPr>
          <w:p w14:paraId="1D63FE27" w14:textId="77777777" w:rsidR="00B776BF" w:rsidRPr="00FF4F12" w:rsidRDefault="00B776BF"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rFonts w:cs="Times New Roman"/>
                <w:sz w:val="20"/>
                <w:szCs w:val="20"/>
              </w:rPr>
            </w:pPr>
            <w:r w:rsidRPr="00FF4F12">
              <w:rPr>
                <w:rStyle w:val="Textoennegrita"/>
                <w:rFonts w:ascii="Times New Roman" w:hAnsi="Times New Roman" w:cs="Times New Roman"/>
                <w:szCs w:val="20"/>
              </w:rPr>
              <w:t>Contexto de la actividad</w:t>
            </w:r>
          </w:p>
        </w:tc>
        <w:tc>
          <w:tcPr>
            <w:tcW w:w="6706" w:type="dxa"/>
            <w:hideMark/>
            <w:tcPrChange w:id="2432" w:author="Edu Fisica" w:date="2026-05-16T07:13:00Z">
              <w:tcPr>
                <w:tcW w:w="6706" w:type="dxa"/>
                <w:tcBorders>
                  <w:top w:val="none" w:sz="0" w:space="0" w:color="auto"/>
                  <w:bottom w:val="none" w:sz="0" w:space="0" w:color="auto"/>
                </w:tcBorders>
                <w:hideMark/>
              </w:tcPr>
            </w:tcPrChange>
          </w:tcPr>
          <w:p w14:paraId="2019DEE9" w14:textId="77777777" w:rsidR="00B776BF" w:rsidRPr="00FF4F12" w:rsidRDefault="00B776BF"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FF4F12">
              <w:rPr>
                <w:rFonts w:cs="Times New Roman"/>
                <w:sz w:val="20"/>
                <w:szCs w:val="20"/>
              </w:rPr>
              <w:t>Estrategia orientada a fortalecer la convivencia y la construcción de paz mediante la participación conjunta de estudiantes y padres de familia.</w:t>
            </w:r>
          </w:p>
        </w:tc>
      </w:tr>
      <w:tr w:rsidR="00B776BF" w:rsidRPr="00FF4F12" w14:paraId="4D16C1CB" w14:textId="77777777" w:rsidTr="00C92C13">
        <w:tc>
          <w:tcPr>
            <w:cnfStyle w:val="001000000000" w:firstRow="0" w:lastRow="0" w:firstColumn="1" w:lastColumn="0" w:oddVBand="0" w:evenVBand="0" w:oddHBand="0" w:evenHBand="0" w:firstRowFirstColumn="0" w:firstRowLastColumn="0" w:lastRowFirstColumn="0" w:lastRowLastColumn="0"/>
            <w:tcW w:w="2122" w:type="dxa"/>
            <w:hideMark/>
            <w:tcPrChange w:id="2433" w:author="Edu Fisica" w:date="2026-05-16T07:13:00Z">
              <w:tcPr>
                <w:tcW w:w="2122" w:type="dxa"/>
                <w:hideMark/>
              </w:tcPr>
            </w:tcPrChange>
          </w:tcPr>
          <w:p w14:paraId="7BAB2F12" w14:textId="77777777" w:rsidR="00B776BF" w:rsidRPr="00FF4F12" w:rsidRDefault="00B776BF" w:rsidP="00E06C30">
            <w:pPr>
              <w:spacing w:line="240" w:lineRule="auto"/>
              <w:ind w:firstLine="0"/>
              <w:rPr>
                <w:rFonts w:cs="Times New Roman"/>
                <w:sz w:val="20"/>
                <w:szCs w:val="20"/>
              </w:rPr>
            </w:pPr>
            <w:r w:rsidRPr="00FF4F12">
              <w:rPr>
                <w:rStyle w:val="Textoennegrita"/>
                <w:rFonts w:ascii="Times New Roman" w:hAnsi="Times New Roman" w:cs="Times New Roman"/>
                <w:szCs w:val="20"/>
              </w:rPr>
              <w:t>Participación familiar</w:t>
            </w:r>
          </w:p>
        </w:tc>
        <w:tc>
          <w:tcPr>
            <w:tcW w:w="6706" w:type="dxa"/>
            <w:hideMark/>
            <w:tcPrChange w:id="2434" w:author="Edu Fisica" w:date="2026-05-16T07:13:00Z">
              <w:tcPr>
                <w:tcW w:w="6706" w:type="dxa"/>
                <w:hideMark/>
              </w:tcPr>
            </w:tcPrChange>
          </w:tcPr>
          <w:p w14:paraId="7139AFB6" w14:textId="77777777" w:rsidR="00B776BF" w:rsidRPr="00FF4F12" w:rsidRDefault="00B776BF"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FF4F12">
              <w:rPr>
                <w:rFonts w:cs="Times New Roman"/>
                <w:sz w:val="20"/>
                <w:szCs w:val="20"/>
              </w:rPr>
              <w:t>Alta participación de los padres en comisiones de trabajo, evidenciando compromiso, corresponsabilidad y apoyo al proceso educativo.</w:t>
            </w:r>
          </w:p>
        </w:tc>
      </w:tr>
      <w:tr w:rsidR="00B776BF" w:rsidRPr="00FF4F12" w14:paraId="0AA9946D" w14:textId="77777777" w:rsidTr="00C92C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Change w:id="2435" w:author="Edu Fisica" w:date="2026-05-16T07:13:00Z">
              <w:tcPr>
                <w:tcW w:w="2122" w:type="dxa"/>
                <w:tcBorders>
                  <w:top w:val="none" w:sz="0" w:space="0" w:color="auto"/>
                  <w:bottom w:val="none" w:sz="0" w:space="0" w:color="auto"/>
                </w:tcBorders>
                <w:hideMark/>
              </w:tcPr>
            </w:tcPrChange>
          </w:tcPr>
          <w:p w14:paraId="7D155924" w14:textId="77777777" w:rsidR="00B776BF" w:rsidRPr="00FF4F12" w:rsidRDefault="00B776BF"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rFonts w:cs="Times New Roman"/>
                <w:sz w:val="20"/>
                <w:szCs w:val="20"/>
              </w:rPr>
            </w:pPr>
            <w:r w:rsidRPr="00FF4F12">
              <w:rPr>
                <w:rStyle w:val="Textoennegrita"/>
                <w:rFonts w:ascii="Times New Roman" w:hAnsi="Times New Roman" w:cs="Times New Roman"/>
                <w:szCs w:val="20"/>
              </w:rPr>
              <w:t>Organización y trabajo colaborativo</w:t>
            </w:r>
          </w:p>
        </w:tc>
        <w:tc>
          <w:tcPr>
            <w:tcW w:w="6706" w:type="dxa"/>
            <w:hideMark/>
            <w:tcPrChange w:id="2436" w:author="Edu Fisica" w:date="2026-05-16T07:13:00Z">
              <w:tcPr>
                <w:tcW w:w="6706" w:type="dxa"/>
                <w:tcBorders>
                  <w:top w:val="none" w:sz="0" w:space="0" w:color="auto"/>
                  <w:bottom w:val="none" w:sz="0" w:space="0" w:color="auto"/>
                </w:tcBorders>
                <w:hideMark/>
              </w:tcPr>
            </w:tcPrChange>
          </w:tcPr>
          <w:p w14:paraId="3709B676" w14:textId="77777777" w:rsidR="00B776BF" w:rsidRPr="00FF4F12" w:rsidRDefault="00B776BF"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FF4F12">
              <w:rPr>
                <w:rFonts w:cs="Times New Roman"/>
                <w:sz w:val="20"/>
                <w:szCs w:val="20"/>
              </w:rPr>
              <w:t>Conformación de comisiones con roles definidos, planificación previa y distribución de responsabilidades para el logro de objetivos comunes.</w:t>
            </w:r>
          </w:p>
        </w:tc>
      </w:tr>
      <w:tr w:rsidR="00B776BF" w:rsidRPr="00FF4F12" w14:paraId="542D73A9" w14:textId="77777777" w:rsidTr="00C92C13">
        <w:tc>
          <w:tcPr>
            <w:cnfStyle w:val="001000000000" w:firstRow="0" w:lastRow="0" w:firstColumn="1" w:lastColumn="0" w:oddVBand="0" w:evenVBand="0" w:oddHBand="0" w:evenHBand="0" w:firstRowFirstColumn="0" w:firstRowLastColumn="0" w:lastRowFirstColumn="0" w:lastRowLastColumn="0"/>
            <w:tcW w:w="2122" w:type="dxa"/>
            <w:hideMark/>
            <w:tcPrChange w:id="2437" w:author="Edu Fisica" w:date="2026-05-16T07:13:00Z">
              <w:tcPr>
                <w:tcW w:w="2122" w:type="dxa"/>
                <w:hideMark/>
              </w:tcPr>
            </w:tcPrChange>
          </w:tcPr>
          <w:p w14:paraId="26AFDEFC" w14:textId="77777777" w:rsidR="00B776BF" w:rsidRPr="00FF4F12" w:rsidRDefault="00B776BF" w:rsidP="00E06C30">
            <w:pPr>
              <w:spacing w:line="240" w:lineRule="auto"/>
              <w:ind w:firstLine="0"/>
              <w:rPr>
                <w:rFonts w:cs="Times New Roman"/>
                <w:sz w:val="20"/>
                <w:szCs w:val="20"/>
              </w:rPr>
            </w:pPr>
            <w:r w:rsidRPr="00FF4F12">
              <w:rPr>
                <w:rStyle w:val="Textoennegrita"/>
                <w:rFonts w:ascii="Times New Roman" w:hAnsi="Times New Roman" w:cs="Times New Roman"/>
                <w:szCs w:val="20"/>
              </w:rPr>
              <w:t>Uso de recursos y comunicación</w:t>
            </w:r>
          </w:p>
        </w:tc>
        <w:tc>
          <w:tcPr>
            <w:tcW w:w="6706" w:type="dxa"/>
            <w:hideMark/>
            <w:tcPrChange w:id="2438" w:author="Edu Fisica" w:date="2026-05-16T07:13:00Z">
              <w:tcPr>
                <w:tcW w:w="6706" w:type="dxa"/>
                <w:hideMark/>
              </w:tcPr>
            </w:tcPrChange>
          </w:tcPr>
          <w:p w14:paraId="440A24AA" w14:textId="77777777" w:rsidR="00B776BF" w:rsidRPr="00FF4F12" w:rsidRDefault="00B776BF"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FF4F12">
              <w:rPr>
                <w:rFonts w:cs="Times New Roman"/>
                <w:sz w:val="20"/>
                <w:szCs w:val="20"/>
              </w:rPr>
              <w:t>Implementación de grupos de WhatsApp que facilitaron la coordinación, toma de decisiones y organización de la actividad.</w:t>
            </w:r>
          </w:p>
        </w:tc>
      </w:tr>
      <w:tr w:rsidR="00B776BF" w:rsidRPr="00FF4F12" w14:paraId="16193A63" w14:textId="77777777" w:rsidTr="00C92C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Change w:id="2439" w:author="Edu Fisica" w:date="2026-05-16T07:13:00Z">
              <w:tcPr>
                <w:tcW w:w="2122" w:type="dxa"/>
                <w:tcBorders>
                  <w:top w:val="none" w:sz="0" w:space="0" w:color="auto"/>
                  <w:bottom w:val="none" w:sz="0" w:space="0" w:color="auto"/>
                </w:tcBorders>
                <w:hideMark/>
              </w:tcPr>
            </w:tcPrChange>
          </w:tcPr>
          <w:p w14:paraId="6EBAF56E" w14:textId="77777777" w:rsidR="00B776BF" w:rsidRPr="00FF4F12" w:rsidRDefault="00B776BF"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rFonts w:cs="Times New Roman"/>
                <w:sz w:val="20"/>
                <w:szCs w:val="20"/>
              </w:rPr>
            </w:pPr>
            <w:r w:rsidRPr="00FF4F12">
              <w:rPr>
                <w:rStyle w:val="Textoennegrita"/>
                <w:rFonts w:ascii="Times New Roman" w:hAnsi="Times New Roman" w:cs="Times New Roman"/>
                <w:szCs w:val="20"/>
              </w:rPr>
              <w:t>Cooperación y solidaridad</w:t>
            </w:r>
          </w:p>
        </w:tc>
        <w:tc>
          <w:tcPr>
            <w:tcW w:w="6706" w:type="dxa"/>
            <w:hideMark/>
            <w:tcPrChange w:id="2440" w:author="Edu Fisica" w:date="2026-05-16T07:13:00Z">
              <w:tcPr>
                <w:tcW w:w="6706" w:type="dxa"/>
                <w:tcBorders>
                  <w:top w:val="none" w:sz="0" w:space="0" w:color="auto"/>
                  <w:bottom w:val="none" w:sz="0" w:space="0" w:color="auto"/>
                </w:tcBorders>
                <w:hideMark/>
              </w:tcPr>
            </w:tcPrChange>
          </w:tcPr>
          <w:p w14:paraId="15667167" w14:textId="77777777" w:rsidR="00B776BF" w:rsidRPr="00FF4F12" w:rsidRDefault="00B776BF"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FF4F12">
              <w:rPr>
                <w:rFonts w:cs="Times New Roman"/>
                <w:sz w:val="20"/>
                <w:szCs w:val="20"/>
              </w:rPr>
              <w:t>Aportes diversos (económicos, materiales y trabajo) que evidencian apoyo mutuo y aprovechamiento de recursos comunitarios.</w:t>
            </w:r>
          </w:p>
        </w:tc>
      </w:tr>
      <w:tr w:rsidR="00B776BF" w:rsidRPr="00FF4F12" w14:paraId="7590EF75" w14:textId="77777777" w:rsidTr="00C92C13">
        <w:tc>
          <w:tcPr>
            <w:cnfStyle w:val="001000000000" w:firstRow="0" w:lastRow="0" w:firstColumn="1" w:lastColumn="0" w:oddVBand="0" w:evenVBand="0" w:oddHBand="0" w:evenHBand="0" w:firstRowFirstColumn="0" w:firstRowLastColumn="0" w:lastRowFirstColumn="0" w:lastRowLastColumn="0"/>
            <w:tcW w:w="2122" w:type="dxa"/>
            <w:hideMark/>
            <w:tcPrChange w:id="2441" w:author="Edu Fisica" w:date="2026-05-16T07:13:00Z">
              <w:tcPr>
                <w:tcW w:w="2122" w:type="dxa"/>
                <w:hideMark/>
              </w:tcPr>
            </w:tcPrChange>
          </w:tcPr>
          <w:p w14:paraId="60E1A3C2" w14:textId="77777777" w:rsidR="00B776BF" w:rsidRPr="00FF4F12" w:rsidRDefault="00B776BF" w:rsidP="00E06C30">
            <w:pPr>
              <w:spacing w:line="240" w:lineRule="auto"/>
              <w:ind w:firstLine="0"/>
              <w:rPr>
                <w:rFonts w:cs="Times New Roman"/>
                <w:sz w:val="20"/>
                <w:szCs w:val="20"/>
              </w:rPr>
            </w:pPr>
            <w:r w:rsidRPr="00FF4F12">
              <w:rPr>
                <w:rStyle w:val="Textoennegrita"/>
                <w:rFonts w:ascii="Times New Roman" w:hAnsi="Times New Roman" w:cs="Times New Roman"/>
                <w:szCs w:val="20"/>
              </w:rPr>
              <w:t>Emprendimiento y resultados</w:t>
            </w:r>
          </w:p>
        </w:tc>
        <w:tc>
          <w:tcPr>
            <w:tcW w:w="6706" w:type="dxa"/>
            <w:hideMark/>
            <w:tcPrChange w:id="2442" w:author="Edu Fisica" w:date="2026-05-16T07:13:00Z">
              <w:tcPr>
                <w:tcW w:w="6706" w:type="dxa"/>
                <w:hideMark/>
              </w:tcPr>
            </w:tcPrChange>
          </w:tcPr>
          <w:p w14:paraId="4B54215E" w14:textId="77777777" w:rsidR="00B776BF" w:rsidRPr="00FF4F12" w:rsidRDefault="00B776BF"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FF4F12">
              <w:rPr>
                <w:rFonts w:cs="Times New Roman"/>
                <w:sz w:val="20"/>
                <w:szCs w:val="20"/>
              </w:rPr>
              <w:t>Elaboración y comercialización de productos, logrando recaudar $530.000 destinados a la convivencia escolar.</w:t>
            </w:r>
          </w:p>
        </w:tc>
      </w:tr>
      <w:tr w:rsidR="00B776BF" w:rsidRPr="00FF4F12" w14:paraId="7887BB1A" w14:textId="77777777" w:rsidTr="00C92C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Change w:id="2443" w:author="Edu Fisica" w:date="2026-05-16T07:13:00Z">
              <w:tcPr>
                <w:tcW w:w="2122" w:type="dxa"/>
                <w:tcBorders>
                  <w:top w:val="none" w:sz="0" w:space="0" w:color="auto"/>
                  <w:bottom w:val="none" w:sz="0" w:space="0" w:color="auto"/>
                </w:tcBorders>
                <w:hideMark/>
              </w:tcPr>
            </w:tcPrChange>
          </w:tcPr>
          <w:p w14:paraId="543F5350" w14:textId="77777777" w:rsidR="00B776BF" w:rsidRPr="00FF4F12" w:rsidRDefault="00B776BF"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rFonts w:cs="Times New Roman"/>
                <w:sz w:val="20"/>
                <w:szCs w:val="20"/>
              </w:rPr>
            </w:pPr>
            <w:r w:rsidRPr="00FF4F12">
              <w:rPr>
                <w:rStyle w:val="Textoennegrita"/>
                <w:rFonts w:ascii="Times New Roman" w:hAnsi="Times New Roman" w:cs="Times New Roman"/>
                <w:szCs w:val="20"/>
              </w:rPr>
              <w:t>Participación estudiantil</w:t>
            </w:r>
          </w:p>
        </w:tc>
        <w:tc>
          <w:tcPr>
            <w:tcW w:w="6706" w:type="dxa"/>
            <w:hideMark/>
            <w:tcPrChange w:id="2444" w:author="Edu Fisica" w:date="2026-05-16T07:13:00Z">
              <w:tcPr>
                <w:tcW w:w="6706" w:type="dxa"/>
                <w:tcBorders>
                  <w:top w:val="none" w:sz="0" w:space="0" w:color="auto"/>
                  <w:bottom w:val="none" w:sz="0" w:space="0" w:color="auto"/>
                </w:tcBorders>
                <w:hideMark/>
              </w:tcPr>
            </w:tcPrChange>
          </w:tcPr>
          <w:p w14:paraId="1C6C0EFD" w14:textId="77777777" w:rsidR="00B776BF" w:rsidRPr="00FF4F12" w:rsidRDefault="00B776BF"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FF4F12">
              <w:rPr>
                <w:rFonts w:cs="Times New Roman"/>
                <w:sz w:val="20"/>
                <w:szCs w:val="20"/>
              </w:rPr>
              <w:t>Estudiantes activos en la venta, organización y promoción de productos, demostrando liderazgo e iniciativa.</w:t>
            </w:r>
          </w:p>
        </w:tc>
      </w:tr>
      <w:tr w:rsidR="00B776BF" w:rsidRPr="00FF4F12" w14:paraId="0749394B" w14:textId="77777777" w:rsidTr="00C92C13">
        <w:tc>
          <w:tcPr>
            <w:cnfStyle w:val="001000000000" w:firstRow="0" w:lastRow="0" w:firstColumn="1" w:lastColumn="0" w:oddVBand="0" w:evenVBand="0" w:oddHBand="0" w:evenHBand="0" w:firstRowFirstColumn="0" w:firstRowLastColumn="0" w:lastRowFirstColumn="0" w:lastRowLastColumn="0"/>
            <w:tcW w:w="2122" w:type="dxa"/>
            <w:hideMark/>
            <w:tcPrChange w:id="2445" w:author="Edu Fisica" w:date="2026-05-16T07:13:00Z">
              <w:tcPr>
                <w:tcW w:w="2122" w:type="dxa"/>
                <w:hideMark/>
              </w:tcPr>
            </w:tcPrChange>
          </w:tcPr>
          <w:p w14:paraId="0A21C152" w14:textId="77777777" w:rsidR="00B776BF" w:rsidRPr="00FF4F12" w:rsidRDefault="00B776BF" w:rsidP="00E06C30">
            <w:pPr>
              <w:spacing w:line="240" w:lineRule="auto"/>
              <w:ind w:firstLine="0"/>
              <w:rPr>
                <w:rFonts w:cs="Times New Roman"/>
                <w:sz w:val="20"/>
                <w:szCs w:val="20"/>
              </w:rPr>
            </w:pPr>
            <w:r w:rsidRPr="00FF4F12">
              <w:rPr>
                <w:rStyle w:val="Textoennegrita"/>
                <w:rFonts w:ascii="Times New Roman" w:hAnsi="Times New Roman" w:cs="Times New Roman"/>
                <w:szCs w:val="20"/>
              </w:rPr>
              <w:t>Valores y actitudes</w:t>
            </w:r>
          </w:p>
        </w:tc>
        <w:tc>
          <w:tcPr>
            <w:tcW w:w="6706" w:type="dxa"/>
            <w:hideMark/>
            <w:tcPrChange w:id="2446" w:author="Edu Fisica" w:date="2026-05-16T07:13:00Z">
              <w:tcPr>
                <w:tcW w:w="6706" w:type="dxa"/>
                <w:hideMark/>
              </w:tcPr>
            </w:tcPrChange>
          </w:tcPr>
          <w:p w14:paraId="4C02176B" w14:textId="77777777" w:rsidR="00B776BF" w:rsidRPr="00FF4F12" w:rsidRDefault="00B776BF"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FF4F12">
              <w:rPr>
                <w:rFonts w:cs="Times New Roman"/>
                <w:sz w:val="20"/>
                <w:szCs w:val="20"/>
              </w:rPr>
              <w:t>Fortalecimiento de responsabilidad, honestidad, puntualidad, compromiso y sentido de pertenencia.</w:t>
            </w:r>
          </w:p>
        </w:tc>
      </w:tr>
      <w:tr w:rsidR="00B776BF" w:rsidRPr="00FF4F12" w14:paraId="553D2431" w14:textId="77777777" w:rsidTr="00C92C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Change w:id="2447" w:author="Edu Fisica" w:date="2026-05-16T07:13:00Z">
              <w:tcPr>
                <w:tcW w:w="2122" w:type="dxa"/>
                <w:tcBorders>
                  <w:top w:val="none" w:sz="0" w:space="0" w:color="auto"/>
                  <w:bottom w:val="none" w:sz="0" w:space="0" w:color="auto"/>
                </w:tcBorders>
                <w:hideMark/>
              </w:tcPr>
            </w:tcPrChange>
          </w:tcPr>
          <w:p w14:paraId="1F27A86C" w14:textId="77777777" w:rsidR="00B776BF" w:rsidRPr="00FF4F12" w:rsidRDefault="00B776BF"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rFonts w:cs="Times New Roman"/>
                <w:sz w:val="20"/>
                <w:szCs w:val="20"/>
              </w:rPr>
            </w:pPr>
            <w:r w:rsidRPr="00FF4F12">
              <w:rPr>
                <w:rStyle w:val="Textoennegrita"/>
                <w:rFonts w:ascii="Times New Roman" w:hAnsi="Times New Roman" w:cs="Times New Roman"/>
                <w:szCs w:val="20"/>
              </w:rPr>
              <w:t>Relaciones interpersonales</w:t>
            </w:r>
          </w:p>
        </w:tc>
        <w:tc>
          <w:tcPr>
            <w:tcW w:w="6706" w:type="dxa"/>
            <w:hideMark/>
            <w:tcPrChange w:id="2448" w:author="Edu Fisica" w:date="2026-05-16T07:13:00Z">
              <w:tcPr>
                <w:tcW w:w="6706" w:type="dxa"/>
                <w:tcBorders>
                  <w:top w:val="none" w:sz="0" w:space="0" w:color="auto"/>
                  <w:bottom w:val="none" w:sz="0" w:space="0" w:color="auto"/>
                </w:tcBorders>
                <w:hideMark/>
              </w:tcPr>
            </w:tcPrChange>
          </w:tcPr>
          <w:p w14:paraId="4F74F739" w14:textId="77777777" w:rsidR="00B776BF" w:rsidRPr="00FF4F12" w:rsidRDefault="00B776BF"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FF4F12">
              <w:rPr>
                <w:rFonts w:cs="Times New Roman"/>
                <w:sz w:val="20"/>
                <w:szCs w:val="20"/>
              </w:rPr>
              <w:t>Consolidación de lazos de confianza, compañerismo y solidaridad entre estudiantes y familias.</w:t>
            </w:r>
          </w:p>
        </w:tc>
      </w:tr>
      <w:tr w:rsidR="00B776BF" w:rsidRPr="00FF4F12" w14:paraId="1DE3A5E9" w14:textId="77777777" w:rsidTr="00C92C13">
        <w:tc>
          <w:tcPr>
            <w:cnfStyle w:val="001000000000" w:firstRow="0" w:lastRow="0" w:firstColumn="1" w:lastColumn="0" w:oddVBand="0" w:evenVBand="0" w:oddHBand="0" w:evenHBand="0" w:firstRowFirstColumn="0" w:firstRowLastColumn="0" w:lastRowFirstColumn="0" w:lastRowLastColumn="0"/>
            <w:tcW w:w="2122" w:type="dxa"/>
            <w:hideMark/>
            <w:tcPrChange w:id="2449" w:author="Edu Fisica" w:date="2026-05-16T07:13:00Z">
              <w:tcPr>
                <w:tcW w:w="2122" w:type="dxa"/>
                <w:hideMark/>
              </w:tcPr>
            </w:tcPrChange>
          </w:tcPr>
          <w:p w14:paraId="25A24784" w14:textId="77777777" w:rsidR="00B776BF" w:rsidRPr="00FF4F12" w:rsidRDefault="00B776BF" w:rsidP="00E06C30">
            <w:pPr>
              <w:spacing w:line="240" w:lineRule="auto"/>
              <w:ind w:firstLine="0"/>
              <w:rPr>
                <w:rFonts w:cs="Times New Roman"/>
                <w:sz w:val="20"/>
                <w:szCs w:val="20"/>
              </w:rPr>
            </w:pPr>
            <w:r w:rsidRPr="00FF4F12">
              <w:rPr>
                <w:rStyle w:val="Textoennegrita"/>
                <w:rFonts w:ascii="Times New Roman" w:hAnsi="Times New Roman" w:cs="Times New Roman"/>
                <w:szCs w:val="20"/>
              </w:rPr>
              <w:t>Competencias socioemocionales</w:t>
            </w:r>
          </w:p>
        </w:tc>
        <w:tc>
          <w:tcPr>
            <w:tcW w:w="6706" w:type="dxa"/>
            <w:hideMark/>
            <w:tcPrChange w:id="2450" w:author="Edu Fisica" w:date="2026-05-16T07:13:00Z">
              <w:tcPr>
                <w:tcW w:w="6706" w:type="dxa"/>
                <w:hideMark/>
              </w:tcPr>
            </w:tcPrChange>
          </w:tcPr>
          <w:p w14:paraId="5D9E5304" w14:textId="77777777" w:rsidR="00B776BF" w:rsidRPr="00FF4F12" w:rsidRDefault="00B776BF"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FF4F12">
              <w:rPr>
                <w:rFonts w:cs="Times New Roman"/>
                <w:sz w:val="20"/>
                <w:szCs w:val="20"/>
              </w:rPr>
              <w:t>Desarrollo de habilidades como comunicación, toma de decisiones, trabajo en equipo y construcción de acuerdos.</w:t>
            </w:r>
          </w:p>
        </w:tc>
      </w:tr>
      <w:tr w:rsidR="00B776BF" w:rsidRPr="00FF4F12" w14:paraId="6B2F667E" w14:textId="77777777" w:rsidTr="00C92C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Change w:id="2451" w:author="Edu Fisica" w:date="2026-05-16T07:13:00Z">
              <w:tcPr>
                <w:tcW w:w="2122" w:type="dxa"/>
                <w:tcBorders>
                  <w:top w:val="none" w:sz="0" w:space="0" w:color="auto"/>
                  <w:bottom w:val="none" w:sz="0" w:space="0" w:color="auto"/>
                </w:tcBorders>
                <w:hideMark/>
              </w:tcPr>
            </w:tcPrChange>
          </w:tcPr>
          <w:p w14:paraId="41608CDF" w14:textId="77777777" w:rsidR="00B776BF" w:rsidRPr="00FF4F12" w:rsidRDefault="00B776BF"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rFonts w:cs="Times New Roman"/>
                <w:sz w:val="20"/>
                <w:szCs w:val="20"/>
              </w:rPr>
            </w:pPr>
            <w:r w:rsidRPr="00FF4F12">
              <w:rPr>
                <w:rStyle w:val="Textoennegrita"/>
                <w:rFonts w:ascii="Times New Roman" w:hAnsi="Times New Roman" w:cs="Times New Roman"/>
                <w:szCs w:val="20"/>
              </w:rPr>
              <w:t>Cultura de paz y convivencia</w:t>
            </w:r>
          </w:p>
        </w:tc>
        <w:tc>
          <w:tcPr>
            <w:tcW w:w="6706" w:type="dxa"/>
            <w:hideMark/>
            <w:tcPrChange w:id="2452" w:author="Edu Fisica" w:date="2026-05-16T07:13:00Z">
              <w:tcPr>
                <w:tcW w:w="6706" w:type="dxa"/>
                <w:tcBorders>
                  <w:top w:val="none" w:sz="0" w:space="0" w:color="auto"/>
                  <w:bottom w:val="none" w:sz="0" w:space="0" w:color="auto"/>
                </w:tcBorders>
                <w:hideMark/>
              </w:tcPr>
            </w:tcPrChange>
          </w:tcPr>
          <w:p w14:paraId="30092DD1" w14:textId="77777777" w:rsidR="00B776BF" w:rsidRPr="00FF4F12" w:rsidRDefault="00B776BF"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FF4F12">
              <w:rPr>
                <w:rFonts w:cs="Times New Roman"/>
                <w:sz w:val="20"/>
                <w:szCs w:val="20"/>
              </w:rPr>
              <w:t>Experiencia que favorece la cooperación, la participación democrática y la convivencia armónica dentro y fuera del aula.</w:t>
            </w:r>
          </w:p>
        </w:tc>
      </w:tr>
      <w:tr w:rsidR="00B776BF" w:rsidRPr="00FF4F12" w14:paraId="76F72140" w14:textId="77777777" w:rsidTr="00C92C13">
        <w:tc>
          <w:tcPr>
            <w:cnfStyle w:val="001000000000" w:firstRow="0" w:lastRow="0" w:firstColumn="1" w:lastColumn="0" w:oddVBand="0" w:evenVBand="0" w:oddHBand="0" w:evenHBand="0" w:firstRowFirstColumn="0" w:firstRowLastColumn="0" w:lastRowFirstColumn="0" w:lastRowLastColumn="0"/>
            <w:tcW w:w="2122" w:type="dxa"/>
            <w:hideMark/>
            <w:tcPrChange w:id="2453" w:author="Edu Fisica" w:date="2026-05-16T07:13:00Z">
              <w:tcPr>
                <w:tcW w:w="2122" w:type="dxa"/>
                <w:hideMark/>
              </w:tcPr>
            </w:tcPrChange>
          </w:tcPr>
          <w:p w14:paraId="147BD920" w14:textId="77777777" w:rsidR="00B776BF" w:rsidRPr="00FF4F12" w:rsidRDefault="00B776BF" w:rsidP="00E06C30">
            <w:pPr>
              <w:spacing w:line="240" w:lineRule="auto"/>
              <w:ind w:firstLine="0"/>
              <w:rPr>
                <w:rFonts w:cs="Times New Roman"/>
                <w:sz w:val="20"/>
                <w:szCs w:val="20"/>
              </w:rPr>
            </w:pPr>
            <w:r w:rsidRPr="00FF4F12">
              <w:rPr>
                <w:rStyle w:val="Textoennegrita"/>
                <w:rFonts w:ascii="Times New Roman" w:hAnsi="Times New Roman" w:cs="Times New Roman"/>
                <w:szCs w:val="20"/>
              </w:rPr>
              <w:t>Interpretación general</w:t>
            </w:r>
          </w:p>
        </w:tc>
        <w:tc>
          <w:tcPr>
            <w:tcW w:w="6706" w:type="dxa"/>
            <w:hideMark/>
            <w:tcPrChange w:id="2454" w:author="Edu Fisica" w:date="2026-05-16T07:13:00Z">
              <w:tcPr>
                <w:tcW w:w="6706" w:type="dxa"/>
                <w:hideMark/>
              </w:tcPr>
            </w:tcPrChange>
          </w:tcPr>
          <w:p w14:paraId="6E456315" w14:textId="77777777" w:rsidR="00B776BF" w:rsidRPr="00FF4F12" w:rsidRDefault="00B776BF"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FF4F12">
              <w:rPr>
                <w:rFonts w:cs="Times New Roman"/>
                <w:sz w:val="20"/>
                <w:szCs w:val="20"/>
              </w:rPr>
              <w:t>La actividad trascendió lo económico, consolidándose como un escenario formativo que fortalece la relación familia-escuela y promueve una cultura de paz y convivencia.</w:t>
            </w:r>
          </w:p>
        </w:tc>
      </w:tr>
    </w:tbl>
    <w:p w14:paraId="01C38193" w14:textId="59FD063F" w:rsidR="00B776BF" w:rsidRPr="00EA6641" w:rsidRDefault="00B776BF" w:rsidP="00B776BF">
      <w:pPr>
        <w:jc w:val="both"/>
        <w:rPr>
          <w:sz w:val="20"/>
          <w:rPrChange w:id="2455" w:author="Edu Fisica" w:date="2026-05-16T07:13:00Z">
            <w:rPr/>
          </w:rPrChange>
        </w:rPr>
      </w:pPr>
      <w:r w:rsidRPr="00EA6641">
        <w:rPr>
          <w:i/>
          <w:sz w:val="20"/>
          <w:rPrChange w:id="2456" w:author="Edu Fisica" w:date="2026-05-16T07:13:00Z">
            <w:rPr>
              <w:i/>
              <w:color w:val="FF0000"/>
            </w:rPr>
          </w:rPrChange>
        </w:rPr>
        <w:t>Nota</w:t>
      </w:r>
      <w:del w:id="2457" w:author="Edu Fisica" w:date="2026-05-16T07:13:00Z">
        <w:r w:rsidRPr="00E24955">
          <w:rPr>
            <w:rFonts w:eastAsia="Times New Roman" w:cs="Times New Roman"/>
            <w:i/>
            <w:iCs/>
            <w:color w:val="FF0000"/>
            <w:szCs w:val="24"/>
          </w:rPr>
          <w:delText>:</w:delText>
        </w:r>
      </w:del>
      <w:ins w:id="2458" w:author="Edu Fisica" w:date="2026-05-16T07:13:00Z">
        <w:r w:rsidR="00EA6641" w:rsidRPr="00EA6641">
          <w:rPr>
            <w:rFonts w:eastAsia="Times New Roman" w:cs="Times New Roman"/>
            <w:i/>
            <w:iCs/>
            <w:sz w:val="20"/>
            <w:szCs w:val="20"/>
          </w:rPr>
          <w:t>.</w:t>
        </w:r>
      </w:ins>
      <w:r w:rsidRPr="00EA6641">
        <w:rPr>
          <w:i/>
          <w:sz w:val="20"/>
          <w:rPrChange w:id="2459" w:author="Edu Fisica" w:date="2026-05-16T07:13:00Z">
            <w:rPr>
              <w:i/>
            </w:rPr>
          </w:rPrChange>
        </w:rPr>
        <w:t xml:space="preserve"> </w:t>
      </w:r>
      <w:r w:rsidRPr="00EA6641">
        <w:rPr>
          <w:sz w:val="20"/>
          <w:rPrChange w:id="2460" w:author="Edu Fisica" w:date="2026-05-16T07:13:00Z">
            <w:rPr/>
          </w:rPrChange>
        </w:rPr>
        <w:t xml:space="preserve">Elaboración propia. </w:t>
      </w:r>
      <w:del w:id="2461" w:author="Edu Fisica" w:date="2026-05-16T07:13:00Z">
        <w:r w:rsidRPr="00FF4F12">
          <w:rPr>
            <w:rFonts w:eastAsia="Times New Roman" w:cs="Times New Roman"/>
            <w:szCs w:val="24"/>
          </w:rPr>
          <w:delText>Información recolectada a partir</w:delText>
        </w:r>
      </w:del>
      <w:ins w:id="2462" w:author="Edu Fisica" w:date="2026-05-16T07:13:00Z">
        <w:r w:rsidR="00EA6641" w:rsidRPr="00EA6641">
          <w:rPr>
            <w:rFonts w:eastAsia="Times New Roman" w:cs="Times New Roman"/>
            <w:sz w:val="20"/>
            <w:szCs w:val="20"/>
          </w:rPr>
          <w:t>Descripción</w:t>
        </w:r>
      </w:ins>
      <w:r w:rsidR="00EA6641" w:rsidRPr="00EA6641">
        <w:rPr>
          <w:sz w:val="20"/>
          <w:rPrChange w:id="2463" w:author="Edu Fisica" w:date="2026-05-16T07:13:00Z">
            <w:rPr/>
          </w:rPrChange>
        </w:rPr>
        <w:t xml:space="preserve"> </w:t>
      </w:r>
      <w:r w:rsidR="00EA6641">
        <w:rPr>
          <w:sz w:val="20"/>
          <w:rPrChange w:id="2464" w:author="Edu Fisica" w:date="2026-05-16T07:13:00Z">
            <w:rPr/>
          </w:rPrChange>
        </w:rPr>
        <w:t>de la</w:t>
      </w:r>
      <w:r w:rsidRPr="00EA6641">
        <w:rPr>
          <w:sz w:val="20"/>
          <w:rPrChange w:id="2465" w:author="Edu Fisica" w:date="2026-05-16T07:13:00Z">
            <w:rPr/>
          </w:rPrChange>
        </w:rPr>
        <w:t xml:space="preserve"> actividad de integración y emprendimiento</w:t>
      </w:r>
      <w:del w:id="2466" w:author="Edu Fisica" w:date="2026-05-16T07:13:00Z">
        <w:r w:rsidRPr="00FF4F12">
          <w:rPr>
            <w:rFonts w:eastAsia="Times New Roman" w:cs="Times New Roman"/>
            <w:szCs w:val="24"/>
          </w:rPr>
          <w:delText>, en la que se sintetizan los principales hallazgos relacionados con la participación familiar, el trabajo colaborativo y la convivencia escolar en el grado     6°-1.</w:delText>
        </w:r>
      </w:del>
    </w:p>
    <w:p w14:paraId="444E987A" w14:textId="5AE59473" w:rsidR="00B776BF" w:rsidRPr="00FF4F12" w:rsidRDefault="00B776BF" w:rsidP="00B776BF">
      <w:pPr>
        <w:jc w:val="both"/>
        <w:rPr>
          <w:rFonts w:eastAsia="Times New Roman" w:cs="Times New Roman"/>
          <w:szCs w:val="24"/>
          <w:lang w:val="es-CO"/>
        </w:rPr>
      </w:pPr>
      <w:r w:rsidRPr="00FF4F12">
        <w:rPr>
          <w:rFonts w:eastAsia="Times New Roman" w:cs="Times New Roman"/>
          <w:color w:val="000000"/>
          <w:szCs w:val="24"/>
          <w:lang w:val="es-CO"/>
        </w:rPr>
        <w:t>Desde una perspectiva formativa, esta experiencia permitió evidenciar el desarrollo de habilidades sociales y valores fundamentales para la convivencia, tales como el trabajo en equipo, la comunicación efectiva, la responsabilidad compartida, la honestidad, la puntualidad y el compromiso con el bienestar colectivo</w:t>
      </w:r>
      <w:del w:id="2467" w:author="Edu Fisica" w:date="2026-05-16T07:13:00Z">
        <w:r w:rsidRPr="00FF4F12">
          <w:rPr>
            <w:rFonts w:eastAsia="Times New Roman" w:cs="Times New Roman"/>
            <w:color w:val="000000"/>
            <w:szCs w:val="24"/>
            <w:lang w:val="es-CO"/>
          </w:rPr>
          <w:delText>.</w:delText>
        </w:r>
      </w:del>
      <w:ins w:id="2468" w:author="Edu Fisica" w:date="2026-05-16T07:13:00Z">
        <w:r w:rsidR="00EA6641">
          <w:rPr>
            <w:rFonts w:eastAsia="Times New Roman" w:cs="Times New Roman"/>
            <w:color w:val="000000"/>
            <w:szCs w:val="24"/>
            <w:lang w:val="es-CO"/>
          </w:rPr>
          <w:t xml:space="preserve"> (</w:t>
        </w:r>
        <w:r w:rsidR="00D61AE7">
          <w:rPr>
            <w:rFonts w:eastAsia="Times New Roman" w:cs="Times New Roman"/>
            <w:color w:val="000000"/>
            <w:szCs w:val="24"/>
            <w:lang w:val="es-CO"/>
          </w:rPr>
          <w:t>t</w:t>
        </w:r>
        <w:r w:rsidR="00EA6641">
          <w:rPr>
            <w:rFonts w:eastAsia="Times New Roman" w:cs="Times New Roman"/>
            <w:color w:val="000000"/>
            <w:szCs w:val="24"/>
            <w:lang w:val="es-CO"/>
          </w:rPr>
          <w:t>abla 11)</w:t>
        </w:r>
        <w:r w:rsidRPr="00FF4F12">
          <w:rPr>
            <w:rFonts w:eastAsia="Times New Roman" w:cs="Times New Roman"/>
            <w:color w:val="000000"/>
            <w:szCs w:val="24"/>
            <w:lang w:val="es-CO"/>
          </w:rPr>
          <w:t>.</w:t>
        </w:r>
      </w:ins>
      <w:r w:rsidRPr="00FF4F12">
        <w:rPr>
          <w:rFonts w:eastAsia="Times New Roman" w:cs="Times New Roman"/>
          <w:color w:val="000000"/>
          <w:szCs w:val="24"/>
          <w:lang w:val="es-CO"/>
        </w:rPr>
        <w:t xml:space="preserve"> Asimismo, se observó en los estudiantes el fortalecimiento de capacidades relacionadas con la socialización, la toma de decisiones y la construcción de acuerdos, elementos esenciales en los procesos de educación para la paz.</w:t>
      </w:r>
    </w:p>
    <w:p w14:paraId="163C6361" w14:textId="77777777" w:rsidR="00B776BF" w:rsidRPr="00FF4F12" w:rsidRDefault="00B776BF" w:rsidP="00B776BF">
      <w:pPr>
        <w:jc w:val="both"/>
        <w:rPr>
          <w:rFonts w:eastAsia="Times New Roman" w:cs="Times New Roman"/>
          <w:szCs w:val="24"/>
          <w:lang w:val="es-CO"/>
        </w:rPr>
      </w:pPr>
      <w:r w:rsidRPr="00FF4F12">
        <w:rPr>
          <w:rFonts w:eastAsia="Times New Roman" w:cs="Times New Roman"/>
          <w:color w:val="000000"/>
          <w:szCs w:val="24"/>
          <w:lang w:val="es-CO"/>
        </w:rPr>
        <w:t>De igual manera, el desarrollo de la actividad favoreció la creación de lazos de confianza, compañerismo y solidaridad entre los estudiantes, quienes demostraron disposición para colaborar entre sí y asumir responsabilidades en beneficio del grupo. La participación activa en la venta de los productos evidenció también actitudes de liderazgo, iniciativa y sentido de pertenencia, aspectos que contribuyen al fortalecimiento de la convivencia escolar y a la formación de ciudadanos comprometidos con su entorno.</w:t>
      </w:r>
    </w:p>
    <w:p w14:paraId="25BD4FAA" w14:textId="77777777" w:rsidR="00B776BF" w:rsidRPr="00FF4F12" w:rsidRDefault="00B776BF" w:rsidP="00B776BF">
      <w:pPr>
        <w:jc w:val="both"/>
        <w:rPr>
          <w:rFonts w:eastAsia="Times New Roman" w:cs="Times New Roman"/>
          <w:color w:val="000000"/>
          <w:szCs w:val="24"/>
          <w:lang w:val="es-CO"/>
        </w:rPr>
      </w:pPr>
      <w:r w:rsidRPr="00FF4F12">
        <w:rPr>
          <w:rFonts w:eastAsia="Times New Roman" w:cs="Times New Roman"/>
          <w:color w:val="000000"/>
          <w:szCs w:val="24"/>
          <w:lang w:val="es-CO"/>
        </w:rPr>
        <w:t>En este sentido, la actividad de integración y emprendimiento trascendió el carácter económico y logístico, convirtiéndose en un escenario pedagógico de aprendizaje social, donde estudiantes y familias interactuaron de manera colaborativa, fortaleciendo vínculos comunitarios y promoviendo valores orientados a la construcción de una cultura de paz dentro y fuera del contexto escolar. La experiencia permitió evidenciar que cuando la familia se involucra activamente en los procesos educativos, se generan dinámicas de cooperación que impactan positivamente tanto en el clima escolar como en el desarrollo integral de los estudiantes.</w:t>
      </w:r>
    </w:p>
    <w:p w14:paraId="347CD965" w14:textId="77777777" w:rsidR="00B776BF" w:rsidRPr="00FF4F12" w:rsidRDefault="00B776BF" w:rsidP="00B776BF">
      <w:pPr>
        <w:jc w:val="both"/>
        <w:rPr>
          <w:del w:id="2469" w:author="Edu Fisica" w:date="2026-05-16T07:13:00Z"/>
          <w:rFonts w:eastAsia="Times New Roman" w:cs="Times New Roman"/>
          <w:szCs w:val="24"/>
          <w:lang w:val="es-CO"/>
        </w:rPr>
      </w:pPr>
      <w:del w:id="2470" w:author="Edu Fisica" w:date="2026-05-16T07:13:00Z">
        <w:r w:rsidRPr="00FF4F12">
          <w:rPr>
            <w:rFonts w:eastAsia="Times New Roman" w:cs="Times New Roman"/>
            <w:color w:val="000000"/>
            <w:szCs w:val="24"/>
            <w:lang w:val="es-CO"/>
          </w:rPr>
          <w:delText>Convivencia al Carrizal: </w:delText>
        </w:r>
      </w:del>
    </w:p>
    <w:p w14:paraId="654C11CE" w14:textId="6093D241" w:rsidR="00B776BF" w:rsidRPr="00FF4F12" w:rsidRDefault="00B776BF" w:rsidP="00B776BF">
      <w:pPr>
        <w:jc w:val="both"/>
        <w:rPr>
          <w:rFonts w:eastAsia="Times New Roman" w:cs="Times New Roman"/>
          <w:szCs w:val="24"/>
          <w:lang w:val="es-CO"/>
        </w:rPr>
      </w:pPr>
      <w:del w:id="2471" w:author="Edu Fisica" w:date="2026-05-16T07:13:00Z">
        <w:r w:rsidRPr="00FF4F12">
          <w:rPr>
            <w:rFonts w:eastAsia="Times New Roman" w:cs="Times New Roman"/>
            <w:color w:val="000000"/>
            <w:szCs w:val="24"/>
            <w:lang w:val="es-CO"/>
          </w:rPr>
          <w:delText>La</w:delText>
        </w:r>
      </w:del>
      <w:ins w:id="2472" w:author="Edu Fisica" w:date="2026-05-16T07:13:00Z">
        <w:r w:rsidR="00EA6641">
          <w:rPr>
            <w:rFonts w:eastAsia="Times New Roman" w:cs="Times New Roman"/>
            <w:color w:val="000000"/>
            <w:szCs w:val="24"/>
            <w:lang w:val="es-CO"/>
          </w:rPr>
          <w:t>En esa misma línea, se realizó l</w:t>
        </w:r>
        <w:r w:rsidRPr="00FF4F12">
          <w:rPr>
            <w:rFonts w:eastAsia="Times New Roman" w:cs="Times New Roman"/>
            <w:color w:val="000000"/>
            <w:szCs w:val="24"/>
            <w:lang w:val="es-CO"/>
          </w:rPr>
          <w:t>a</w:t>
        </w:r>
      </w:ins>
      <w:r w:rsidRPr="00FF4F12">
        <w:rPr>
          <w:rFonts w:eastAsia="Times New Roman" w:cs="Times New Roman"/>
          <w:color w:val="000000"/>
          <w:szCs w:val="24"/>
          <w:lang w:val="es-CO"/>
        </w:rPr>
        <w:t xml:space="preserve"> actividad denominada Convivencia </w:t>
      </w:r>
      <w:del w:id="2473" w:author="Edu Fisica" w:date="2026-05-16T07:13:00Z">
        <w:r w:rsidRPr="00FF4F12">
          <w:rPr>
            <w:rFonts w:eastAsia="Times New Roman" w:cs="Times New Roman"/>
            <w:color w:val="000000"/>
            <w:szCs w:val="24"/>
            <w:lang w:val="es-CO"/>
          </w:rPr>
          <w:delText xml:space="preserve">a </w:delText>
        </w:r>
      </w:del>
      <w:ins w:id="2474" w:author="Edu Fisica" w:date="2026-05-16T07:13:00Z">
        <w:r w:rsidRPr="00FF4F12">
          <w:rPr>
            <w:rFonts w:eastAsia="Times New Roman" w:cs="Times New Roman"/>
            <w:color w:val="000000"/>
            <w:szCs w:val="24"/>
            <w:lang w:val="es-CO"/>
          </w:rPr>
          <w:t>a</w:t>
        </w:r>
        <w:r w:rsidR="00D61AE7">
          <w:rPr>
            <w:rFonts w:eastAsia="Times New Roman" w:cs="Times New Roman"/>
            <w:color w:val="000000"/>
            <w:szCs w:val="24"/>
            <w:lang w:val="es-CO"/>
          </w:rPr>
          <w:t>l centro recreacional “</w:t>
        </w:r>
      </w:ins>
      <w:r w:rsidRPr="00FF4F12">
        <w:rPr>
          <w:rFonts w:eastAsia="Times New Roman" w:cs="Times New Roman"/>
          <w:color w:val="000000"/>
          <w:szCs w:val="24"/>
          <w:lang w:val="es-CO"/>
        </w:rPr>
        <w:t>El Carrizal</w:t>
      </w:r>
      <w:ins w:id="2475" w:author="Edu Fisica" w:date="2026-05-16T07:13:00Z">
        <w:r w:rsidR="00D61AE7">
          <w:rPr>
            <w:rFonts w:eastAsia="Times New Roman" w:cs="Times New Roman"/>
            <w:color w:val="000000"/>
            <w:szCs w:val="24"/>
            <w:lang w:val="es-CO"/>
          </w:rPr>
          <w:t>” (figura 18), la cual</w:t>
        </w:r>
      </w:ins>
      <w:r w:rsidRPr="00FF4F12">
        <w:rPr>
          <w:rFonts w:eastAsia="Times New Roman" w:cs="Times New Roman"/>
          <w:color w:val="000000"/>
          <w:szCs w:val="24"/>
          <w:lang w:val="es-CO"/>
        </w:rPr>
        <w:t xml:space="preserve"> se constituyó en una estrategia pedagógica orientada a fortalecer la convivencia escolar a través de la integración familiar, el trabajo colaborativo y la interacción en contextos no formales. Esta experiencia se desarrolló en el complejo turístico El Carrizal, e implicó un proceso organizativo previo que favoreció la participación activa de los padres de familia y estudiantes.</w:t>
      </w:r>
    </w:p>
    <w:p w14:paraId="48D43C36" w14:textId="21F5FB14" w:rsidR="00143231" w:rsidRDefault="00B776BF" w:rsidP="00B776BF">
      <w:pPr>
        <w:pStyle w:val="Descripcin"/>
        <w:keepNext/>
        <w:jc w:val="both"/>
        <w:rPr>
          <w:sz w:val="20"/>
          <w:rPrChange w:id="2476" w:author="Edu Fisica" w:date="2026-05-16T07:13:00Z">
            <w:rPr>
              <w:sz w:val="24"/>
            </w:rPr>
          </w:rPrChange>
        </w:rPr>
      </w:pPr>
      <w:bookmarkStart w:id="2477" w:name="_Toc227606257"/>
      <w:bookmarkStart w:id="2478" w:name="_Toc227682428"/>
      <w:bookmarkStart w:id="2479" w:name="_Toc229133590"/>
      <w:bookmarkStart w:id="2480" w:name="_Hlk227273566"/>
      <w:bookmarkStart w:id="2481" w:name="_Toc227692937"/>
      <w:r w:rsidRPr="00D61AE7">
        <w:rPr>
          <w:sz w:val="20"/>
          <w:rPrChange w:id="2482" w:author="Edu Fisica" w:date="2026-05-16T07:13:00Z">
            <w:rPr>
              <w:sz w:val="24"/>
            </w:rPr>
          </w:rPrChange>
        </w:rPr>
        <w:t xml:space="preserve">Figura  </w:t>
      </w:r>
      <w:r w:rsidRPr="00D61AE7">
        <w:rPr>
          <w:sz w:val="20"/>
          <w:rPrChange w:id="2483" w:author="Edu Fisica" w:date="2026-05-16T07:13:00Z">
            <w:rPr>
              <w:sz w:val="24"/>
            </w:rPr>
          </w:rPrChange>
        </w:rPr>
        <w:fldChar w:fldCharType="begin"/>
      </w:r>
      <w:r w:rsidRPr="00D61AE7">
        <w:rPr>
          <w:sz w:val="20"/>
          <w:rPrChange w:id="2484" w:author="Edu Fisica" w:date="2026-05-16T07:13:00Z">
            <w:rPr>
              <w:sz w:val="24"/>
            </w:rPr>
          </w:rPrChange>
        </w:rPr>
        <w:instrText xml:space="preserve"> SEQ Figura_ \* ARABIC </w:instrText>
      </w:r>
      <w:r w:rsidRPr="00D61AE7">
        <w:rPr>
          <w:sz w:val="20"/>
          <w:rPrChange w:id="2485" w:author="Edu Fisica" w:date="2026-05-16T07:13:00Z">
            <w:rPr>
              <w:sz w:val="24"/>
            </w:rPr>
          </w:rPrChange>
        </w:rPr>
        <w:fldChar w:fldCharType="separate"/>
      </w:r>
      <w:r w:rsidR="0068461A" w:rsidRPr="00D61AE7">
        <w:rPr>
          <w:sz w:val="20"/>
          <w:rPrChange w:id="2486" w:author="Edu Fisica" w:date="2026-05-16T07:13:00Z">
            <w:rPr>
              <w:sz w:val="24"/>
            </w:rPr>
          </w:rPrChange>
        </w:rPr>
        <w:t>18</w:t>
      </w:r>
      <w:r w:rsidRPr="00D61AE7">
        <w:rPr>
          <w:sz w:val="20"/>
          <w:rPrChange w:id="2487" w:author="Edu Fisica" w:date="2026-05-16T07:13:00Z">
            <w:rPr>
              <w:sz w:val="24"/>
            </w:rPr>
          </w:rPrChange>
        </w:rPr>
        <w:fldChar w:fldCharType="end"/>
      </w:r>
      <w:r w:rsidRPr="00D61AE7">
        <w:rPr>
          <w:sz w:val="20"/>
          <w:rPrChange w:id="2488" w:author="Edu Fisica" w:date="2026-05-16T07:13:00Z">
            <w:rPr>
              <w:sz w:val="24"/>
            </w:rPr>
          </w:rPrChange>
        </w:rPr>
        <w:t xml:space="preserve"> </w:t>
      </w:r>
      <w:del w:id="2489" w:author="Edu Fisica" w:date="2026-05-16T07:13:00Z">
        <w:r w:rsidRPr="00FF4F12">
          <w:rPr>
            <w:rFonts w:cs="Times New Roman"/>
            <w:sz w:val="24"/>
            <w:szCs w:val="24"/>
          </w:rPr>
          <w:delText>Convivencia al carrizal - Grado 6-1</w:delText>
        </w:r>
      </w:del>
      <w:bookmarkEnd w:id="2481"/>
    </w:p>
    <w:p w14:paraId="3253F4D0" w14:textId="38EBCAEA" w:rsidR="00B776BF" w:rsidRPr="00D61AE7" w:rsidRDefault="00B776BF" w:rsidP="00B776BF">
      <w:pPr>
        <w:pStyle w:val="Descripcin"/>
        <w:keepNext/>
        <w:jc w:val="both"/>
        <w:rPr>
          <w:ins w:id="2490" w:author="Edu Fisica" w:date="2026-05-16T07:13:00Z"/>
          <w:rFonts w:cs="Times New Roman"/>
          <w:sz w:val="20"/>
          <w:szCs w:val="20"/>
        </w:rPr>
      </w:pPr>
      <w:ins w:id="2491" w:author="Edu Fisica" w:date="2026-05-16T07:13:00Z">
        <w:r w:rsidRPr="00D61AE7">
          <w:rPr>
            <w:rFonts w:cs="Times New Roman"/>
            <w:sz w:val="20"/>
            <w:szCs w:val="20"/>
          </w:rPr>
          <w:t>Convivencia al carrizal - Grado 6-1</w:t>
        </w:r>
        <w:bookmarkEnd w:id="2477"/>
        <w:bookmarkEnd w:id="2478"/>
        <w:bookmarkEnd w:id="2479"/>
      </w:ins>
    </w:p>
    <w:bookmarkEnd w:id="2480"/>
    <w:p w14:paraId="59E39565" w14:textId="77777777" w:rsidR="00B776BF" w:rsidRPr="00FF4F12" w:rsidRDefault="00B776BF" w:rsidP="00B776BF">
      <w:pPr>
        <w:jc w:val="center"/>
        <w:rPr>
          <w:rFonts w:eastAsia="Times New Roman" w:cs="Times New Roman"/>
          <w:color w:val="000000"/>
          <w:szCs w:val="24"/>
          <w:lang w:val="es-CO"/>
        </w:rPr>
      </w:pPr>
      <w:r w:rsidRPr="00FF4F12">
        <w:rPr>
          <w:rFonts w:eastAsia="Times New Roman" w:cs="Times New Roman"/>
          <w:noProof/>
          <w:szCs w:val="24"/>
          <w:lang w:val="es-CO"/>
        </w:rPr>
        <w:drawing>
          <wp:inline distT="0" distB="0" distL="0" distR="0" wp14:anchorId="5EEFD78D" wp14:editId="322D3169">
            <wp:extent cx="4015740" cy="3448229"/>
            <wp:effectExtent l="0" t="0" r="3810" b="0"/>
            <wp:docPr id="1740932545" name="Imagen 1740932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022283" cy="3453847"/>
                    </a:xfrm>
                    <a:prstGeom prst="rect">
                      <a:avLst/>
                    </a:prstGeom>
                  </pic:spPr>
                </pic:pic>
              </a:graphicData>
            </a:graphic>
          </wp:inline>
        </w:drawing>
      </w:r>
    </w:p>
    <w:p w14:paraId="74AE0495" w14:textId="77777777" w:rsidR="00B776BF" w:rsidRPr="004D5903" w:rsidRDefault="00B776BF" w:rsidP="00B776BF">
      <w:pPr>
        <w:jc w:val="center"/>
        <w:rPr>
          <w:del w:id="2492" w:author="Edu Fisica" w:date="2026-05-16T07:13:00Z"/>
          <w:rFonts w:eastAsia="Times New Roman" w:cs="Times New Roman"/>
          <w:color w:val="FF0000"/>
          <w:szCs w:val="24"/>
          <w:lang w:val="es-CO"/>
        </w:rPr>
      </w:pPr>
      <w:del w:id="2493" w:author="Edu Fisica" w:date="2026-05-16T07:13:00Z">
        <w:r w:rsidRPr="004D5903">
          <w:rPr>
            <w:rFonts w:eastAsia="Times New Roman" w:cs="Times New Roman"/>
            <w:color w:val="FF0000"/>
            <w:szCs w:val="24"/>
            <w:lang w:val="es-CO"/>
          </w:rPr>
          <w:delText>Imagen del autor</w:delText>
        </w:r>
      </w:del>
    </w:p>
    <w:p w14:paraId="0AE728A0" w14:textId="471AE01B" w:rsidR="00B776BF" w:rsidRPr="00D61AE7" w:rsidRDefault="00D61AE7" w:rsidP="00D61AE7">
      <w:pPr>
        <w:rPr>
          <w:ins w:id="2494" w:author="Edu Fisica" w:date="2026-05-16T07:13:00Z"/>
          <w:rFonts w:eastAsia="Times New Roman" w:cs="Times New Roman"/>
          <w:sz w:val="20"/>
          <w:szCs w:val="20"/>
          <w:lang w:val="es-CO"/>
        </w:rPr>
      </w:pPr>
      <w:ins w:id="2495" w:author="Edu Fisica" w:date="2026-05-16T07:13:00Z">
        <w:r w:rsidRPr="00D61AE7">
          <w:rPr>
            <w:rFonts w:eastAsia="Times New Roman" w:cs="Times New Roman"/>
            <w:i/>
            <w:iCs/>
            <w:sz w:val="20"/>
            <w:szCs w:val="20"/>
            <w:lang w:val="es-CO"/>
          </w:rPr>
          <w:t>Nota.</w:t>
        </w:r>
        <w:r w:rsidRPr="00D61AE7">
          <w:rPr>
            <w:rFonts w:eastAsia="Times New Roman" w:cs="Times New Roman"/>
            <w:sz w:val="20"/>
            <w:szCs w:val="20"/>
            <w:lang w:val="es-CO"/>
          </w:rPr>
          <w:t xml:space="preserve"> Elaboración propia, registro fotográfico grado 6-1 </w:t>
        </w:r>
      </w:ins>
    </w:p>
    <w:p w14:paraId="610E28F0" w14:textId="52F2AB8F" w:rsidR="00B776BF" w:rsidRPr="00FF4F12" w:rsidRDefault="00B776BF" w:rsidP="00B776BF">
      <w:pPr>
        <w:jc w:val="both"/>
        <w:rPr>
          <w:rFonts w:eastAsia="Times New Roman" w:cs="Times New Roman"/>
          <w:szCs w:val="24"/>
          <w:lang w:val="es-CO"/>
        </w:rPr>
      </w:pPr>
      <w:r w:rsidRPr="00FF4F12">
        <w:rPr>
          <w:rFonts w:eastAsia="Times New Roman" w:cs="Times New Roman"/>
          <w:color w:val="000000"/>
          <w:szCs w:val="24"/>
          <w:lang w:val="es-CO"/>
        </w:rPr>
        <w:t>En la fase de planeación, se evidenció un alto nivel de corresponsabilidad por parte de las familias, quienes participaron en la gestión del transporte, asegurando el cumplimiento de los requisitos legales y logísticos necesarios. La organización de los grupos de viaje respondió tanto a criterios normativos como a dinámicas sociales propias del contexto rural, donde predominan relaciones de cercanía, parentesco y vecindad</w:t>
      </w:r>
      <w:del w:id="2496" w:author="Edu Fisica" w:date="2026-05-16T07:13:00Z">
        <w:r w:rsidRPr="00FF4F12">
          <w:rPr>
            <w:rFonts w:eastAsia="Times New Roman" w:cs="Times New Roman"/>
            <w:color w:val="000000"/>
            <w:szCs w:val="24"/>
            <w:lang w:val="es-CO"/>
          </w:rPr>
          <w:delText>.</w:delText>
        </w:r>
      </w:del>
      <w:ins w:id="2497" w:author="Edu Fisica" w:date="2026-05-16T07:13:00Z">
        <w:r w:rsidR="00D61AE7">
          <w:rPr>
            <w:rFonts w:eastAsia="Times New Roman" w:cs="Times New Roman"/>
            <w:color w:val="000000"/>
            <w:szCs w:val="24"/>
            <w:lang w:val="es-CO"/>
          </w:rPr>
          <w:t xml:space="preserve"> (figura 19)</w:t>
        </w:r>
        <w:r w:rsidRPr="00FF4F12">
          <w:rPr>
            <w:rFonts w:eastAsia="Times New Roman" w:cs="Times New Roman"/>
            <w:color w:val="000000"/>
            <w:szCs w:val="24"/>
            <w:lang w:val="es-CO"/>
          </w:rPr>
          <w:t>.</w:t>
        </w:r>
      </w:ins>
      <w:r w:rsidRPr="00FF4F12">
        <w:rPr>
          <w:rFonts w:eastAsia="Times New Roman" w:cs="Times New Roman"/>
          <w:color w:val="000000"/>
          <w:szCs w:val="24"/>
          <w:lang w:val="es-CO"/>
        </w:rPr>
        <w:t xml:space="preserve"> Este aspecto permitió reconocer la importancia de los vínculos comunitarios como base para la construcción de ambientes de confianza y apoyo mutuo.</w:t>
      </w:r>
    </w:p>
    <w:p w14:paraId="77455C78" w14:textId="77777777" w:rsidR="00B776BF" w:rsidRPr="00FF4F12" w:rsidRDefault="00B776BF" w:rsidP="00B776BF">
      <w:pPr>
        <w:spacing w:after="240" w:line="240" w:lineRule="auto"/>
        <w:ind w:firstLine="0"/>
        <w:jc w:val="center"/>
        <w:rPr>
          <w:rFonts w:cs="Times New Roman"/>
          <w:szCs w:val="24"/>
        </w:rPr>
      </w:pPr>
    </w:p>
    <w:p w14:paraId="33184487" w14:textId="42AC6849" w:rsidR="00143231" w:rsidRDefault="00B776BF" w:rsidP="00B776BF">
      <w:pPr>
        <w:pStyle w:val="Descripcin"/>
        <w:keepNext/>
        <w:rPr>
          <w:sz w:val="20"/>
          <w:rPrChange w:id="2498" w:author="Edu Fisica" w:date="2026-05-16T07:13:00Z">
            <w:rPr>
              <w:sz w:val="24"/>
            </w:rPr>
          </w:rPrChange>
        </w:rPr>
      </w:pPr>
      <w:bookmarkStart w:id="2499" w:name="_Toc227606258"/>
      <w:bookmarkStart w:id="2500" w:name="_Toc227682429"/>
      <w:bookmarkStart w:id="2501" w:name="_Toc229133591"/>
      <w:bookmarkStart w:id="2502" w:name="_Hlk227273645"/>
      <w:bookmarkStart w:id="2503" w:name="_Toc227692938"/>
      <w:r w:rsidRPr="00D61AE7">
        <w:rPr>
          <w:sz w:val="20"/>
          <w:rPrChange w:id="2504" w:author="Edu Fisica" w:date="2026-05-16T07:13:00Z">
            <w:rPr>
              <w:sz w:val="24"/>
            </w:rPr>
          </w:rPrChange>
        </w:rPr>
        <w:t xml:space="preserve">Figura  </w:t>
      </w:r>
      <w:r w:rsidRPr="00D61AE7">
        <w:rPr>
          <w:sz w:val="20"/>
          <w:rPrChange w:id="2505" w:author="Edu Fisica" w:date="2026-05-16T07:13:00Z">
            <w:rPr>
              <w:sz w:val="24"/>
            </w:rPr>
          </w:rPrChange>
        </w:rPr>
        <w:fldChar w:fldCharType="begin"/>
      </w:r>
      <w:r w:rsidRPr="00D61AE7">
        <w:rPr>
          <w:sz w:val="20"/>
          <w:rPrChange w:id="2506" w:author="Edu Fisica" w:date="2026-05-16T07:13:00Z">
            <w:rPr>
              <w:sz w:val="24"/>
            </w:rPr>
          </w:rPrChange>
        </w:rPr>
        <w:instrText xml:space="preserve"> SEQ Figura_ \* ARABIC </w:instrText>
      </w:r>
      <w:r w:rsidRPr="00D61AE7">
        <w:rPr>
          <w:sz w:val="20"/>
          <w:rPrChange w:id="2507" w:author="Edu Fisica" w:date="2026-05-16T07:13:00Z">
            <w:rPr>
              <w:sz w:val="24"/>
            </w:rPr>
          </w:rPrChange>
        </w:rPr>
        <w:fldChar w:fldCharType="separate"/>
      </w:r>
      <w:r w:rsidR="0068461A" w:rsidRPr="00D61AE7">
        <w:rPr>
          <w:sz w:val="20"/>
          <w:rPrChange w:id="2508" w:author="Edu Fisica" w:date="2026-05-16T07:13:00Z">
            <w:rPr>
              <w:sz w:val="24"/>
            </w:rPr>
          </w:rPrChange>
        </w:rPr>
        <w:t>19</w:t>
      </w:r>
      <w:r w:rsidRPr="00D61AE7">
        <w:rPr>
          <w:sz w:val="20"/>
          <w:rPrChange w:id="2509" w:author="Edu Fisica" w:date="2026-05-16T07:13:00Z">
            <w:rPr>
              <w:sz w:val="24"/>
            </w:rPr>
          </w:rPrChange>
        </w:rPr>
        <w:fldChar w:fldCharType="end"/>
      </w:r>
      <w:r w:rsidRPr="00D61AE7">
        <w:rPr>
          <w:sz w:val="20"/>
          <w:rPrChange w:id="2510" w:author="Edu Fisica" w:date="2026-05-16T07:13:00Z">
            <w:rPr>
              <w:sz w:val="24"/>
            </w:rPr>
          </w:rPrChange>
        </w:rPr>
        <w:t xml:space="preserve"> </w:t>
      </w:r>
      <w:moveFromRangeStart w:id="2511" w:author="Edu Fisica" w:date="2026-05-16T07:13:00Z" w:name="move229808012"/>
      <w:moveFrom w:id="2512" w:author="Edu Fisica" w:date="2026-05-16T07:13:00Z">
        <w:r w:rsidRPr="00D61AE7">
          <w:rPr>
            <w:sz w:val="20"/>
            <w:rPrChange w:id="2513" w:author="Edu Fisica" w:date="2026-05-16T07:13:00Z">
              <w:rPr>
                <w:sz w:val="24"/>
              </w:rPr>
            </w:rPrChange>
          </w:rPr>
          <w:t>Organización grupos de transporte - Grado 6-1</w:t>
        </w:r>
      </w:moveFrom>
      <w:bookmarkEnd w:id="2503"/>
      <w:moveFromRangeEnd w:id="2511"/>
    </w:p>
    <w:p w14:paraId="3AF96D44" w14:textId="1116CF38" w:rsidR="00B776BF" w:rsidRPr="00D61AE7" w:rsidRDefault="00B776BF" w:rsidP="00B776BF">
      <w:pPr>
        <w:pStyle w:val="Descripcin"/>
        <w:keepNext/>
        <w:rPr>
          <w:ins w:id="2514" w:author="Edu Fisica" w:date="2026-05-16T07:13:00Z"/>
          <w:rFonts w:cs="Times New Roman"/>
          <w:sz w:val="20"/>
          <w:szCs w:val="20"/>
        </w:rPr>
      </w:pPr>
      <w:moveToRangeStart w:id="2515" w:author="Edu Fisica" w:date="2026-05-16T07:13:00Z" w:name="move229808012"/>
      <w:moveTo w:id="2516" w:author="Edu Fisica" w:date="2026-05-16T07:13:00Z">
        <w:r w:rsidRPr="00D61AE7">
          <w:rPr>
            <w:sz w:val="20"/>
            <w:rPrChange w:id="2517" w:author="Edu Fisica" w:date="2026-05-16T07:13:00Z">
              <w:rPr>
                <w:sz w:val="24"/>
              </w:rPr>
            </w:rPrChange>
          </w:rPr>
          <w:t>Organización grupos de transporte - Grado 6-1</w:t>
        </w:r>
      </w:moveTo>
      <w:bookmarkEnd w:id="2499"/>
      <w:bookmarkEnd w:id="2500"/>
      <w:bookmarkEnd w:id="2501"/>
      <w:moveToRangeEnd w:id="2515"/>
    </w:p>
    <w:bookmarkEnd w:id="2502"/>
    <w:p w14:paraId="0DE1A558" w14:textId="77777777" w:rsidR="00B776BF" w:rsidRPr="00FF4F12" w:rsidRDefault="00B776BF" w:rsidP="00B776BF">
      <w:pPr>
        <w:spacing w:after="240" w:line="240" w:lineRule="auto"/>
        <w:ind w:firstLine="0"/>
        <w:jc w:val="center"/>
        <w:rPr>
          <w:rFonts w:eastAsia="Times New Roman" w:cs="Times New Roman"/>
          <w:szCs w:val="24"/>
          <w:lang w:val="es-CO"/>
        </w:rPr>
      </w:pPr>
      <w:r w:rsidRPr="00FF4F12">
        <w:rPr>
          <w:rFonts w:cs="Times New Roman"/>
          <w:noProof/>
          <w:szCs w:val="24"/>
          <w:lang w:val="es-CO"/>
        </w:rPr>
        <w:drawing>
          <wp:inline distT="0" distB="0" distL="0" distR="0" wp14:anchorId="0ACD6649" wp14:editId="04D9A988">
            <wp:extent cx="5135880" cy="2706826"/>
            <wp:effectExtent l="0" t="0" r="7620" b="0"/>
            <wp:docPr id="1740932546" name="Imagen 1740932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45433" cy="2711861"/>
                    </a:xfrm>
                    <a:prstGeom prst="rect">
                      <a:avLst/>
                    </a:prstGeom>
                    <a:noFill/>
                    <a:ln>
                      <a:noFill/>
                    </a:ln>
                  </pic:spPr>
                </pic:pic>
              </a:graphicData>
            </a:graphic>
          </wp:inline>
        </w:drawing>
      </w:r>
      <w:r w:rsidRPr="00FF4F12">
        <w:rPr>
          <w:rFonts w:eastAsia="Times New Roman" w:cs="Times New Roman"/>
          <w:szCs w:val="24"/>
          <w:lang w:val="es-CO"/>
        </w:rPr>
        <w:br/>
      </w:r>
    </w:p>
    <w:p w14:paraId="6B29A277" w14:textId="77777777" w:rsidR="004C6699" w:rsidRDefault="00B776BF" w:rsidP="00B776BF">
      <w:pPr>
        <w:spacing w:after="240"/>
        <w:ind w:firstLine="708"/>
        <w:jc w:val="both"/>
        <w:rPr>
          <w:del w:id="2518" w:author="Edu Fisica" w:date="2026-05-16T07:13:00Z"/>
          <w:rFonts w:eastAsia="Times New Roman" w:cs="Times New Roman"/>
          <w:color w:val="FF0000"/>
          <w:szCs w:val="24"/>
          <w:lang w:val="es-CO"/>
        </w:rPr>
      </w:pPr>
      <w:r w:rsidRPr="00143231">
        <w:rPr>
          <w:i/>
          <w:sz w:val="20"/>
          <w:lang w:val="es-CO"/>
          <w:rPrChange w:id="2519" w:author="Edu Fisica" w:date="2026-05-16T07:13:00Z">
            <w:rPr>
              <w:i/>
              <w:color w:val="FF0000"/>
              <w:lang w:val="es-CO"/>
            </w:rPr>
          </w:rPrChange>
        </w:rPr>
        <w:t>Nota</w:t>
      </w:r>
      <w:del w:id="2520" w:author="Edu Fisica" w:date="2026-05-16T07:13:00Z">
        <w:r w:rsidRPr="004D5903">
          <w:rPr>
            <w:rFonts w:eastAsia="Times New Roman" w:cs="Times New Roman"/>
            <w:i/>
            <w:iCs/>
            <w:color w:val="FF0000"/>
            <w:szCs w:val="24"/>
            <w:lang w:val="es-CO"/>
          </w:rPr>
          <w:delText>:</w:delText>
        </w:r>
        <w:r w:rsidRPr="004D5903">
          <w:rPr>
            <w:rFonts w:eastAsia="Times New Roman" w:cs="Times New Roman"/>
            <w:color w:val="FF0000"/>
            <w:szCs w:val="24"/>
            <w:lang w:val="es-CO"/>
          </w:rPr>
          <w:delText xml:space="preserve"> </w:delText>
        </w:r>
        <w:r w:rsidR="004C6699">
          <w:rPr>
            <w:rFonts w:eastAsia="Times New Roman" w:cs="Times New Roman"/>
            <w:color w:val="FF0000"/>
            <w:szCs w:val="24"/>
            <w:lang w:val="es-CO"/>
          </w:rPr>
          <w:delText>…</w:delText>
        </w:r>
      </w:del>
    </w:p>
    <w:p w14:paraId="2490DA11" w14:textId="1F4332DD" w:rsidR="00B776BF" w:rsidRPr="00D61AE7" w:rsidRDefault="00B776BF" w:rsidP="00B776BF">
      <w:pPr>
        <w:spacing w:after="240"/>
        <w:ind w:firstLine="708"/>
        <w:jc w:val="both"/>
        <w:rPr>
          <w:color w:val="000000"/>
          <w:sz w:val="20"/>
          <w:lang w:val="es-CO"/>
          <w:rPrChange w:id="2521" w:author="Edu Fisica" w:date="2026-05-16T07:13:00Z">
            <w:rPr>
              <w:color w:val="000000"/>
              <w:lang w:val="es-CO"/>
            </w:rPr>
          </w:rPrChange>
        </w:rPr>
      </w:pPr>
      <w:del w:id="2522" w:author="Edu Fisica" w:date="2026-05-16T07:13:00Z">
        <w:r w:rsidRPr="00FF4F12">
          <w:rPr>
            <w:rFonts w:eastAsia="Times New Roman" w:cs="Times New Roman"/>
            <w:color w:val="000000"/>
            <w:szCs w:val="24"/>
            <w:lang w:val="es-CO"/>
          </w:rPr>
          <w:delText>En las tablas se evidencia la organización</w:delText>
        </w:r>
      </w:del>
      <w:ins w:id="2523" w:author="Edu Fisica" w:date="2026-05-16T07:13:00Z">
        <w:r w:rsidR="00D61AE7" w:rsidRPr="00143231">
          <w:rPr>
            <w:rFonts w:eastAsia="Times New Roman" w:cs="Times New Roman"/>
            <w:i/>
            <w:iCs/>
            <w:sz w:val="20"/>
            <w:szCs w:val="20"/>
            <w:lang w:val="es-CO"/>
          </w:rPr>
          <w:t>.</w:t>
        </w:r>
        <w:r w:rsidRPr="00143231">
          <w:rPr>
            <w:rFonts w:eastAsia="Times New Roman" w:cs="Times New Roman"/>
            <w:sz w:val="20"/>
            <w:szCs w:val="20"/>
            <w:lang w:val="es-CO"/>
          </w:rPr>
          <w:t xml:space="preserve"> E</w:t>
        </w:r>
        <w:r w:rsidR="00D61AE7" w:rsidRPr="00143231">
          <w:rPr>
            <w:rFonts w:eastAsia="Times New Roman" w:cs="Times New Roman"/>
            <w:sz w:val="20"/>
            <w:szCs w:val="20"/>
            <w:lang w:val="es-CO"/>
          </w:rPr>
          <w:t xml:space="preserve">laboración </w:t>
        </w:r>
        <w:r w:rsidR="00D61AE7">
          <w:rPr>
            <w:rFonts w:eastAsia="Times New Roman" w:cs="Times New Roman"/>
            <w:color w:val="000000"/>
            <w:sz w:val="20"/>
            <w:szCs w:val="20"/>
            <w:lang w:val="es-CO"/>
          </w:rPr>
          <w:t>propia. O</w:t>
        </w:r>
        <w:r w:rsidRPr="00D61AE7">
          <w:rPr>
            <w:rFonts w:eastAsia="Times New Roman" w:cs="Times New Roman"/>
            <w:color w:val="000000"/>
            <w:sz w:val="20"/>
            <w:szCs w:val="20"/>
            <w:lang w:val="es-CO"/>
          </w:rPr>
          <w:t>rganización</w:t>
        </w:r>
      </w:ins>
      <w:r w:rsidRPr="00D61AE7">
        <w:rPr>
          <w:color w:val="000000"/>
          <w:sz w:val="20"/>
          <w:lang w:val="es-CO"/>
          <w:rPrChange w:id="2524" w:author="Edu Fisica" w:date="2026-05-16T07:13:00Z">
            <w:rPr>
              <w:color w:val="000000"/>
              <w:lang w:val="es-CO"/>
            </w:rPr>
          </w:rPrChange>
        </w:rPr>
        <w:t xml:space="preserve"> de estudiantes, padres y acompañantes </w:t>
      </w:r>
      <w:del w:id="2525" w:author="Edu Fisica" w:date="2026-05-16T07:13:00Z">
        <w:r w:rsidRPr="00FF4F12">
          <w:rPr>
            <w:rFonts w:eastAsia="Times New Roman" w:cs="Times New Roman"/>
            <w:color w:val="000000"/>
            <w:szCs w:val="24"/>
            <w:lang w:val="es-CO"/>
          </w:rPr>
          <w:delText>para la</w:delText>
        </w:r>
      </w:del>
      <w:ins w:id="2526" w:author="Edu Fisica" w:date="2026-05-16T07:13:00Z">
        <w:r w:rsidR="00D61AE7">
          <w:rPr>
            <w:rFonts w:eastAsia="Times New Roman" w:cs="Times New Roman"/>
            <w:color w:val="000000"/>
            <w:sz w:val="20"/>
            <w:szCs w:val="20"/>
            <w:lang w:val="es-CO"/>
          </w:rPr>
          <w:t>-</w:t>
        </w:r>
      </w:ins>
      <w:r w:rsidRPr="00D61AE7">
        <w:rPr>
          <w:color w:val="000000"/>
          <w:sz w:val="20"/>
          <w:lang w:val="es-CO"/>
          <w:rPrChange w:id="2527" w:author="Edu Fisica" w:date="2026-05-16T07:13:00Z">
            <w:rPr>
              <w:color w:val="000000"/>
              <w:lang w:val="es-CO"/>
            </w:rPr>
          </w:rPrChange>
        </w:rPr>
        <w:t xml:space="preserve"> ubicación en el transporte contratado para la convivencia programada </w:t>
      </w:r>
      <w:del w:id="2528" w:author="Edu Fisica" w:date="2026-05-16T07:13:00Z">
        <w:r w:rsidRPr="00FF4F12">
          <w:rPr>
            <w:rFonts w:eastAsia="Times New Roman" w:cs="Times New Roman"/>
            <w:color w:val="000000"/>
            <w:szCs w:val="24"/>
            <w:lang w:val="es-CO"/>
          </w:rPr>
          <w:delText>al</w:delText>
        </w:r>
      </w:del>
      <w:ins w:id="2529" w:author="Edu Fisica" w:date="2026-05-16T07:13:00Z">
        <w:r w:rsidRPr="00D61AE7">
          <w:rPr>
            <w:rFonts w:eastAsia="Times New Roman" w:cs="Times New Roman"/>
            <w:color w:val="000000"/>
            <w:sz w:val="20"/>
            <w:szCs w:val="20"/>
            <w:lang w:val="es-CO"/>
          </w:rPr>
          <w:t>a</w:t>
        </w:r>
        <w:r w:rsidR="00D61AE7">
          <w:rPr>
            <w:rFonts w:eastAsia="Times New Roman" w:cs="Times New Roman"/>
            <w:color w:val="000000"/>
            <w:sz w:val="20"/>
            <w:szCs w:val="20"/>
            <w:lang w:val="es-CO"/>
          </w:rPr>
          <w:t xml:space="preserve"> “E</w:t>
        </w:r>
        <w:r w:rsidRPr="00D61AE7">
          <w:rPr>
            <w:rFonts w:eastAsia="Times New Roman" w:cs="Times New Roman"/>
            <w:color w:val="000000"/>
            <w:sz w:val="20"/>
            <w:szCs w:val="20"/>
            <w:lang w:val="es-CO"/>
          </w:rPr>
          <w:t>l</w:t>
        </w:r>
      </w:ins>
      <w:r w:rsidRPr="00D61AE7">
        <w:rPr>
          <w:color w:val="000000"/>
          <w:sz w:val="20"/>
          <w:lang w:val="es-CO"/>
          <w:rPrChange w:id="2530" w:author="Edu Fisica" w:date="2026-05-16T07:13:00Z">
            <w:rPr>
              <w:color w:val="000000"/>
              <w:lang w:val="es-CO"/>
            </w:rPr>
          </w:rPrChange>
        </w:rPr>
        <w:t xml:space="preserve"> Carrizal</w:t>
      </w:r>
      <w:ins w:id="2531" w:author="Edu Fisica" w:date="2026-05-16T07:13:00Z">
        <w:r w:rsidR="00D61AE7">
          <w:rPr>
            <w:rFonts w:eastAsia="Times New Roman" w:cs="Times New Roman"/>
            <w:color w:val="000000"/>
            <w:sz w:val="20"/>
            <w:szCs w:val="20"/>
            <w:lang w:val="es-CO"/>
          </w:rPr>
          <w:t>”</w:t>
        </w:r>
      </w:ins>
      <w:r w:rsidRPr="00D61AE7">
        <w:rPr>
          <w:color w:val="000000"/>
          <w:sz w:val="20"/>
          <w:lang w:val="es-CO"/>
          <w:rPrChange w:id="2532" w:author="Edu Fisica" w:date="2026-05-16T07:13:00Z">
            <w:rPr>
              <w:color w:val="000000"/>
              <w:lang w:val="es-CO"/>
            </w:rPr>
          </w:rPrChange>
        </w:rPr>
        <w:t xml:space="preserve"> - Ecuador.</w:t>
      </w:r>
    </w:p>
    <w:p w14:paraId="640A8162" w14:textId="77777777" w:rsidR="00B776BF" w:rsidRPr="00FF4F12" w:rsidRDefault="00B776BF" w:rsidP="00B776BF">
      <w:pPr>
        <w:jc w:val="both"/>
        <w:rPr>
          <w:rFonts w:eastAsia="Times New Roman" w:cs="Times New Roman"/>
          <w:szCs w:val="24"/>
          <w:lang w:val="es-CO"/>
        </w:rPr>
      </w:pPr>
      <w:r w:rsidRPr="00FF4F12">
        <w:rPr>
          <w:rFonts w:eastAsia="Times New Roman" w:cs="Times New Roman"/>
          <w:color w:val="000000"/>
          <w:szCs w:val="24"/>
          <w:lang w:val="es-CO"/>
        </w:rPr>
        <w:t>Durante el desplazamiento, se presentó una situación imprevista relacionada con un presunto sobrecupo en los vehículos. Este hecho, lejos de generar conflicto, permitió evidenciar prácticas de mediación y resolución pacífica de situaciones tensas. La intervención solidaria de los padres de familia, quienes actuaron como mediadores ante las autoridades, refleja el desarrollo de habilidades sociales como el diálogo, la cooperación y la búsqueda de soluciones conjuntas, elementos fundamentales en la construcción de una cultura de paz.</w:t>
      </w:r>
    </w:p>
    <w:p w14:paraId="02128A2F" w14:textId="77777777" w:rsidR="00B776BF" w:rsidRPr="00FF4F12" w:rsidRDefault="00B776BF" w:rsidP="00B776BF">
      <w:pPr>
        <w:jc w:val="both"/>
        <w:rPr>
          <w:rFonts w:eastAsia="Times New Roman" w:cs="Times New Roman"/>
          <w:szCs w:val="24"/>
          <w:lang w:val="es-CO"/>
        </w:rPr>
      </w:pPr>
      <w:r w:rsidRPr="00FF4F12">
        <w:rPr>
          <w:rFonts w:eastAsia="Times New Roman" w:cs="Times New Roman"/>
          <w:color w:val="000000"/>
          <w:szCs w:val="24"/>
          <w:lang w:val="es-CO"/>
        </w:rPr>
        <w:t>Ya en el lugar de destino, surgieron nuevas dinámicas de interacción, particularmente en el ingreso al complejo, donde los participantes debían organizarse en parejas para acceder a beneficios económicos. Esta situación propició acuerdos espontáneos entre los asistentes, favoreciendo la inclusión y evitando la exclusión de quienes no contaban con acompañante inmediato. Este tipo de acciones evidencian procesos de empatía, solidaridad y toma de decisiones colectivas.</w:t>
      </w:r>
    </w:p>
    <w:p w14:paraId="1C4BF109" w14:textId="70031A08" w:rsidR="00B776BF" w:rsidRPr="00FF4F12" w:rsidRDefault="00B776BF" w:rsidP="00B776BF">
      <w:pPr>
        <w:jc w:val="both"/>
        <w:rPr>
          <w:rFonts w:eastAsia="Times New Roman" w:cs="Times New Roman"/>
          <w:szCs w:val="24"/>
          <w:lang w:val="es-CO"/>
        </w:rPr>
      </w:pPr>
      <w:r w:rsidRPr="00FF4F12">
        <w:rPr>
          <w:rFonts w:eastAsia="Times New Roman" w:cs="Times New Roman"/>
          <w:color w:val="000000"/>
          <w:szCs w:val="24"/>
          <w:lang w:val="es-CO"/>
        </w:rPr>
        <w:t>En los espacios recreativos, especialmente en la zona de piscinas y áreas verdes, se observaron comportamientos asociados al uso adecuado de los espacios compartidos. Los estudiantes establecieron acuerdos informales para el uso de los recursos, respetaron turnos y compartieron elementos personales, lo que da cuenta del fortalecimiento de habilidades como la autorregulación, el respeto por normas y la convivencia armónica</w:t>
      </w:r>
      <w:del w:id="2533" w:author="Edu Fisica" w:date="2026-05-16T07:13:00Z">
        <w:r w:rsidRPr="00FF4F12">
          <w:rPr>
            <w:rFonts w:eastAsia="Times New Roman" w:cs="Times New Roman"/>
            <w:color w:val="000000"/>
            <w:szCs w:val="24"/>
            <w:lang w:val="es-CO"/>
          </w:rPr>
          <w:delText>.</w:delText>
        </w:r>
      </w:del>
      <w:ins w:id="2534" w:author="Edu Fisica" w:date="2026-05-16T07:13:00Z">
        <w:r w:rsidR="00D61AE7">
          <w:rPr>
            <w:rFonts w:eastAsia="Times New Roman" w:cs="Times New Roman"/>
            <w:color w:val="000000"/>
            <w:szCs w:val="24"/>
            <w:lang w:val="es-CO"/>
          </w:rPr>
          <w:t xml:space="preserve"> (figura 18)</w:t>
        </w:r>
        <w:r w:rsidRPr="00FF4F12">
          <w:rPr>
            <w:rFonts w:eastAsia="Times New Roman" w:cs="Times New Roman"/>
            <w:color w:val="000000"/>
            <w:szCs w:val="24"/>
            <w:lang w:val="es-CO"/>
          </w:rPr>
          <w:t>.</w:t>
        </w:r>
      </w:ins>
      <w:r w:rsidRPr="00FF4F12">
        <w:rPr>
          <w:rFonts w:eastAsia="Times New Roman" w:cs="Times New Roman"/>
          <w:color w:val="000000"/>
          <w:szCs w:val="24"/>
          <w:lang w:val="es-CO"/>
        </w:rPr>
        <w:t xml:space="preserve"> Asimismo, el acompañamiento familiar permitió reforzar estos aprendizajes en un contexto vivencial.</w:t>
      </w:r>
    </w:p>
    <w:p w14:paraId="286AB672" w14:textId="77777777" w:rsidR="00B776BF" w:rsidRPr="00FF4F12" w:rsidRDefault="00B776BF" w:rsidP="00B776BF">
      <w:pPr>
        <w:jc w:val="both"/>
        <w:rPr>
          <w:rFonts w:eastAsia="Times New Roman" w:cs="Times New Roman"/>
          <w:szCs w:val="24"/>
          <w:lang w:val="es-CO"/>
        </w:rPr>
      </w:pPr>
      <w:r w:rsidRPr="00FF4F12">
        <w:rPr>
          <w:rFonts w:eastAsia="Times New Roman" w:cs="Times New Roman"/>
          <w:color w:val="000000"/>
          <w:szCs w:val="24"/>
          <w:lang w:val="es-CO"/>
        </w:rPr>
        <w:t>Un aspecto relevante se evidenció en las dinámicas económicas dentro del lugar, donde algunos estudiantes no contaban con los recursos suficientes para realizar compras. Frente a esta situación, emergieron prácticas solidarias entre pares, en las cuales se compartieron recursos para garantizar la participación equitativa de todos. Este comportamiento refleja valores como la equidad, la empatía y la inclusión, fundamentales en procesos educativos orientados a la paz.</w:t>
      </w:r>
    </w:p>
    <w:p w14:paraId="20E60B88" w14:textId="77777777" w:rsidR="00B776BF" w:rsidRPr="00FF4F12" w:rsidRDefault="00B776BF" w:rsidP="00B776BF">
      <w:pPr>
        <w:jc w:val="both"/>
        <w:rPr>
          <w:rFonts w:eastAsia="Times New Roman" w:cs="Times New Roman"/>
          <w:szCs w:val="24"/>
          <w:lang w:val="es-CO"/>
        </w:rPr>
      </w:pPr>
      <w:r w:rsidRPr="00FF4F12">
        <w:rPr>
          <w:rFonts w:eastAsia="Times New Roman" w:cs="Times New Roman"/>
          <w:color w:val="000000"/>
          <w:szCs w:val="24"/>
          <w:lang w:val="es-CO"/>
        </w:rPr>
        <w:t>La exploración de los diferentes espacios del complejo, incluyendo zonas ecológicas y recreativas, permitió también la interacción entre estudiantes con diferentes niveles de experiencia previa. Aquellos que conocían el lugar asumieron roles de guía, favoreciendo el aprendizaje colaborativo y el liderazgo positivo. Este tipo de interacciones contribuye al fortalecimiento de la autoestima, el sentido de pertenencia y la confianza grupal.</w:t>
      </w:r>
    </w:p>
    <w:p w14:paraId="34552B43" w14:textId="77777777" w:rsidR="00B776BF" w:rsidRPr="00FF4F12" w:rsidRDefault="00B776BF" w:rsidP="00B776BF">
      <w:pPr>
        <w:jc w:val="both"/>
        <w:rPr>
          <w:rFonts w:eastAsia="Times New Roman" w:cs="Times New Roman"/>
          <w:szCs w:val="24"/>
          <w:lang w:val="es-CO"/>
        </w:rPr>
      </w:pPr>
      <w:r w:rsidRPr="00FF4F12">
        <w:rPr>
          <w:rFonts w:eastAsia="Times New Roman" w:cs="Times New Roman"/>
          <w:color w:val="000000"/>
          <w:szCs w:val="24"/>
          <w:lang w:val="es-CO"/>
        </w:rPr>
        <w:t>Finalmente, las manifestaciones emocionales observadas al cierre de la actividad, caracterizadas por expresiones de alegría, satisfacción y el deseo de prolongar la experiencia como: “ha sido bonito profe”, “y nosotros bravos”, “no nos vamos todavía”, “¿Cuándo vamos a volver?”; dichas expresiones evidencian el impacto positivo de este tipo de estrategias en el clima socioemocional del grupo. La posterior visita al Santuario de Las Lajas permitió integrar también dimensiones culturales y espirituales, respetando la diversidad de creencias, dado que algunos participantes optaron por no ingresar, lo cual fue asumido con respeto por el grupo.</w:t>
      </w:r>
    </w:p>
    <w:p w14:paraId="63BD3725" w14:textId="420A8544" w:rsidR="00143231" w:rsidRDefault="00B776BF" w:rsidP="00B776BF">
      <w:pPr>
        <w:pStyle w:val="Descripcin"/>
        <w:keepNext/>
        <w:rPr>
          <w:sz w:val="20"/>
          <w:rPrChange w:id="2535" w:author="Edu Fisica" w:date="2026-05-16T07:13:00Z">
            <w:rPr>
              <w:sz w:val="24"/>
            </w:rPr>
          </w:rPrChange>
        </w:rPr>
      </w:pPr>
      <w:bookmarkStart w:id="2536" w:name="_Toc227605702"/>
      <w:bookmarkStart w:id="2537" w:name="_Toc229133611"/>
      <w:bookmarkStart w:id="2538" w:name="_Hlk227273686"/>
      <w:bookmarkStart w:id="2539" w:name="_Toc227692999"/>
      <w:r w:rsidRPr="00D61AE7">
        <w:rPr>
          <w:sz w:val="20"/>
          <w:rPrChange w:id="2540" w:author="Edu Fisica" w:date="2026-05-16T07:13:00Z">
            <w:rPr>
              <w:sz w:val="24"/>
            </w:rPr>
          </w:rPrChange>
        </w:rPr>
        <w:t xml:space="preserve">Tabla </w:t>
      </w:r>
      <w:r w:rsidRPr="00D61AE7">
        <w:rPr>
          <w:sz w:val="20"/>
          <w:rPrChange w:id="2541" w:author="Edu Fisica" w:date="2026-05-16T07:13:00Z">
            <w:rPr>
              <w:sz w:val="24"/>
            </w:rPr>
          </w:rPrChange>
        </w:rPr>
        <w:fldChar w:fldCharType="begin"/>
      </w:r>
      <w:r w:rsidRPr="00D61AE7">
        <w:rPr>
          <w:sz w:val="20"/>
          <w:rPrChange w:id="2542" w:author="Edu Fisica" w:date="2026-05-16T07:13:00Z">
            <w:rPr>
              <w:sz w:val="24"/>
            </w:rPr>
          </w:rPrChange>
        </w:rPr>
        <w:instrText xml:space="preserve"> SEQ Tabla \* ARABIC </w:instrText>
      </w:r>
      <w:r w:rsidRPr="00D61AE7">
        <w:rPr>
          <w:sz w:val="20"/>
          <w:rPrChange w:id="2543" w:author="Edu Fisica" w:date="2026-05-16T07:13:00Z">
            <w:rPr>
              <w:sz w:val="24"/>
            </w:rPr>
          </w:rPrChange>
        </w:rPr>
        <w:fldChar w:fldCharType="separate"/>
      </w:r>
      <w:r w:rsidR="0072781F" w:rsidRPr="00D61AE7">
        <w:rPr>
          <w:sz w:val="20"/>
          <w:rPrChange w:id="2544" w:author="Edu Fisica" w:date="2026-05-16T07:13:00Z">
            <w:rPr>
              <w:sz w:val="24"/>
            </w:rPr>
          </w:rPrChange>
        </w:rPr>
        <w:t>12</w:t>
      </w:r>
      <w:r w:rsidRPr="00D61AE7">
        <w:rPr>
          <w:sz w:val="20"/>
          <w:rPrChange w:id="2545" w:author="Edu Fisica" w:date="2026-05-16T07:13:00Z">
            <w:rPr>
              <w:sz w:val="24"/>
            </w:rPr>
          </w:rPrChange>
        </w:rPr>
        <w:fldChar w:fldCharType="end"/>
      </w:r>
      <w:r w:rsidRPr="00D61AE7">
        <w:rPr>
          <w:sz w:val="20"/>
          <w:rPrChange w:id="2546" w:author="Edu Fisica" w:date="2026-05-16T07:13:00Z">
            <w:rPr>
              <w:sz w:val="24"/>
            </w:rPr>
          </w:rPrChange>
        </w:rPr>
        <w:t xml:space="preserve"> </w:t>
      </w:r>
      <w:del w:id="2547" w:author="Edu Fisica" w:date="2026-05-16T07:13:00Z">
        <w:r w:rsidRPr="00FF4F12">
          <w:rPr>
            <w:rFonts w:cs="Times New Roman"/>
            <w:sz w:val="24"/>
            <w:szCs w:val="24"/>
          </w:rPr>
          <w:delText>Análisis de resultados - Convivencia al Carrizal - Grado 6-1</w:delText>
        </w:r>
      </w:del>
      <w:bookmarkEnd w:id="2539"/>
    </w:p>
    <w:p w14:paraId="42696E6D" w14:textId="3E2670AB" w:rsidR="00B776BF" w:rsidRPr="00D61AE7" w:rsidRDefault="00B776BF" w:rsidP="00B776BF">
      <w:pPr>
        <w:pStyle w:val="Descripcin"/>
        <w:keepNext/>
        <w:rPr>
          <w:ins w:id="2548" w:author="Edu Fisica" w:date="2026-05-16T07:13:00Z"/>
          <w:rFonts w:cs="Times New Roman"/>
          <w:sz w:val="20"/>
          <w:szCs w:val="20"/>
        </w:rPr>
      </w:pPr>
      <w:ins w:id="2549" w:author="Edu Fisica" w:date="2026-05-16T07:13:00Z">
        <w:r w:rsidRPr="00D61AE7">
          <w:rPr>
            <w:rFonts w:cs="Times New Roman"/>
            <w:sz w:val="20"/>
            <w:szCs w:val="20"/>
          </w:rPr>
          <w:t>Análisis de resultados - Convivencia al Carrizal - Grado 6-1</w:t>
        </w:r>
        <w:bookmarkEnd w:id="2536"/>
        <w:bookmarkEnd w:id="2537"/>
      </w:ins>
    </w:p>
    <w:tbl>
      <w:tblPr>
        <w:tblStyle w:val="Tablanormal2"/>
        <w:tblW w:w="0" w:type="auto"/>
        <w:tblLook w:val="04A0" w:firstRow="1" w:lastRow="0" w:firstColumn="1" w:lastColumn="0" w:noHBand="0" w:noVBand="1"/>
        <w:tblPrChange w:id="2550" w:author="Edu Fisica" w:date="2026-05-16T07:13:00Z">
          <w:tblPr>
            <w:tblStyle w:val="Tablaconcuadrcula"/>
            <w:tblW w:w="0" w:type="auto"/>
            <w:tblLook w:val="04A0" w:firstRow="1" w:lastRow="0" w:firstColumn="1" w:lastColumn="0" w:noHBand="0" w:noVBand="1"/>
          </w:tblPr>
        </w:tblPrChange>
      </w:tblPr>
      <w:tblGrid>
        <w:gridCol w:w="2464"/>
        <w:gridCol w:w="6896"/>
        <w:tblGridChange w:id="2551">
          <w:tblGrid>
            <w:gridCol w:w="2735"/>
            <w:gridCol w:w="6615"/>
          </w:tblGrid>
        </w:tblGridChange>
      </w:tblGrid>
      <w:tr w:rsidR="00B776BF" w:rsidRPr="00FF4F12" w14:paraId="460FF355" w14:textId="77777777" w:rsidTr="00C92C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Change w:id="2552" w:author="Edu Fisica" w:date="2026-05-16T07:13:00Z">
              <w:tcPr>
                <w:tcW w:w="0" w:type="auto"/>
                <w:tcBorders>
                  <w:bottom w:val="none" w:sz="0" w:space="0" w:color="auto"/>
                </w:tcBorders>
                <w:hideMark/>
              </w:tcPr>
            </w:tcPrChange>
          </w:tcPr>
          <w:bookmarkEnd w:id="2538"/>
          <w:p w14:paraId="61BE1134" w14:textId="28A74BF5" w:rsidR="00B776BF" w:rsidRPr="00FF4F12" w:rsidRDefault="00B776BF" w:rsidP="00A414E7">
            <w:pPr>
              <w:spacing w:line="240" w:lineRule="auto"/>
              <w:ind w:firstLine="0"/>
              <w:cnfStyle w:val="101000000000" w:firstRow="1" w:lastRow="0" w:firstColumn="1" w:lastColumn="0" w:oddVBand="0" w:evenVBand="0" w:oddHBand="0" w:evenHBand="0" w:firstRowFirstColumn="0" w:firstRowLastColumn="0" w:lastRowFirstColumn="0" w:lastRowLastColumn="0"/>
              <w:rPr>
                <w:b w:val="0"/>
                <w:sz w:val="20"/>
                <w:rPrChange w:id="2553" w:author="Edu Fisica" w:date="2026-05-16T07:13:00Z">
                  <w:rPr>
                    <w:sz w:val="20"/>
                  </w:rPr>
                </w:rPrChange>
              </w:rPr>
              <w:pPrChange w:id="2554" w:author="Edu Fisica" w:date="2026-05-16T07:13:00Z">
                <w:pPr>
                  <w:spacing w:line="240" w:lineRule="auto"/>
                  <w:cnfStyle w:val="101000000000" w:firstRow="1" w:lastRow="0" w:firstColumn="1" w:lastColumn="0" w:oddVBand="0" w:evenVBand="0" w:oddHBand="0" w:evenHBand="0" w:firstRowFirstColumn="0" w:firstRowLastColumn="0" w:lastRowFirstColumn="0" w:lastRowLastColumn="0"/>
                </w:pPr>
              </w:pPrChange>
            </w:pPr>
            <w:del w:id="2555" w:author="Edu Fisica" w:date="2026-05-16T07:13:00Z">
              <w:r w:rsidRPr="00FF4F12">
                <w:rPr>
                  <w:rFonts w:cs="Times New Roman"/>
                  <w:sz w:val="20"/>
                  <w:szCs w:val="20"/>
                </w:rPr>
                <w:delText>Subcategoría</w:delText>
              </w:r>
            </w:del>
            <w:ins w:id="2556" w:author="Edu Fisica" w:date="2026-05-16T07:13:00Z">
              <w:r w:rsidR="00A414E7">
                <w:rPr>
                  <w:rFonts w:cs="Times New Roman"/>
                  <w:sz w:val="20"/>
                  <w:szCs w:val="20"/>
                </w:rPr>
                <w:t>Criterios de análisis</w:t>
              </w:r>
            </w:ins>
          </w:p>
        </w:tc>
        <w:tc>
          <w:tcPr>
            <w:tcW w:w="0" w:type="auto"/>
            <w:hideMark/>
            <w:tcPrChange w:id="2557" w:author="Edu Fisica" w:date="2026-05-16T07:13:00Z">
              <w:tcPr>
                <w:tcW w:w="0" w:type="auto"/>
                <w:tcBorders>
                  <w:bottom w:val="none" w:sz="0" w:space="0" w:color="auto"/>
                </w:tcBorders>
                <w:hideMark/>
              </w:tcPr>
            </w:tcPrChange>
          </w:tcPr>
          <w:p w14:paraId="53A6EE47" w14:textId="77777777" w:rsidR="00B776BF" w:rsidRPr="00FF4F12" w:rsidRDefault="00B776BF" w:rsidP="00E06C30">
            <w:pPr>
              <w:spacing w:line="240" w:lineRule="auto"/>
              <w:jc w:val="center"/>
              <w:cnfStyle w:val="100000000000" w:firstRow="1" w:lastRow="0" w:firstColumn="0" w:lastColumn="0" w:oddVBand="0" w:evenVBand="0" w:oddHBand="0" w:evenHBand="0" w:firstRowFirstColumn="0" w:firstRowLastColumn="0" w:lastRowFirstColumn="0" w:lastRowLastColumn="0"/>
              <w:rPr>
                <w:b w:val="0"/>
                <w:sz w:val="20"/>
                <w:rPrChange w:id="2558" w:author="Edu Fisica" w:date="2026-05-16T07:13:00Z">
                  <w:rPr>
                    <w:sz w:val="20"/>
                  </w:rPr>
                </w:rPrChange>
              </w:rPr>
            </w:pPr>
            <w:r w:rsidRPr="00DC5717">
              <w:rPr>
                <w:sz w:val="20"/>
              </w:rPr>
              <w:t>Hallazgos</w:t>
            </w:r>
          </w:p>
        </w:tc>
      </w:tr>
      <w:tr w:rsidR="00B776BF" w:rsidRPr="00FF4F12" w14:paraId="04284D08" w14:textId="77777777" w:rsidTr="00C92C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Change w:id="2559" w:author="Edu Fisica" w:date="2026-05-16T07:13:00Z">
              <w:tcPr>
                <w:tcW w:w="0" w:type="auto"/>
                <w:tcBorders>
                  <w:top w:val="none" w:sz="0" w:space="0" w:color="auto"/>
                  <w:bottom w:val="none" w:sz="0" w:space="0" w:color="auto"/>
                </w:tcBorders>
                <w:hideMark/>
              </w:tcPr>
            </w:tcPrChange>
          </w:tcPr>
          <w:p w14:paraId="6CF6E00A" w14:textId="77777777" w:rsidR="00B776BF" w:rsidRPr="00FF4F12" w:rsidRDefault="00B776BF"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rFonts w:cs="Times New Roman"/>
                <w:sz w:val="20"/>
                <w:szCs w:val="20"/>
              </w:rPr>
            </w:pPr>
            <w:r w:rsidRPr="00FF4F12">
              <w:rPr>
                <w:rStyle w:val="Textoennegrita"/>
                <w:rFonts w:ascii="Times New Roman" w:hAnsi="Times New Roman" w:cs="Times New Roman"/>
                <w:szCs w:val="20"/>
              </w:rPr>
              <w:t>Contexto de la actividad</w:t>
            </w:r>
          </w:p>
        </w:tc>
        <w:tc>
          <w:tcPr>
            <w:tcW w:w="0" w:type="auto"/>
            <w:hideMark/>
            <w:tcPrChange w:id="2560" w:author="Edu Fisica" w:date="2026-05-16T07:13:00Z">
              <w:tcPr>
                <w:tcW w:w="0" w:type="auto"/>
                <w:tcBorders>
                  <w:top w:val="none" w:sz="0" w:space="0" w:color="auto"/>
                  <w:bottom w:val="none" w:sz="0" w:space="0" w:color="auto"/>
                </w:tcBorders>
                <w:hideMark/>
              </w:tcPr>
            </w:tcPrChange>
          </w:tcPr>
          <w:p w14:paraId="55FDC981" w14:textId="77777777" w:rsidR="00B776BF" w:rsidRPr="00FF4F12" w:rsidRDefault="00B776BF"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FF4F12">
              <w:rPr>
                <w:rFonts w:cs="Times New Roman"/>
                <w:sz w:val="20"/>
                <w:szCs w:val="20"/>
              </w:rPr>
              <w:t>Estrategia pedagógica desarrollada en un contexto no formal que favoreció la integración familiar, la convivencia y el aprendizaje vivencial.</w:t>
            </w:r>
          </w:p>
        </w:tc>
      </w:tr>
      <w:tr w:rsidR="00B776BF" w:rsidRPr="00FF4F12" w14:paraId="3B78C2A7" w14:textId="77777777" w:rsidTr="00C92C13">
        <w:tc>
          <w:tcPr>
            <w:cnfStyle w:val="001000000000" w:firstRow="0" w:lastRow="0" w:firstColumn="1" w:lastColumn="0" w:oddVBand="0" w:evenVBand="0" w:oddHBand="0" w:evenHBand="0" w:firstRowFirstColumn="0" w:firstRowLastColumn="0" w:lastRowFirstColumn="0" w:lastRowLastColumn="0"/>
            <w:tcW w:w="0" w:type="auto"/>
            <w:hideMark/>
            <w:tcPrChange w:id="2561" w:author="Edu Fisica" w:date="2026-05-16T07:13:00Z">
              <w:tcPr>
                <w:tcW w:w="0" w:type="auto"/>
                <w:hideMark/>
              </w:tcPr>
            </w:tcPrChange>
          </w:tcPr>
          <w:p w14:paraId="191FE65A" w14:textId="77777777" w:rsidR="00B776BF" w:rsidRPr="00FF4F12" w:rsidRDefault="00B776BF" w:rsidP="00E06C30">
            <w:pPr>
              <w:spacing w:line="240" w:lineRule="auto"/>
              <w:ind w:firstLine="0"/>
              <w:rPr>
                <w:rFonts w:cs="Times New Roman"/>
                <w:sz w:val="20"/>
                <w:szCs w:val="20"/>
              </w:rPr>
            </w:pPr>
            <w:r w:rsidRPr="00FF4F12">
              <w:rPr>
                <w:rStyle w:val="Textoennegrita"/>
                <w:rFonts w:ascii="Times New Roman" w:hAnsi="Times New Roman" w:cs="Times New Roman"/>
                <w:szCs w:val="20"/>
              </w:rPr>
              <w:t>Participación familiar</w:t>
            </w:r>
          </w:p>
        </w:tc>
        <w:tc>
          <w:tcPr>
            <w:tcW w:w="0" w:type="auto"/>
            <w:hideMark/>
            <w:tcPrChange w:id="2562" w:author="Edu Fisica" w:date="2026-05-16T07:13:00Z">
              <w:tcPr>
                <w:tcW w:w="0" w:type="auto"/>
                <w:hideMark/>
              </w:tcPr>
            </w:tcPrChange>
          </w:tcPr>
          <w:p w14:paraId="77D4D83E" w14:textId="77777777" w:rsidR="00B776BF" w:rsidRPr="00FF4F12" w:rsidRDefault="00B776BF"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FF4F12">
              <w:rPr>
                <w:rFonts w:cs="Times New Roman"/>
                <w:sz w:val="20"/>
                <w:szCs w:val="20"/>
              </w:rPr>
              <w:t>Alta corresponsabilidad en la organización, evidenciando compromiso, apoyo y fortalecimiento de vínculos comunidad-escuela.</w:t>
            </w:r>
          </w:p>
        </w:tc>
      </w:tr>
      <w:tr w:rsidR="00B776BF" w:rsidRPr="00FF4F12" w14:paraId="6838DCCF" w14:textId="77777777" w:rsidTr="00C92C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Change w:id="2563" w:author="Edu Fisica" w:date="2026-05-16T07:13:00Z">
              <w:tcPr>
                <w:tcW w:w="0" w:type="auto"/>
                <w:tcBorders>
                  <w:top w:val="none" w:sz="0" w:space="0" w:color="auto"/>
                  <w:bottom w:val="none" w:sz="0" w:space="0" w:color="auto"/>
                </w:tcBorders>
                <w:hideMark/>
              </w:tcPr>
            </w:tcPrChange>
          </w:tcPr>
          <w:p w14:paraId="22D04B86" w14:textId="77777777" w:rsidR="00B776BF" w:rsidRPr="00FF4F12" w:rsidRDefault="00B776BF"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rFonts w:cs="Times New Roman"/>
                <w:sz w:val="20"/>
                <w:szCs w:val="20"/>
              </w:rPr>
            </w:pPr>
            <w:r w:rsidRPr="00FF4F12">
              <w:rPr>
                <w:rStyle w:val="Textoennegrita"/>
                <w:rFonts w:ascii="Times New Roman" w:hAnsi="Times New Roman" w:cs="Times New Roman"/>
                <w:szCs w:val="20"/>
              </w:rPr>
              <w:t>Organización y cooperación</w:t>
            </w:r>
          </w:p>
        </w:tc>
        <w:tc>
          <w:tcPr>
            <w:tcW w:w="0" w:type="auto"/>
            <w:hideMark/>
            <w:tcPrChange w:id="2564" w:author="Edu Fisica" w:date="2026-05-16T07:13:00Z">
              <w:tcPr>
                <w:tcW w:w="0" w:type="auto"/>
                <w:tcBorders>
                  <w:top w:val="none" w:sz="0" w:space="0" w:color="auto"/>
                  <w:bottom w:val="none" w:sz="0" w:space="0" w:color="auto"/>
                </w:tcBorders>
                <w:hideMark/>
              </w:tcPr>
            </w:tcPrChange>
          </w:tcPr>
          <w:p w14:paraId="2BEE18C4" w14:textId="77777777" w:rsidR="00B776BF" w:rsidRPr="00FF4F12" w:rsidRDefault="00B776BF"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FF4F12">
              <w:rPr>
                <w:rFonts w:cs="Times New Roman"/>
                <w:sz w:val="20"/>
                <w:szCs w:val="20"/>
              </w:rPr>
              <w:t>Planeación conjunta del transporte y logística, basada en relaciones de confianza, parentesco y vecindad.</w:t>
            </w:r>
          </w:p>
        </w:tc>
      </w:tr>
      <w:tr w:rsidR="00B776BF" w:rsidRPr="00FF4F12" w14:paraId="112EF212" w14:textId="77777777" w:rsidTr="00C92C13">
        <w:tc>
          <w:tcPr>
            <w:cnfStyle w:val="001000000000" w:firstRow="0" w:lastRow="0" w:firstColumn="1" w:lastColumn="0" w:oddVBand="0" w:evenVBand="0" w:oddHBand="0" w:evenHBand="0" w:firstRowFirstColumn="0" w:firstRowLastColumn="0" w:lastRowFirstColumn="0" w:lastRowLastColumn="0"/>
            <w:tcW w:w="0" w:type="auto"/>
            <w:hideMark/>
            <w:tcPrChange w:id="2565" w:author="Edu Fisica" w:date="2026-05-16T07:13:00Z">
              <w:tcPr>
                <w:tcW w:w="0" w:type="auto"/>
                <w:hideMark/>
              </w:tcPr>
            </w:tcPrChange>
          </w:tcPr>
          <w:p w14:paraId="687BE795" w14:textId="77777777" w:rsidR="00B776BF" w:rsidRPr="00FF4F12" w:rsidRDefault="00B776BF" w:rsidP="00E06C30">
            <w:pPr>
              <w:spacing w:line="240" w:lineRule="auto"/>
              <w:ind w:firstLine="0"/>
              <w:rPr>
                <w:rFonts w:cs="Times New Roman"/>
                <w:sz w:val="20"/>
                <w:szCs w:val="20"/>
              </w:rPr>
            </w:pPr>
            <w:r w:rsidRPr="00FF4F12">
              <w:rPr>
                <w:rStyle w:val="Textoennegrita"/>
                <w:rFonts w:ascii="Times New Roman" w:hAnsi="Times New Roman" w:cs="Times New Roman"/>
                <w:szCs w:val="20"/>
              </w:rPr>
              <w:t>Resolución de conflictos</w:t>
            </w:r>
          </w:p>
        </w:tc>
        <w:tc>
          <w:tcPr>
            <w:tcW w:w="0" w:type="auto"/>
            <w:hideMark/>
            <w:tcPrChange w:id="2566" w:author="Edu Fisica" w:date="2026-05-16T07:13:00Z">
              <w:tcPr>
                <w:tcW w:w="0" w:type="auto"/>
                <w:hideMark/>
              </w:tcPr>
            </w:tcPrChange>
          </w:tcPr>
          <w:p w14:paraId="74703F07" w14:textId="77777777" w:rsidR="00B776BF" w:rsidRPr="00FF4F12" w:rsidRDefault="00B776BF"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FF4F12">
              <w:rPr>
                <w:rFonts w:cs="Times New Roman"/>
                <w:sz w:val="20"/>
                <w:szCs w:val="20"/>
              </w:rPr>
              <w:t>Manejo pacífico de situaciones imprevistas (sobrecupo), mediante diálogo, mediación y búsqueda de soluciones colectivas.</w:t>
            </w:r>
          </w:p>
        </w:tc>
      </w:tr>
      <w:tr w:rsidR="00B776BF" w:rsidRPr="00FF4F12" w14:paraId="289CAC66" w14:textId="77777777" w:rsidTr="00C92C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Change w:id="2567" w:author="Edu Fisica" w:date="2026-05-16T07:13:00Z">
              <w:tcPr>
                <w:tcW w:w="0" w:type="auto"/>
                <w:tcBorders>
                  <w:top w:val="none" w:sz="0" w:space="0" w:color="auto"/>
                  <w:bottom w:val="none" w:sz="0" w:space="0" w:color="auto"/>
                </w:tcBorders>
                <w:hideMark/>
              </w:tcPr>
            </w:tcPrChange>
          </w:tcPr>
          <w:p w14:paraId="51096033" w14:textId="77777777" w:rsidR="00B776BF" w:rsidRPr="00FF4F12" w:rsidRDefault="00B776BF"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rFonts w:cs="Times New Roman"/>
                <w:sz w:val="20"/>
                <w:szCs w:val="20"/>
              </w:rPr>
            </w:pPr>
            <w:r w:rsidRPr="00FF4F12">
              <w:rPr>
                <w:rStyle w:val="Textoennegrita"/>
                <w:rFonts w:ascii="Times New Roman" w:hAnsi="Times New Roman" w:cs="Times New Roman"/>
                <w:szCs w:val="20"/>
              </w:rPr>
              <w:t>Inclusión y solidaridad</w:t>
            </w:r>
          </w:p>
        </w:tc>
        <w:tc>
          <w:tcPr>
            <w:tcW w:w="0" w:type="auto"/>
            <w:hideMark/>
            <w:tcPrChange w:id="2568" w:author="Edu Fisica" w:date="2026-05-16T07:13:00Z">
              <w:tcPr>
                <w:tcW w:w="0" w:type="auto"/>
                <w:tcBorders>
                  <w:top w:val="none" w:sz="0" w:space="0" w:color="auto"/>
                  <w:bottom w:val="none" w:sz="0" w:space="0" w:color="auto"/>
                </w:tcBorders>
                <w:hideMark/>
              </w:tcPr>
            </w:tcPrChange>
          </w:tcPr>
          <w:p w14:paraId="6FBC5F30" w14:textId="77777777" w:rsidR="00B776BF" w:rsidRPr="00FF4F12" w:rsidRDefault="00B776BF"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FF4F12">
              <w:rPr>
                <w:rFonts w:cs="Times New Roman"/>
                <w:sz w:val="20"/>
                <w:szCs w:val="20"/>
              </w:rPr>
              <w:t>Acuerdos espontáneos para evitar exclusión (ingreso en parejas y apoyo económico entre estudiantes).</w:t>
            </w:r>
          </w:p>
        </w:tc>
      </w:tr>
      <w:tr w:rsidR="00B776BF" w:rsidRPr="00FF4F12" w14:paraId="2504D664" w14:textId="77777777" w:rsidTr="00C92C13">
        <w:tc>
          <w:tcPr>
            <w:cnfStyle w:val="001000000000" w:firstRow="0" w:lastRow="0" w:firstColumn="1" w:lastColumn="0" w:oddVBand="0" w:evenVBand="0" w:oddHBand="0" w:evenHBand="0" w:firstRowFirstColumn="0" w:firstRowLastColumn="0" w:lastRowFirstColumn="0" w:lastRowLastColumn="0"/>
            <w:tcW w:w="0" w:type="auto"/>
            <w:hideMark/>
            <w:tcPrChange w:id="2569" w:author="Edu Fisica" w:date="2026-05-16T07:13:00Z">
              <w:tcPr>
                <w:tcW w:w="0" w:type="auto"/>
                <w:hideMark/>
              </w:tcPr>
            </w:tcPrChange>
          </w:tcPr>
          <w:p w14:paraId="1D8E978E" w14:textId="77777777" w:rsidR="00B776BF" w:rsidRPr="00FF4F12" w:rsidRDefault="00B776BF" w:rsidP="00E06C30">
            <w:pPr>
              <w:spacing w:line="240" w:lineRule="auto"/>
              <w:ind w:firstLine="0"/>
              <w:rPr>
                <w:rFonts w:cs="Times New Roman"/>
                <w:sz w:val="20"/>
                <w:szCs w:val="20"/>
              </w:rPr>
            </w:pPr>
            <w:r w:rsidRPr="00FF4F12">
              <w:rPr>
                <w:rStyle w:val="Textoennegrita"/>
                <w:rFonts w:ascii="Times New Roman" w:hAnsi="Times New Roman" w:cs="Times New Roman"/>
                <w:szCs w:val="20"/>
              </w:rPr>
              <w:t>Uso de espacios y normas</w:t>
            </w:r>
          </w:p>
        </w:tc>
        <w:tc>
          <w:tcPr>
            <w:tcW w:w="0" w:type="auto"/>
            <w:hideMark/>
            <w:tcPrChange w:id="2570" w:author="Edu Fisica" w:date="2026-05-16T07:13:00Z">
              <w:tcPr>
                <w:tcW w:w="0" w:type="auto"/>
                <w:hideMark/>
              </w:tcPr>
            </w:tcPrChange>
          </w:tcPr>
          <w:p w14:paraId="0258D58B" w14:textId="77777777" w:rsidR="00B776BF" w:rsidRPr="00FF4F12" w:rsidRDefault="00B776BF"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FF4F12">
              <w:rPr>
                <w:rFonts w:cs="Times New Roman"/>
                <w:sz w:val="20"/>
                <w:szCs w:val="20"/>
              </w:rPr>
              <w:t>Respeto por turnos, uso adecuado de espacios compartidos y cumplimiento de acuerdos informales.</w:t>
            </w:r>
          </w:p>
        </w:tc>
      </w:tr>
      <w:tr w:rsidR="00B776BF" w:rsidRPr="00FF4F12" w14:paraId="68081679" w14:textId="77777777" w:rsidTr="00C92C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Change w:id="2571" w:author="Edu Fisica" w:date="2026-05-16T07:13:00Z">
              <w:tcPr>
                <w:tcW w:w="0" w:type="auto"/>
                <w:tcBorders>
                  <w:top w:val="none" w:sz="0" w:space="0" w:color="auto"/>
                  <w:bottom w:val="none" w:sz="0" w:space="0" w:color="auto"/>
                </w:tcBorders>
                <w:hideMark/>
              </w:tcPr>
            </w:tcPrChange>
          </w:tcPr>
          <w:p w14:paraId="45A18A34" w14:textId="77777777" w:rsidR="00B776BF" w:rsidRPr="00FF4F12" w:rsidRDefault="00B776BF"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rFonts w:cs="Times New Roman"/>
                <w:sz w:val="20"/>
                <w:szCs w:val="20"/>
              </w:rPr>
            </w:pPr>
            <w:r w:rsidRPr="00FF4F12">
              <w:rPr>
                <w:rStyle w:val="Textoennegrita"/>
                <w:rFonts w:ascii="Times New Roman" w:hAnsi="Times New Roman" w:cs="Times New Roman"/>
                <w:szCs w:val="20"/>
              </w:rPr>
              <w:t>Relaciones interpersonales</w:t>
            </w:r>
          </w:p>
        </w:tc>
        <w:tc>
          <w:tcPr>
            <w:tcW w:w="0" w:type="auto"/>
            <w:hideMark/>
            <w:tcPrChange w:id="2572" w:author="Edu Fisica" w:date="2026-05-16T07:13:00Z">
              <w:tcPr>
                <w:tcW w:w="0" w:type="auto"/>
                <w:tcBorders>
                  <w:top w:val="none" w:sz="0" w:space="0" w:color="auto"/>
                  <w:bottom w:val="none" w:sz="0" w:space="0" w:color="auto"/>
                </w:tcBorders>
                <w:hideMark/>
              </w:tcPr>
            </w:tcPrChange>
          </w:tcPr>
          <w:p w14:paraId="613FCF7F" w14:textId="77777777" w:rsidR="00B776BF" w:rsidRPr="00FF4F12" w:rsidRDefault="00B776BF"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FF4F12">
              <w:rPr>
                <w:rFonts w:cs="Times New Roman"/>
                <w:sz w:val="20"/>
                <w:szCs w:val="20"/>
              </w:rPr>
              <w:t>Interacciones basadas en el respeto, la empatía y el compañerismo, fortaleciendo la confianza grupal.</w:t>
            </w:r>
          </w:p>
        </w:tc>
      </w:tr>
      <w:tr w:rsidR="00B776BF" w:rsidRPr="00FF4F12" w14:paraId="72BD3889" w14:textId="77777777" w:rsidTr="00C92C13">
        <w:tc>
          <w:tcPr>
            <w:cnfStyle w:val="001000000000" w:firstRow="0" w:lastRow="0" w:firstColumn="1" w:lastColumn="0" w:oddVBand="0" w:evenVBand="0" w:oddHBand="0" w:evenHBand="0" w:firstRowFirstColumn="0" w:firstRowLastColumn="0" w:lastRowFirstColumn="0" w:lastRowLastColumn="0"/>
            <w:tcW w:w="0" w:type="auto"/>
            <w:hideMark/>
            <w:tcPrChange w:id="2573" w:author="Edu Fisica" w:date="2026-05-16T07:13:00Z">
              <w:tcPr>
                <w:tcW w:w="0" w:type="auto"/>
                <w:hideMark/>
              </w:tcPr>
            </w:tcPrChange>
          </w:tcPr>
          <w:p w14:paraId="195309E9" w14:textId="77777777" w:rsidR="00B776BF" w:rsidRPr="00FF4F12" w:rsidRDefault="00B776BF" w:rsidP="00E06C30">
            <w:pPr>
              <w:spacing w:line="240" w:lineRule="auto"/>
              <w:ind w:firstLine="0"/>
              <w:rPr>
                <w:rFonts w:cs="Times New Roman"/>
                <w:sz w:val="20"/>
                <w:szCs w:val="20"/>
              </w:rPr>
            </w:pPr>
            <w:r w:rsidRPr="00FF4F12">
              <w:rPr>
                <w:rStyle w:val="Textoennegrita"/>
                <w:rFonts w:ascii="Times New Roman" w:hAnsi="Times New Roman" w:cs="Times New Roman"/>
                <w:szCs w:val="20"/>
              </w:rPr>
              <w:t>Competencias socioemocionales</w:t>
            </w:r>
          </w:p>
        </w:tc>
        <w:tc>
          <w:tcPr>
            <w:tcW w:w="0" w:type="auto"/>
            <w:hideMark/>
            <w:tcPrChange w:id="2574" w:author="Edu Fisica" w:date="2026-05-16T07:13:00Z">
              <w:tcPr>
                <w:tcW w:w="0" w:type="auto"/>
                <w:hideMark/>
              </w:tcPr>
            </w:tcPrChange>
          </w:tcPr>
          <w:p w14:paraId="21AFDCFA" w14:textId="77777777" w:rsidR="00B776BF" w:rsidRPr="00FF4F12" w:rsidRDefault="00B776BF"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FF4F12">
              <w:rPr>
                <w:rFonts w:cs="Times New Roman"/>
                <w:sz w:val="20"/>
                <w:szCs w:val="20"/>
              </w:rPr>
              <w:t>Desarrollo de habilidades como autorregulación, empatía, liderazgo y trabajo colaborativo.</w:t>
            </w:r>
          </w:p>
        </w:tc>
      </w:tr>
      <w:tr w:rsidR="00B776BF" w:rsidRPr="00FF4F12" w14:paraId="212C179F" w14:textId="77777777" w:rsidTr="00C92C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Change w:id="2575" w:author="Edu Fisica" w:date="2026-05-16T07:13:00Z">
              <w:tcPr>
                <w:tcW w:w="0" w:type="auto"/>
                <w:tcBorders>
                  <w:top w:val="none" w:sz="0" w:space="0" w:color="auto"/>
                  <w:bottom w:val="none" w:sz="0" w:space="0" w:color="auto"/>
                </w:tcBorders>
                <w:hideMark/>
              </w:tcPr>
            </w:tcPrChange>
          </w:tcPr>
          <w:p w14:paraId="602ED82D" w14:textId="77777777" w:rsidR="00B776BF" w:rsidRPr="00FF4F12" w:rsidRDefault="00B776BF"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rFonts w:cs="Times New Roman"/>
                <w:sz w:val="20"/>
                <w:szCs w:val="20"/>
              </w:rPr>
            </w:pPr>
            <w:r w:rsidRPr="00FF4F12">
              <w:rPr>
                <w:rStyle w:val="Textoennegrita"/>
                <w:rFonts w:ascii="Times New Roman" w:hAnsi="Times New Roman" w:cs="Times New Roman"/>
                <w:szCs w:val="20"/>
              </w:rPr>
              <w:t>Liderazgo y aprendizaje colaborativo</w:t>
            </w:r>
          </w:p>
        </w:tc>
        <w:tc>
          <w:tcPr>
            <w:tcW w:w="0" w:type="auto"/>
            <w:hideMark/>
            <w:tcPrChange w:id="2576" w:author="Edu Fisica" w:date="2026-05-16T07:13:00Z">
              <w:tcPr>
                <w:tcW w:w="0" w:type="auto"/>
                <w:tcBorders>
                  <w:top w:val="none" w:sz="0" w:space="0" w:color="auto"/>
                  <w:bottom w:val="none" w:sz="0" w:space="0" w:color="auto"/>
                </w:tcBorders>
                <w:hideMark/>
              </w:tcPr>
            </w:tcPrChange>
          </w:tcPr>
          <w:p w14:paraId="002832A8" w14:textId="77777777" w:rsidR="00B776BF" w:rsidRPr="00FF4F12" w:rsidRDefault="00B776BF"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FF4F12">
              <w:rPr>
                <w:rFonts w:cs="Times New Roman"/>
                <w:sz w:val="20"/>
                <w:szCs w:val="20"/>
              </w:rPr>
              <w:t>Estudiantes con mayor experiencia asumieron roles de guía, favoreciendo el aprendizaje entre pares.</w:t>
            </w:r>
          </w:p>
        </w:tc>
      </w:tr>
      <w:tr w:rsidR="00B776BF" w:rsidRPr="00FF4F12" w14:paraId="68B7BACA" w14:textId="77777777" w:rsidTr="00C92C13">
        <w:tc>
          <w:tcPr>
            <w:cnfStyle w:val="001000000000" w:firstRow="0" w:lastRow="0" w:firstColumn="1" w:lastColumn="0" w:oddVBand="0" w:evenVBand="0" w:oddHBand="0" w:evenHBand="0" w:firstRowFirstColumn="0" w:firstRowLastColumn="0" w:lastRowFirstColumn="0" w:lastRowLastColumn="0"/>
            <w:tcW w:w="0" w:type="auto"/>
            <w:hideMark/>
            <w:tcPrChange w:id="2577" w:author="Edu Fisica" w:date="2026-05-16T07:13:00Z">
              <w:tcPr>
                <w:tcW w:w="0" w:type="auto"/>
                <w:hideMark/>
              </w:tcPr>
            </w:tcPrChange>
          </w:tcPr>
          <w:p w14:paraId="3392F845" w14:textId="77777777" w:rsidR="00B776BF" w:rsidRPr="00FF4F12" w:rsidRDefault="00B776BF" w:rsidP="00E06C30">
            <w:pPr>
              <w:spacing w:line="240" w:lineRule="auto"/>
              <w:ind w:firstLine="0"/>
              <w:rPr>
                <w:rFonts w:cs="Times New Roman"/>
                <w:sz w:val="20"/>
                <w:szCs w:val="20"/>
              </w:rPr>
            </w:pPr>
            <w:r w:rsidRPr="00FF4F12">
              <w:rPr>
                <w:rStyle w:val="Textoennegrita"/>
                <w:rFonts w:ascii="Times New Roman" w:hAnsi="Times New Roman" w:cs="Times New Roman"/>
                <w:szCs w:val="20"/>
              </w:rPr>
              <w:t>Diversidad y respeto</w:t>
            </w:r>
          </w:p>
        </w:tc>
        <w:tc>
          <w:tcPr>
            <w:tcW w:w="0" w:type="auto"/>
            <w:hideMark/>
            <w:tcPrChange w:id="2578" w:author="Edu Fisica" w:date="2026-05-16T07:13:00Z">
              <w:tcPr>
                <w:tcW w:w="0" w:type="auto"/>
                <w:hideMark/>
              </w:tcPr>
            </w:tcPrChange>
          </w:tcPr>
          <w:p w14:paraId="284B3833" w14:textId="77777777" w:rsidR="00B776BF" w:rsidRPr="00FF4F12" w:rsidRDefault="00B776BF"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FF4F12">
              <w:rPr>
                <w:rFonts w:cs="Times New Roman"/>
                <w:sz w:val="20"/>
                <w:szCs w:val="20"/>
              </w:rPr>
              <w:t>Reconocimiento y respeto por las creencias y decisiones individuales (visita al Santuario).</w:t>
            </w:r>
          </w:p>
        </w:tc>
      </w:tr>
      <w:tr w:rsidR="00B776BF" w:rsidRPr="00FF4F12" w14:paraId="5B0490E4" w14:textId="77777777" w:rsidTr="00C92C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Change w:id="2579" w:author="Edu Fisica" w:date="2026-05-16T07:13:00Z">
              <w:tcPr>
                <w:tcW w:w="0" w:type="auto"/>
                <w:tcBorders>
                  <w:top w:val="none" w:sz="0" w:space="0" w:color="auto"/>
                  <w:bottom w:val="none" w:sz="0" w:space="0" w:color="auto"/>
                </w:tcBorders>
                <w:hideMark/>
              </w:tcPr>
            </w:tcPrChange>
          </w:tcPr>
          <w:p w14:paraId="6B85D569" w14:textId="77777777" w:rsidR="00B776BF" w:rsidRPr="00FF4F12" w:rsidRDefault="00B776BF"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rFonts w:cs="Times New Roman"/>
                <w:sz w:val="20"/>
                <w:szCs w:val="20"/>
              </w:rPr>
            </w:pPr>
            <w:r w:rsidRPr="00FF4F12">
              <w:rPr>
                <w:rStyle w:val="Textoennegrita"/>
                <w:rFonts w:ascii="Times New Roman" w:hAnsi="Times New Roman" w:cs="Times New Roman"/>
                <w:szCs w:val="20"/>
              </w:rPr>
              <w:t>Expresión emocional</w:t>
            </w:r>
          </w:p>
        </w:tc>
        <w:tc>
          <w:tcPr>
            <w:tcW w:w="0" w:type="auto"/>
            <w:hideMark/>
            <w:tcPrChange w:id="2580" w:author="Edu Fisica" w:date="2026-05-16T07:13:00Z">
              <w:tcPr>
                <w:tcW w:w="0" w:type="auto"/>
                <w:tcBorders>
                  <w:top w:val="none" w:sz="0" w:space="0" w:color="auto"/>
                  <w:bottom w:val="none" w:sz="0" w:space="0" w:color="auto"/>
                </w:tcBorders>
                <w:hideMark/>
              </w:tcPr>
            </w:tcPrChange>
          </w:tcPr>
          <w:p w14:paraId="08590AEB" w14:textId="77777777" w:rsidR="00B776BF" w:rsidRPr="00FF4F12" w:rsidRDefault="00B776BF"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FF4F12">
              <w:rPr>
                <w:rFonts w:cs="Times New Roman"/>
                <w:sz w:val="20"/>
                <w:szCs w:val="20"/>
              </w:rPr>
              <w:t>Manifestaciones de alegría, satisfacción y sentido de pertenencia frente a la experiencia vivida.</w:t>
            </w:r>
          </w:p>
        </w:tc>
      </w:tr>
      <w:tr w:rsidR="00B776BF" w:rsidRPr="00FF4F12" w14:paraId="20416ECA" w14:textId="77777777" w:rsidTr="00C92C13">
        <w:tc>
          <w:tcPr>
            <w:cnfStyle w:val="001000000000" w:firstRow="0" w:lastRow="0" w:firstColumn="1" w:lastColumn="0" w:oddVBand="0" w:evenVBand="0" w:oddHBand="0" w:evenHBand="0" w:firstRowFirstColumn="0" w:firstRowLastColumn="0" w:lastRowFirstColumn="0" w:lastRowLastColumn="0"/>
            <w:tcW w:w="0" w:type="auto"/>
            <w:hideMark/>
            <w:tcPrChange w:id="2581" w:author="Edu Fisica" w:date="2026-05-16T07:13:00Z">
              <w:tcPr>
                <w:tcW w:w="0" w:type="auto"/>
                <w:hideMark/>
              </w:tcPr>
            </w:tcPrChange>
          </w:tcPr>
          <w:p w14:paraId="59376B85" w14:textId="77777777" w:rsidR="00B776BF" w:rsidRPr="00FF4F12" w:rsidRDefault="00B776BF" w:rsidP="00E06C30">
            <w:pPr>
              <w:spacing w:line="240" w:lineRule="auto"/>
              <w:ind w:firstLine="0"/>
              <w:rPr>
                <w:rFonts w:cs="Times New Roman"/>
                <w:sz w:val="20"/>
                <w:szCs w:val="20"/>
              </w:rPr>
            </w:pPr>
            <w:r w:rsidRPr="00FF4F12">
              <w:rPr>
                <w:rStyle w:val="Textoennegrita"/>
                <w:rFonts w:ascii="Times New Roman" w:hAnsi="Times New Roman" w:cs="Times New Roman"/>
                <w:szCs w:val="20"/>
              </w:rPr>
              <w:t>Interpretación general</w:t>
            </w:r>
          </w:p>
        </w:tc>
        <w:tc>
          <w:tcPr>
            <w:tcW w:w="0" w:type="auto"/>
            <w:hideMark/>
            <w:tcPrChange w:id="2582" w:author="Edu Fisica" w:date="2026-05-16T07:13:00Z">
              <w:tcPr>
                <w:tcW w:w="0" w:type="auto"/>
                <w:hideMark/>
              </w:tcPr>
            </w:tcPrChange>
          </w:tcPr>
          <w:p w14:paraId="3E24AE59" w14:textId="77777777" w:rsidR="00B776BF" w:rsidRPr="00FF4F12" w:rsidRDefault="00B776BF"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FF4F12">
              <w:rPr>
                <w:rFonts w:cs="Times New Roman"/>
                <w:sz w:val="20"/>
                <w:szCs w:val="20"/>
              </w:rPr>
              <w:t>La actividad fortaleció la convivencia, la inclusión y la cultura de paz, consolidando la relación familia-escuela como eje formativo.</w:t>
            </w:r>
          </w:p>
        </w:tc>
      </w:tr>
    </w:tbl>
    <w:p w14:paraId="094408CA" w14:textId="02FBFB6E" w:rsidR="00B776BF" w:rsidRPr="00D61AE7" w:rsidRDefault="00B776BF" w:rsidP="00B776BF">
      <w:pPr>
        <w:jc w:val="both"/>
        <w:rPr>
          <w:sz w:val="20"/>
          <w:rPrChange w:id="2583" w:author="Edu Fisica" w:date="2026-05-16T07:13:00Z">
            <w:rPr/>
          </w:rPrChange>
        </w:rPr>
      </w:pPr>
      <w:r w:rsidRPr="007F5353">
        <w:rPr>
          <w:i/>
          <w:sz w:val="20"/>
          <w:rPrChange w:id="2584" w:author="Edu Fisica" w:date="2026-05-16T07:13:00Z">
            <w:rPr>
              <w:i/>
              <w:color w:val="FF0000"/>
            </w:rPr>
          </w:rPrChange>
        </w:rPr>
        <w:t>Nota</w:t>
      </w:r>
      <w:del w:id="2585" w:author="Edu Fisica" w:date="2026-05-16T07:13:00Z">
        <w:r w:rsidRPr="004D5903">
          <w:rPr>
            <w:rFonts w:eastAsia="Times New Roman" w:cs="Times New Roman"/>
            <w:i/>
            <w:iCs/>
            <w:color w:val="FF0000"/>
            <w:szCs w:val="24"/>
          </w:rPr>
          <w:delText>:</w:delText>
        </w:r>
      </w:del>
      <w:ins w:id="2586" w:author="Edu Fisica" w:date="2026-05-16T07:13:00Z">
        <w:r w:rsidR="00D61AE7" w:rsidRPr="007F5353">
          <w:rPr>
            <w:rFonts w:eastAsia="Times New Roman" w:cs="Times New Roman"/>
            <w:i/>
            <w:iCs/>
            <w:sz w:val="20"/>
            <w:szCs w:val="20"/>
          </w:rPr>
          <w:t>.</w:t>
        </w:r>
      </w:ins>
      <w:r w:rsidRPr="007F5353">
        <w:rPr>
          <w:i/>
          <w:sz w:val="20"/>
          <w:rPrChange w:id="2587" w:author="Edu Fisica" w:date="2026-05-16T07:13:00Z">
            <w:rPr>
              <w:i/>
              <w:color w:val="000000"/>
            </w:rPr>
          </w:rPrChange>
        </w:rPr>
        <w:t xml:space="preserve"> </w:t>
      </w:r>
      <w:r w:rsidRPr="00D61AE7">
        <w:rPr>
          <w:sz w:val="20"/>
          <w:rPrChange w:id="2588" w:author="Edu Fisica" w:date="2026-05-16T07:13:00Z">
            <w:rPr/>
          </w:rPrChange>
        </w:rPr>
        <w:t>Elaboración propia.</w:t>
      </w:r>
      <w:r w:rsidR="007F5353">
        <w:rPr>
          <w:sz w:val="20"/>
          <w:rPrChange w:id="2589" w:author="Edu Fisica" w:date="2026-05-16T07:13:00Z">
            <w:rPr/>
          </w:rPrChange>
        </w:rPr>
        <w:t xml:space="preserve"> </w:t>
      </w:r>
      <w:del w:id="2590" w:author="Edu Fisica" w:date="2026-05-16T07:13:00Z">
        <w:r w:rsidRPr="00FF4F12">
          <w:rPr>
            <w:rFonts w:eastAsia="Times New Roman" w:cs="Times New Roman"/>
            <w:szCs w:val="24"/>
          </w:rPr>
          <w:delText>Información recolectada a partir de la actividad de integración y emprendimiento, donde se sintetizan los principales hallazgos relacionados con la participación familiar, el</w:delText>
        </w:r>
      </w:del>
      <w:ins w:id="2591" w:author="Edu Fisica" w:date="2026-05-16T07:13:00Z">
        <w:r w:rsidR="007F5353">
          <w:rPr>
            <w:rFonts w:eastAsia="Times New Roman" w:cs="Times New Roman"/>
            <w:sz w:val="20"/>
            <w:szCs w:val="20"/>
          </w:rPr>
          <w:t>Descripción del</w:t>
        </w:r>
      </w:ins>
      <w:r w:rsidR="007F5353">
        <w:rPr>
          <w:sz w:val="20"/>
          <w:rPrChange w:id="2592" w:author="Edu Fisica" w:date="2026-05-16T07:13:00Z">
            <w:rPr/>
          </w:rPrChange>
        </w:rPr>
        <w:t xml:space="preserve"> trabajo colaborativo </w:t>
      </w:r>
      <w:r w:rsidRPr="00D61AE7">
        <w:rPr>
          <w:sz w:val="20"/>
          <w:rPrChange w:id="2593" w:author="Edu Fisica" w:date="2026-05-16T07:13:00Z">
            <w:rPr/>
          </w:rPrChange>
        </w:rPr>
        <w:t xml:space="preserve">y </w:t>
      </w:r>
      <w:ins w:id="2594" w:author="Edu Fisica" w:date="2026-05-16T07:13:00Z">
        <w:r w:rsidR="007F5353">
          <w:rPr>
            <w:rFonts w:eastAsia="Times New Roman" w:cs="Times New Roman"/>
            <w:sz w:val="20"/>
            <w:szCs w:val="20"/>
          </w:rPr>
          <w:t xml:space="preserve">de </w:t>
        </w:r>
      </w:ins>
      <w:r w:rsidR="007F5353">
        <w:rPr>
          <w:sz w:val="20"/>
          <w:rPrChange w:id="2595" w:author="Edu Fisica" w:date="2026-05-16T07:13:00Z">
            <w:rPr/>
          </w:rPrChange>
        </w:rPr>
        <w:t xml:space="preserve">la </w:t>
      </w:r>
      <w:r w:rsidRPr="00D61AE7">
        <w:rPr>
          <w:sz w:val="20"/>
          <w:rPrChange w:id="2596" w:author="Edu Fisica" w:date="2026-05-16T07:13:00Z">
            <w:rPr/>
          </w:rPrChange>
        </w:rPr>
        <w:t xml:space="preserve">convivencia escolar </w:t>
      </w:r>
      <w:del w:id="2597" w:author="Edu Fisica" w:date="2026-05-16T07:13:00Z">
        <w:r w:rsidRPr="00FF4F12">
          <w:rPr>
            <w:rFonts w:eastAsia="Times New Roman" w:cs="Times New Roman"/>
            <w:szCs w:val="24"/>
          </w:rPr>
          <w:delText>en el</w:delText>
        </w:r>
      </w:del>
      <w:ins w:id="2598" w:author="Edu Fisica" w:date="2026-05-16T07:13:00Z">
        <w:r w:rsidR="007F5353">
          <w:rPr>
            <w:rFonts w:eastAsia="Times New Roman" w:cs="Times New Roman"/>
            <w:sz w:val="20"/>
            <w:szCs w:val="20"/>
          </w:rPr>
          <w:t>de padres y estudiantes de</w:t>
        </w:r>
        <w:r w:rsidRPr="00D61AE7">
          <w:rPr>
            <w:rFonts w:eastAsia="Times New Roman" w:cs="Times New Roman"/>
            <w:sz w:val="20"/>
            <w:szCs w:val="20"/>
          </w:rPr>
          <w:t>l</w:t>
        </w:r>
      </w:ins>
      <w:r w:rsidRPr="00D61AE7">
        <w:rPr>
          <w:sz w:val="20"/>
          <w:rPrChange w:id="2599" w:author="Edu Fisica" w:date="2026-05-16T07:13:00Z">
            <w:rPr/>
          </w:rPrChange>
        </w:rPr>
        <w:t xml:space="preserve"> grado </w:t>
      </w:r>
      <w:del w:id="2600" w:author="Edu Fisica" w:date="2026-05-16T07:13:00Z">
        <w:r w:rsidRPr="00FF4F12">
          <w:rPr>
            <w:rFonts w:eastAsia="Times New Roman" w:cs="Times New Roman"/>
            <w:szCs w:val="24"/>
          </w:rPr>
          <w:delText xml:space="preserve">    </w:delText>
        </w:r>
      </w:del>
      <w:r w:rsidRPr="00D61AE7">
        <w:rPr>
          <w:sz w:val="20"/>
          <w:rPrChange w:id="2601" w:author="Edu Fisica" w:date="2026-05-16T07:13:00Z">
            <w:rPr/>
          </w:rPrChange>
        </w:rPr>
        <w:t>6°-1.</w:t>
      </w:r>
    </w:p>
    <w:p w14:paraId="1211D2DA" w14:textId="17E96C27" w:rsidR="00B776BF" w:rsidRPr="00FF4F12" w:rsidRDefault="00B776BF" w:rsidP="00B776BF">
      <w:pPr>
        <w:jc w:val="both"/>
        <w:rPr>
          <w:rFonts w:eastAsia="Times New Roman" w:cs="Times New Roman"/>
          <w:color w:val="000000"/>
          <w:szCs w:val="24"/>
          <w:lang w:val="es-CO"/>
        </w:rPr>
      </w:pPr>
      <w:r w:rsidRPr="00FF4F12">
        <w:rPr>
          <w:rFonts w:eastAsia="Times New Roman" w:cs="Times New Roman"/>
          <w:color w:val="000000"/>
          <w:szCs w:val="24"/>
          <w:lang w:val="es-CO"/>
        </w:rPr>
        <w:t>En síntesis, la actividad de convivencia trascendió el carácter recreativo para consolidarse como un espacio formativo integral, donde se promovieron valores, habilidades sociales y actitudes proactivas orientadas a la construcción de una convivencia pacífica y al fortalecimiento de los lazos entre escuela, familia y comunidad</w:t>
      </w:r>
      <w:del w:id="2602" w:author="Edu Fisica" w:date="2026-05-16T07:13:00Z">
        <w:r w:rsidRPr="00FF4F12">
          <w:rPr>
            <w:rFonts w:eastAsia="Times New Roman" w:cs="Times New Roman"/>
            <w:color w:val="000000"/>
            <w:szCs w:val="24"/>
            <w:lang w:val="es-CO"/>
          </w:rPr>
          <w:delText>.</w:delText>
        </w:r>
      </w:del>
      <w:ins w:id="2603" w:author="Edu Fisica" w:date="2026-05-16T07:13:00Z">
        <w:r w:rsidR="007F5353">
          <w:rPr>
            <w:rFonts w:eastAsia="Times New Roman" w:cs="Times New Roman"/>
            <w:color w:val="000000"/>
            <w:szCs w:val="24"/>
            <w:lang w:val="es-CO"/>
          </w:rPr>
          <w:t xml:space="preserve"> (tabla 12)</w:t>
        </w:r>
        <w:r w:rsidRPr="00FF4F12">
          <w:rPr>
            <w:rFonts w:eastAsia="Times New Roman" w:cs="Times New Roman"/>
            <w:color w:val="000000"/>
            <w:szCs w:val="24"/>
            <w:lang w:val="es-CO"/>
          </w:rPr>
          <w:t>.</w:t>
        </w:r>
      </w:ins>
    </w:p>
    <w:p w14:paraId="70E6C8B1" w14:textId="77777777" w:rsidR="00B776BF" w:rsidRPr="00FF4F12" w:rsidRDefault="00B776BF" w:rsidP="00B776BF">
      <w:pPr>
        <w:jc w:val="both"/>
        <w:rPr>
          <w:del w:id="2604" w:author="Edu Fisica" w:date="2026-05-16T07:13:00Z"/>
          <w:rFonts w:eastAsia="Times New Roman" w:cs="Times New Roman"/>
          <w:szCs w:val="24"/>
          <w:lang w:val="es-CO"/>
        </w:rPr>
      </w:pPr>
      <w:del w:id="2605" w:author="Edu Fisica" w:date="2026-05-16T07:13:00Z">
        <w:r w:rsidRPr="00FF4F12">
          <w:rPr>
            <w:rFonts w:eastAsia="Times New Roman" w:cs="Times New Roman"/>
            <w:color w:val="000000"/>
            <w:szCs w:val="24"/>
            <w:lang w:val="es-CO"/>
          </w:rPr>
          <w:delText>Cartas reflexivas:</w:delText>
        </w:r>
      </w:del>
    </w:p>
    <w:p w14:paraId="3B952C0E" w14:textId="14D36145" w:rsidR="00B776BF" w:rsidRPr="00FF4F12" w:rsidRDefault="00B776BF" w:rsidP="00B776BF">
      <w:pPr>
        <w:jc w:val="both"/>
        <w:rPr>
          <w:rFonts w:eastAsia="Times New Roman" w:cs="Times New Roman"/>
          <w:color w:val="000000"/>
          <w:szCs w:val="24"/>
          <w:lang w:val="es-CO"/>
        </w:rPr>
      </w:pPr>
      <w:del w:id="2606" w:author="Edu Fisica" w:date="2026-05-16T07:13:00Z">
        <w:r w:rsidRPr="00FF4F12">
          <w:rPr>
            <w:rFonts w:eastAsia="Times New Roman" w:cs="Times New Roman"/>
            <w:color w:val="000000"/>
            <w:szCs w:val="24"/>
            <w:lang w:val="es-CO"/>
          </w:rPr>
          <w:delText>Con</w:delText>
        </w:r>
      </w:del>
      <w:ins w:id="2607" w:author="Edu Fisica" w:date="2026-05-16T07:13:00Z">
        <w:r w:rsidR="007F5353">
          <w:rPr>
            <w:rFonts w:eastAsia="Times New Roman" w:cs="Times New Roman"/>
            <w:color w:val="000000"/>
            <w:szCs w:val="24"/>
            <w:lang w:val="es-CO"/>
          </w:rPr>
          <w:t>Posteriormente y c</w:t>
        </w:r>
        <w:r w:rsidRPr="00FF4F12">
          <w:rPr>
            <w:rFonts w:eastAsia="Times New Roman" w:cs="Times New Roman"/>
            <w:color w:val="000000"/>
            <w:szCs w:val="24"/>
            <w:lang w:val="es-CO"/>
          </w:rPr>
          <w:t>on</w:t>
        </w:r>
      </w:ins>
      <w:r w:rsidRPr="00FF4F12">
        <w:rPr>
          <w:rFonts w:eastAsia="Times New Roman" w:cs="Times New Roman"/>
          <w:color w:val="000000"/>
          <w:szCs w:val="24"/>
          <w:lang w:val="es-CO"/>
        </w:rPr>
        <w:t xml:space="preserve"> el propósito de fortalecer la convivencia escolar y promover una cultura de paz, se invitó a las familias del grado 6°-1 a participar en un ejercicio de reflexión a través de cartas</w:t>
      </w:r>
      <w:del w:id="2608" w:author="Edu Fisica" w:date="2026-05-16T07:13:00Z">
        <w:r w:rsidRPr="00FF4F12">
          <w:rPr>
            <w:rFonts w:eastAsia="Times New Roman" w:cs="Times New Roman"/>
            <w:i/>
            <w:iCs/>
            <w:color w:val="000000"/>
            <w:szCs w:val="24"/>
            <w:lang w:val="es-CO"/>
          </w:rPr>
          <w:delText>.</w:delText>
        </w:r>
      </w:del>
      <w:ins w:id="2609" w:author="Edu Fisica" w:date="2026-05-16T07:13:00Z">
        <w:r w:rsidR="007F5353">
          <w:rPr>
            <w:rFonts w:eastAsia="Times New Roman" w:cs="Times New Roman"/>
            <w:color w:val="000000"/>
            <w:szCs w:val="24"/>
            <w:lang w:val="es-CO"/>
          </w:rPr>
          <w:t xml:space="preserve"> (figura 20)</w:t>
        </w:r>
        <w:r w:rsidRPr="00FF4F12">
          <w:rPr>
            <w:rFonts w:eastAsia="Times New Roman" w:cs="Times New Roman"/>
            <w:i/>
            <w:iCs/>
            <w:color w:val="000000"/>
            <w:szCs w:val="24"/>
            <w:lang w:val="es-CO"/>
          </w:rPr>
          <w:t>.</w:t>
        </w:r>
      </w:ins>
      <w:r w:rsidRPr="00FF4F12">
        <w:rPr>
          <w:rFonts w:eastAsia="Times New Roman" w:cs="Times New Roman"/>
          <w:color w:val="000000"/>
          <w:szCs w:val="24"/>
          <w:lang w:val="es-CO"/>
        </w:rPr>
        <w:t xml:space="preserve"> Estas buscan abrir un espacio cercano de diálogo y acompañamiento en el proceso formativo de los estudiantes. Esta actividad fue concebida como un ejercicio de comunicación afectiva y reflexión conjunta entre familia y estudiante, en el cual los adultos debían redactar una carta dirigida a sus hijos, expresando sentimientos, valoraciones y mensajes formativos.</w:t>
      </w:r>
    </w:p>
    <w:p w14:paraId="3A47E9C8" w14:textId="77777777" w:rsidR="00143231" w:rsidRDefault="00B776BF" w:rsidP="00B776BF">
      <w:pPr>
        <w:pStyle w:val="Descripcin"/>
        <w:keepNext/>
        <w:jc w:val="both"/>
        <w:rPr>
          <w:ins w:id="2610" w:author="Edu Fisica" w:date="2026-05-16T07:13:00Z"/>
          <w:rFonts w:cs="Times New Roman"/>
          <w:sz w:val="20"/>
          <w:szCs w:val="20"/>
        </w:rPr>
      </w:pPr>
      <w:bookmarkStart w:id="2611" w:name="_Toc227606259"/>
      <w:bookmarkStart w:id="2612" w:name="_Toc227682430"/>
      <w:bookmarkStart w:id="2613" w:name="_Toc229133592"/>
      <w:bookmarkStart w:id="2614" w:name="_Hlk227273747"/>
      <w:bookmarkStart w:id="2615" w:name="_Toc227692939"/>
      <w:r w:rsidRPr="007F5353">
        <w:rPr>
          <w:sz w:val="20"/>
          <w:rPrChange w:id="2616" w:author="Edu Fisica" w:date="2026-05-16T07:13:00Z">
            <w:rPr>
              <w:sz w:val="24"/>
            </w:rPr>
          </w:rPrChange>
        </w:rPr>
        <w:t xml:space="preserve">Figura  </w:t>
      </w:r>
    </w:p>
    <w:p w14:paraId="64C7E9FA" w14:textId="6CF97D46" w:rsidR="00B776BF" w:rsidRPr="007F5353" w:rsidRDefault="00B776BF" w:rsidP="00B776BF">
      <w:pPr>
        <w:pStyle w:val="Descripcin"/>
        <w:keepNext/>
        <w:jc w:val="both"/>
        <w:rPr>
          <w:sz w:val="20"/>
          <w:rPrChange w:id="2617" w:author="Edu Fisica" w:date="2026-05-16T07:13:00Z">
            <w:rPr>
              <w:sz w:val="24"/>
            </w:rPr>
          </w:rPrChange>
        </w:rPr>
      </w:pPr>
      <w:r w:rsidRPr="007F5353">
        <w:rPr>
          <w:sz w:val="20"/>
          <w:rPrChange w:id="2618" w:author="Edu Fisica" w:date="2026-05-16T07:13:00Z">
            <w:rPr>
              <w:sz w:val="24"/>
            </w:rPr>
          </w:rPrChange>
        </w:rPr>
        <w:fldChar w:fldCharType="begin"/>
      </w:r>
      <w:r w:rsidRPr="007F5353">
        <w:rPr>
          <w:sz w:val="20"/>
          <w:rPrChange w:id="2619" w:author="Edu Fisica" w:date="2026-05-16T07:13:00Z">
            <w:rPr>
              <w:sz w:val="24"/>
            </w:rPr>
          </w:rPrChange>
        </w:rPr>
        <w:instrText xml:space="preserve"> SEQ Figura_ \* ARABIC </w:instrText>
      </w:r>
      <w:r w:rsidRPr="007F5353">
        <w:rPr>
          <w:sz w:val="20"/>
          <w:rPrChange w:id="2620" w:author="Edu Fisica" w:date="2026-05-16T07:13:00Z">
            <w:rPr>
              <w:sz w:val="24"/>
            </w:rPr>
          </w:rPrChange>
        </w:rPr>
        <w:fldChar w:fldCharType="separate"/>
      </w:r>
      <w:r w:rsidR="0068461A" w:rsidRPr="007F5353">
        <w:rPr>
          <w:sz w:val="20"/>
          <w:rPrChange w:id="2621" w:author="Edu Fisica" w:date="2026-05-16T07:13:00Z">
            <w:rPr>
              <w:sz w:val="24"/>
            </w:rPr>
          </w:rPrChange>
        </w:rPr>
        <w:t>20</w:t>
      </w:r>
      <w:r w:rsidRPr="007F5353">
        <w:rPr>
          <w:sz w:val="20"/>
          <w:rPrChange w:id="2622" w:author="Edu Fisica" w:date="2026-05-16T07:13:00Z">
            <w:rPr>
              <w:sz w:val="24"/>
            </w:rPr>
          </w:rPrChange>
        </w:rPr>
        <w:fldChar w:fldCharType="end"/>
      </w:r>
      <w:r w:rsidRPr="007F5353">
        <w:rPr>
          <w:sz w:val="20"/>
          <w:rPrChange w:id="2623" w:author="Edu Fisica" w:date="2026-05-16T07:13:00Z">
            <w:rPr>
              <w:sz w:val="24"/>
            </w:rPr>
          </w:rPrChange>
        </w:rPr>
        <w:t xml:space="preserve"> Cartas reflexivas - Grado 6-1</w:t>
      </w:r>
      <w:bookmarkEnd w:id="2611"/>
      <w:bookmarkEnd w:id="2612"/>
      <w:bookmarkEnd w:id="2613"/>
      <w:bookmarkEnd w:id="2615"/>
    </w:p>
    <w:bookmarkEnd w:id="2614"/>
    <w:p w14:paraId="6468144E" w14:textId="77777777" w:rsidR="00B776BF" w:rsidRPr="00FF4F12" w:rsidRDefault="00B776BF" w:rsidP="00B776BF">
      <w:pPr>
        <w:jc w:val="center"/>
        <w:rPr>
          <w:rFonts w:eastAsia="Times New Roman" w:cs="Times New Roman"/>
          <w:szCs w:val="24"/>
          <w:lang w:val="es-CO"/>
        </w:rPr>
      </w:pPr>
      <w:r w:rsidRPr="00FF4F12">
        <w:rPr>
          <w:rFonts w:cs="Times New Roman"/>
          <w:noProof/>
          <w:szCs w:val="24"/>
          <w:lang w:val="es-CO"/>
        </w:rPr>
        <w:drawing>
          <wp:inline distT="0" distB="0" distL="0" distR="0" wp14:anchorId="2D4983ED" wp14:editId="7856D371">
            <wp:extent cx="5113658" cy="2065020"/>
            <wp:effectExtent l="0" t="0" r="0" b="0"/>
            <wp:docPr id="1740932547" name="Imagen 1740932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18001" cy="2066774"/>
                    </a:xfrm>
                    <a:prstGeom prst="rect">
                      <a:avLst/>
                    </a:prstGeom>
                    <a:noFill/>
                    <a:ln>
                      <a:noFill/>
                    </a:ln>
                  </pic:spPr>
                </pic:pic>
              </a:graphicData>
            </a:graphic>
          </wp:inline>
        </w:drawing>
      </w:r>
    </w:p>
    <w:p w14:paraId="0C4748F8" w14:textId="77777777" w:rsidR="00B776BF" w:rsidRPr="004D5903" w:rsidRDefault="00B776BF" w:rsidP="00B776BF">
      <w:pPr>
        <w:jc w:val="center"/>
        <w:rPr>
          <w:del w:id="2624" w:author="Edu Fisica" w:date="2026-05-16T07:13:00Z"/>
          <w:rFonts w:eastAsia="Times New Roman" w:cs="Times New Roman"/>
          <w:color w:val="FF0000"/>
          <w:szCs w:val="24"/>
          <w:lang w:val="es-CO"/>
        </w:rPr>
      </w:pPr>
      <w:del w:id="2625" w:author="Edu Fisica" w:date="2026-05-16T07:13:00Z">
        <w:r w:rsidRPr="004D5903">
          <w:rPr>
            <w:rFonts w:eastAsia="Times New Roman" w:cs="Times New Roman"/>
            <w:color w:val="FF0000"/>
            <w:szCs w:val="24"/>
            <w:lang w:val="es-CO"/>
          </w:rPr>
          <w:delText>Imagen del autor</w:delText>
        </w:r>
      </w:del>
    </w:p>
    <w:p w14:paraId="07DFD12D" w14:textId="2140092D" w:rsidR="00B776BF" w:rsidRPr="007F5353" w:rsidRDefault="007F5353" w:rsidP="007F5353">
      <w:pPr>
        <w:rPr>
          <w:ins w:id="2626" w:author="Edu Fisica" w:date="2026-05-16T07:13:00Z"/>
          <w:rFonts w:eastAsia="Times New Roman" w:cs="Times New Roman"/>
          <w:i/>
          <w:iCs/>
          <w:color w:val="FF0000"/>
          <w:sz w:val="20"/>
          <w:szCs w:val="20"/>
          <w:lang w:val="es-CO"/>
        </w:rPr>
      </w:pPr>
      <w:ins w:id="2627" w:author="Edu Fisica" w:date="2026-05-16T07:13:00Z">
        <w:r w:rsidRPr="007F5353">
          <w:rPr>
            <w:rFonts w:eastAsia="Times New Roman" w:cs="Times New Roman"/>
            <w:i/>
            <w:iCs/>
            <w:sz w:val="20"/>
            <w:szCs w:val="20"/>
            <w:lang w:val="es-CO"/>
          </w:rPr>
          <w:t xml:space="preserve">Nota. </w:t>
        </w:r>
        <w:r w:rsidRPr="007F5353">
          <w:rPr>
            <w:rFonts w:eastAsia="Times New Roman" w:cs="Times New Roman"/>
            <w:sz w:val="20"/>
            <w:szCs w:val="20"/>
            <w:lang w:val="es-CO"/>
          </w:rPr>
          <w:t xml:space="preserve">Elaboración propia, registro fotográfico entrega de cartas reflexivas.  </w:t>
        </w:r>
        <w:r w:rsidRPr="007F5353">
          <w:rPr>
            <w:rFonts w:eastAsia="Times New Roman" w:cs="Times New Roman"/>
            <w:i/>
            <w:iCs/>
            <w:color w:val="FF0000"/>
            <w:sz w:val="20"/>
            <w:szCs w:val="20"/>
            <w:lang w:val="es-CO"/>
          </w:rPr>
          <w:t xml:space="preserve"> </w:t>
        </w:r>
      </w:ins>
    </w:p>
    <w:p w14:paraId="306860D9" w14:textId="77777777" w:rsidR="00B776BF" w:rsidRPr="00FF4F12" w:rsidRDefault="00B776BF" w:rsidP="00B776BF">
      <w:pPr>
        <w:jc w:val="both"/>
        <w:rPr>
          <w:rFonts w:eastAsia="Times New Roman" w:cs="Times New Roman"/>
          <w:szCs w:val="24"/>
          <w:lang w:val="es-CO"/>
        </w:rPr>
      </w:pPr>
      <w:r w:rsidRPr="00FF4F12">
        <w:rPr>
          <w:rFonts w:eastAsia="Times New Roman" w:cs="Times New Roman"/>
          <w:color w:val="000000"/>
          <w:szCs w:val="24"/>
          <w:lang w:val="es-CO"/>
        </w:rPr>
        <w:t>La propuesta planteó intencionalidades claras: propiciar espacios de reflexión sobre el proceso académico y convivencial, fortalecer los vínculos afectivos y promover mensajes orientados al desarrollo de actitudes como el respeto, la responsabilidad y la convivencia pacífica. En este sentido, las cartas se constituyeron no solo como un instrumento de recolección de información, sino también como una estrategia formativa con impacto socioemocional.</w:t>
      </w:r>
    </w:p>
    <w:p w14:paraId="2F5832D5" w14:textId="77777777" w:rsidR="00B776BF" w:rsidRPr="00FF4F12" w:rsidRDefault="00B776BF" w:rsidP="00B776BF">
      <w:pPr>
        <w:jc w:val="both"/>
        <w:rPr>
          <w:rFonts w:eastAsia="Times New Roman" w:cs="Times New Roman"/>
          <w:szCs w:val="24"/>
          <w:lang w:val="es-CO"/>
        </w:rPr>
      </w:pPr>
      <w:r w:rsidRPr="00FF4F12">
        <w:rPr>
          <w:rFonts w:eastAsia="Times New Roman" w:cs="Times New Roman"/>
          <w:color w:val="000000"/>
          <w:szCs w:val="24"/>
          <w:lang w:val="es-CO"/>
        </w:rPr>
        <w:t>A partir del análisis del contenido de las cartas, se evidenció una alta carga afectiva en los mensajes emitidos por los padres de familia, quienes expresaron sentimientos de amor, orgullo, apoyo incondicional y reconocimiento hacia sus hijos. Frases como “me siento orgullosa de ti”, “eres el amor de mi vida” o “te quiero mucho, aunque casi no te lo diga”, reflejan la existencia de vínculos afectivos sólidos que, en muchos casos, no habían sido verbalizados previamente de manera explícita. Este hallazgo permite identificar una brecha comunicativa en el contexto familiar, donde los sentimientos positivos, aunque presentes, no siempre son expresados de forma directa.</w:t>
      </w:r>
    </w:p>
    <w:p w14:paraId="65A2F296" w14:textId="77777777" w:rsidR="00B776BF" w:rsidRPr="00FF4F12" w:rsidRDefault="00B776BF" w:rsidP="00B776BF">
      <w:pPr>
        <w:jc w:val="both"/>
        <w:rPr>
          <w:rFonts w:eastAsia="Times New Roman" w:cs="Times New Roman"/>
          <w:szCs w:val="24"/>
          <w:lang w:val="es-CO"/>
        </w:rPr>
      </w:pPr>
      <w:r w:rsidRPr="00FF4F12">
        <w:rPr>
          <w:rFonts w:eastAsia="Times New Roman" w:cs="Times New Roman"/>
          <w:color w:val="000000"/>
          <w:szCs w:val="24"/>
          <w:lang w:val="es-CO"/>
        </w:rPr>
        <w:t>Por otra parte, la reacción de los estudiantes al momento de recibir y leer las cartas permitió evidenciar aspectos relevantes en torno a su desarrollo emocional. Se observaron expresiones de asombro, incredulidad e incluso negación frente a los mensajes recibidos, lo cual sugiere que para muchos de ellos esta fue la primera experiencia de reconocimiento afectivo explícito por parte de sus padres. Este fenómeno pone de manifiesto la necesidad de fortalecer los canales de comunicación emocional en el entorno familiar, así como de generar espacios pedagógicos que faciliten este tipo de interacciones.</w:t>
      </w:r>
    </w:p>
    <w:p w14:paraId="37416332" w14:textId="77777777" w:rsidR="00B776BF" w:rsidRPr="00FF4F12" w:rsidRDefault="00B776BF" w:rsidP="00B776BF">
      <w:pPr>
        <w:jc w:val="both"/>
        <w:rPr>
          <w:rFonts w:eastAsia="Times New Roman" w:cs="Times New Roman"/>
          <w:szCs w:val="24"/>
          <w:lang w:val="es-CO"/>
        </w:rPr>
      </w:pPr>
      <w:r w:rsidRPr="00FF4F12">
        <w:rPr>
          <w:rFonts w:eastAsia="Times New Roman" w:cs="Times New Roman"/>
          <w:color w:val="000000"/>
          <w:szCs w:val="24"/>
          <w:lang w:val="es-CO"/>
        </w:rPr>
        <w:t>Un aspecto particularmente significativo se relaciona con la interpretación que algunos estudiantes tienen frente a las prácticas de crianza. Expresiones como “solo se la pasa castigándome” evidencian una percepción negativa de las acciones correctivas por parte de los padres, las cuales son asociadas con desamor o rechazo. Sin embargo, la respuesta de los acudientes permite inferir que dichas prácticas responden a intenciones formativas. Esta situación revela una disonancia en la comunicación afectiva, donde el mensaje formativo no logra ser comprendido plenamente por los estudiantes, generando posibles tensiones en la relación familiar.</w:t>
      </w:r>
    </w:p>
    <w:p w14:paraId="628754EC" w14:textId="25C70EB6" w:rsidR="00B776BF" w:rsidRPr="00FF4F12" w:rsidRDefault="00B776BF" w:rsidP="00B776BF">
      <w:pPr>
        <w:jc w:val="both"/>
        <w:rPr>
          <w:rFonts w:eastAsia="Times New Roman" w:cs="Times New Roman"/>
          <w:szCs w:val="24"/>
          <w:lang w:val="es-CO"/>
        </w:rPr>
      </w:pPr>
      <w:r w:rsidRPr="00FF4F12">
        <w:rPr>
          <w:rFonts w:eastAsia="Times New Roman" w:cs="Times New Roman"/>
          <w:color w:val="000000"/>
          <w:szCs w:val="24"/>
          <w:lang w:val="es-CO"/>
        </w:rPr>
        <w:t>En este sentido, la actividad de las cartas reflexivas permitió no solo visibilizar estas dinámicas, sino también abrir un espacio simbólico de reconciliación emocional y resignificación de los vínculos familiares</w:t>
      </w:r>
      <w:del w:id="2628" w:author="Edu Fisica" w:date="2026-05-16T07:13:00Z">
        <w:r w:rsidRPr="00FF4F12">
          <w:rPr>
            <w:rFonts w:eastAsia="Times New Roman" w:cs="Times New Roman"/>
            <w:color w:val="000000"/>
            <w:szCs w:val="24"/>
            <w:lang w:val="es-CO"/>
          </w:rPr>
          <w:delText>.</w:delText>
        </w:r>
      </w:del>
      <w:ins w:id="2629" w:author="Edu Fisica" w:date="2026-05-16T07:13:00Z">
        <w:r w:rsidR="00BA3A35">
          <w:rPr>
            <w:rFonts w:eastAsia="Times New Roman" w:cs="Times New Roman"/>
            <w:color w:val="000000"/>
            <w:szCs w:val="24"/>
            <w:lang w:val="es-CO"/>
          </w:rPr>
          <w:t xml:space="preserve"> (tabla 13)</w:t>
        </w:r>
        <w:r w:rsidRPr="00FF4F12">
          <w:rPr>
            <w:rFonts w:eastAsia="Times New Roman" w:cs="Times New Roman"/>
            <w:color w:val="000000"/>
            <w:szCs w:val="24"/>
            <w:lang w:val="es-CO"/>
          </w:rPr>
          <w:t>.</w:t>
        </w:r>
      </w:ins>
      <w:r w:rsidRPr="00FF4F12">
        <w:rPr>
          <w:rFonts w:eastAsia="Times New Roman" w:cs="Times New Roman"/>
          <w:color w:val="000000"/>
          <w:szCs w:val="24"/>
          <w:lang w:val="es-CO"/>
        </w:rPr>
        <w:t xml:space="preserve"> La escritura se convirtió en un medio facilitador para la expresión de sentimientos que, en contextos cotidianos, podrían verse limitados por factores como la timidez, el temor al juicio o la falta de hábito en la comunicación emocional.</w:t>
      </w:r>
    </w:p>
    <w:p w14:paraId="7CD1C0D1" w14:textId="77777777" w:rsidR="00B776BF" w:rsidRPr="00FF4F12" w:rsidRDefault="00B776BF" w:rsidP="00B776BF">
      <w:pPr>
        <w:jc w:val="both"/>
        <w:rPr>
          <w:rFonts w:eastAsia="Times New Roman" w:cs="Times New Roman"/>
          <w:color w:val="000000"/>
          <w:szCs w:val="24"/>
          <w:lang w:val="es-CO"/>
        </w:rPr>
      </w:pPr>
      <w:r w:rsidRPr="00FF4F12">
        <w:rPr>
          <w:rFonts w:eastAsia="Times New Roman" w:cs="Times New Roman"/>
          <w:color w:val="000000"/>
          <w:szCs w:val="24"/>
          <w:lang w:val="es-CO"/>
        </w:rPr>
        <w:t>Asimismo, esta técnica favoreció el desarrollo de competencias socioemocionales tanto en padres como en estudiantes, tales como la empatía, la expresión emocional, la escucha activa y el reconocimiento del otro. Desde la perspectiva de la convivencia escolar, estos elementos son fundamentales para la construcción de relaciones basadas en el respeto, la confianza y la comprensión mutua.</w:t>
      </w:r>
    </w:p>
    <w:p w14:paraId="01FC7B5A" w14:textId="608C33EE" w:rsidR="00143231" w:rsidRDefault="00B776BF" w:rsidP="00B776BF">
      <w:pPr>
        <w:pStyle w:val="Descripcin"/>
        <w:keepNext/>
        <w:rPr>
          <w:sz w:val="20"/>
          <w:rPrChange w:id="2630" w:author="Edu Fisica" w:date="2026-05-16T07:13:00Z">
            <w:rPr>
              <w:sz w:val="24"/>
            </w:rPr>
          </w:rPrChange>
        </w:rPr>
      </w:pPr>
      <w:bookmarkStart w:id="2631" w:name="_Toc227605703"/>
      <w:bookmarkStart w:id="2632" w:name="_Toc229133612"/>
      <w:bookmarkStart w:id="2633" w:name="_Hlk227273964"/>
      <w:bookmarkStart w:id="2634" w:name="_Toc227693000"/>
      <w:r w:rsidRPr="007F5353">
        <w:rPr>
          <w:sz w:val="20"/>
          <w:rPrChange w:id="2635" w:author="Edu Fisica" w:date="2026-05-16T07:13:00Z">
            <w:rPr>
              <w:sz w:val="24"/>
            </w:rPr>
          </w:rPrChange>
        </w:rPr>
        <w:t xml:space="preserve">Tabla </w:t>
      </w:r>
      <w:r w:rsidRPr="007F5353">
        <w:rPr>
          <w:sz w:val="20"/>
          <w:rPrChange w:id="2636" w:author="Edu Fisica" w:date="2026-05-16T07:13:00Z">
            <w:rPr>
              <w:sz w:val="24"/>
            </w:rPr>
          </w:rPrChange>
        </w:rPr>
        <w:fldChar w:fldCharType="begin"/>
      </w:r>
      <w:r w:rsidRPr="007F5353">
        <w:rPr>
          <w:sz w:val="20"/>
          <w:rPrChange w:id="2637" w:author="Edu Fisica" w:date="2026-05-16T07:13:00Z">
            <w:rPr>
              <w:sz w:val="24"/>
            </w:rPr>
          </w:rPrChange>
        </w:rPr>
        <w:instrText xml:space="preserve"> SEQ Tabla \* ARABIC </w:instrText>
      </w:r>
      <w:r w:rsidRPr="007F5353">
        <w:rPr>
          <w:sz w:val="20"/>
          <w:rPrChange w:id="2638" w:author="Edu Fisica" w:date="2026-05-16T07:13:00Z">
            <w:rPr>
              <w:sz w:val="24"/>
            </w:rPr>
          </w:rPrChange>
        </w:rPr>
        <w:fldChar w:fldCharType="separate"/>
      </w:r>
      <w:r w:rsidR="0072781F" w:rsidRPr="007F5353">
        <w:rPr>
          <w:sz w:val="20"/>
          <w:rPrChange w:id="2639" w:author="Edu Fisica" w:date="2026-05-16T07:13:00Z">
            <w:rPr>
              <w:sz w:val="24"/>
            </w:rPr>
          </w:rPrChange>
        </w:rPr>
        <w:t>13</w:t>
      </w:r>
      <w:r w:rsidRPr="007F5353">
        <w:rPr>
          <w:sz w:val="20"/>
          <w:rPrChange w:id="2640" w:author="Edu Fisica" w:date="2026-05-16T07:13:00Z">
            <w:rPr>
              <w:sz w:val="24"/>
            </w:rPr>
          </w:rPrChange>
        </w:rPr>
        <w:fldChar w:fldCharType="end"/>
      </w:r>
      <w:r w:rsidRPr="007F5353">
        <w:rPr>
          <w:sz w:val="20"/>
          <w:rPrChange w:id="2641" w:author="Edu Fisica" w:date="2026-05-16T07:13:00Z">
            <w:rPr>
              <w:sz w:val="24"/>
            </w:rPr>
          </w:rPrChange>
        </w:rPr>
        <w:t xml:space="preserve"> </w:t>
      </w:r>
      <w:moveFromRangeStart w:id="2642" w:author="Edu Fisica" w:date="2026-05-16T07:13:00Z" w:name="move229808013"/>
      <w:moveFrom w:id="2643" w:author="Edu Fisica" w:date="2026-05-16T07:13:00Z">
        <w:r w:rsidRPr="007F5353">
          <w:rPr>
            <w:sz w:val="20"/>
            <w:rPrChange w:id="2644" w:author="Edu Fisica" w:date="2026-05-16T07:13:00Z">
              <w:rPr>
                <w:sz w:val="24"/>
              </w:rPr>
            </w:rPrChange>
          </w:rPr>
          <w:t>Análisis de resultados - Cartas reflexivas - Grado 6-1</w:t>
        </w:r>
      </w:moveFrom>
      <w:bookmarkEnd w:id="2634"/>
      <w:moveFromRangeEnd w:id="2642"/>
    </w:p>
    <w:p w14:paraId="15DEFF06" w14:textId="73E0612A" w:rsidR="00B776BF" w:rsidRPr="007F5353" w:rsidRDefault="00B776BF" w:rsidP="00B776BF">
      <w:pPr>
        <w:pStyle w:val="Descripcin"/>
        <w:keepNext/>
        <w:rPr>
          <w:ins w:id="2645" w:author="Edu Fisica" w:date="2026-05-16T07:13:00Z"/>
          <w:rFonts w:cs="Times New Roman"/>
          <w:sz w:val="20"/>
          <w:szCs w:val="20"/>
        </w:rPr>
      </w:pPr>
      <w:moveToRangeStart w:id="2646" w:author="Edu Fisica" w:date="2026-05-16T07:13:00Z" w:name="move229808013"/>
      <w:moveTo w:id="2647" w:author="Edu Fisica" w:date="2026-05-16T07:13:00Z">
        <w:r w:rsidRPr="007F5353">
          <w:rPr>
            <w:sz w:val="20"/>
            <w:rPrChange w:id="2648" w:author="Edu Fisica" w:date="2026-05-16T07:13:00Z">
              <w:rPr>
                <w:sz w:val="24"/>
              </w:rPr>
            </w:rPrChange>
          </w:rPr>
          <w:t>Análisis de resultados - Cartas reflexivas - Grado 6-1</w:t>
        </w:r>
      </w:moveTo>
      <w:bookmarkEnd w:id="2631"/>
      <w:bookmarkEnd w:id="2632"/>
      <w:moveToRangeEnd w:id="2646"/>
    </w:p>
    <w:tbl>
      <w:tblPr>
        <w:tblStyle w:val="Tablanormal2"/>
        <w:tblW w:w="0" w:type="auto"/>
        <w:tblLook w:val="04A0" w:firstRow="1" w:lastRow="0" w:firstColumn="1" w:lastColumn="0" w:noHBand="0" w:noVBand="1"/>
        <w:tblPrChange w:id="2649" w:author="Edu Fisica" w:date="2026-05-16T07:13:00Z">
          <w:tblPr>
            <w:tblStyle w:val="Tablaconcuadrcula"/>
            <w:tblW w:w="0" w:type="auto"/>
            <w:tblLook w:val="04A0" w:firstRow="1" w:lastRow="0" w:firstColumn="1" w:lastColumn="0" w:noHBand="0" w:noVBand="1"/>
          </w:tblPr>
        </w:tblPrChange>
      </w:tblPr>
      <w:tblGrid>
        <w:gridCol w:w="2405"/>
        <w:gridCol w:w="6423"/>
        <w:tblGridChange w:id="2650">
          <w:tblGrid>
            <w:gridCol w:w="2405"/>
            <w:gridCol w:w="6423"/>
          </w:tblGrid>
        </w:tblGridChange>
      </w:tblGrid>
      <w:tr w:rsidR="00B776BF" w:rsidRPr="00FF4F12" w14:paraId="3DE17A8A" w14:textId="77777777" w:rsidTr="00A41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Change w:id="2651" w:author="Edu Fisica" w:date="2026-05-16T07:13:00Z">
              <w:tcPr>
                <w:tcW w:w="2405" w:type="dxa"/>
                <w:tcBorders>
                  <w:bottom w:val="none" w:sz="0" w:space="0" w:color="auto"/>
                </w:tcBorders>
                <w:hideMark/>
              </w:tcPr>
            </w:tcPrChange>
          </w:tcPr>
          <w:bookmarkEnd w:id="2633"/>
          <w:p w14:paraId="26EA4EA4" w14:textId="7DB12D2A" w:rsidR="00B776BF" w:rsidRPr="00FF4F12" w:rsidRDefault="00B776BF" w:rsidP="00E06C30">
            <w:pPr>
              <w:spacing w:line="240" w:lineRule="auto"/>
              <w:ind w:firstLine="0"/>
              <w:jc w:val="center"/>
              <w:cnfStyle w:val="101000000000" w:firstRow="1" w:lastRow="0" w:firstColumn="1" w:lastColumn="0" w:oddVBand="0" w:evenVBand="0" w:oddHBand="0" w:evenHBand="0" w:firstRowFirstColumn="0" w:firstRowLastColumn="0" w:lastRowFirstColumn="0" w:lastRowLastColumn="0"/>
              <w:rPr>
                <w:b w:val="0"/>
                <w:sz w:val="20"/>
                <w:rPrChange w:id="2652" w:author="Edu Fisica" w:date="2026-05-16T07:13:00Z">
                  <w:rPr>
                    <w:sz w:val="20"/>
                  </w:rPr>
                </w:rPrChange>
              </w:rPr>
            </w:pPr>
            <w:del w:id="2653" w:author="Edu Fisica" w:date="2026-05-16T07:13:00Z">
              <w:r w:rsidRPr="00FF4F12">
                <w:rPr>
                  <w:rFonts w:cs="Times New Roman"/>
                  <w:sz w:val="20"/>
                  <w:szCs w:val="20"/>
                </w:rPr>
                <w:delText>Subcategoría</w:delText>
              </w:r>
            </w:del>
            <w:ins w:id="2654" w:author="Edu Fisica" w:date="2026-05-16T07:13:00Z">
              <w:r w:rsidR="00A414E7">
                <w:rPr>
                  <w:rFonts w:cs="Times New Roman"/>
                  <w:b w:val="0"/>
                  <w:bCs w:val="0"/>
                  <w:sz w:val="20"/>
                  <w:szCs w:val="20"/>
                </w:rPr>
                <w:t>Criterios de análisis</w:t>
              </w:r>
            </w:ins>
          </w:p>
        </w:tc>
        <w:tc>
          <w:tcPr>
            <w:tcW w:w="6423" w:type="dxa"/>
            <w:hideMark/>
            <w:tcPrChange w:id="2655" w:author="Edu Fisica" w:date="2026-05-16T07:13:00Z">
              <w:tcPr>
                <w:tcW w:w="6423" w:type="dxa"/>
                <w:tcBorders>
                  <w:bottom w:val="none" w:sz="0" w:space="0" w:color="auto"/>
                </w:tcBorders>
                <w:hideMark/>
              </w:tcPr>
            </w:tcPrChange>
          </w:tcPr>
          <w:p w14:paraId="05D7ABAB" w14:textId="77777777" w:rsidR="00B776BF" w:rsidRPr="00FF4F12" w:rsidRDefault="00B776BF" w:rsidP="00E06C30">
            <w:pPr>
              <w:spacing w:line="240" w:lineRule="auto"/>
              <w:jc w:val="center"/>
              <w:cnfStyle w:val="100000000000" w:firstRow="1" w:lastRow="0" w:firstColumn="0" w:lastColumn="0" w:oddVBand="0" w:evenVBand="0" w:oddHBand="0" w:evenHBand="0" w:firstRowFirstColumn="0" w:firstRowLastColumn="0" w:lastRowFirstColumn="0" w:lastRowLastColumn="0"/>
              <w:rPr>
                <w:b w:val="0"/>
                <w:sz w:val="20"/>
                <w:rPrChange w:id="2656" w:author="Edu Fisica" w:date="2026-05-16T07:13:00Z">
                  <w:rPr>
                    <w:sz w:val="20"/>
                  </w:rPr>
                </w:rPrChange>
              </w:rPr>
            </w:pPr>
            <w:r w:rsidRPr="00DC5717">
              <w:rPr>
                <w:sz w:val="20"/>
              </w:rPr>
              <w:t>Hallazgos</w:t>
            </w:r>
          </w:p>
        </w:tc>
      </w:tr>
      <w:tr w:rsidR="00B776BF" w:rsidRPr="00FF4F12" w14:paraId="2AD03615" w14:textId="77777777" w:rsidTr="00A41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Change w:id="2657" w:author="Edu Fisica" w:date="2026-05-16T07:13:00Z">
              <w:tcPr>
                <w:tcW w:w="2405" w:type="dxa"/>
                <w:tcBorders>
                  <w:top w:val="none" w:sz="0" w:space="0" w:color="auto"/>
                  <w:bottom w:val="none" w:sz="0" w:space="0" w:color="auto"/>
                </w:tcBorders>
                <w:hideMark/>
              </w:tcPr>
            </w:tcPrChange>
          </w:tcPr>
          <w:p w14:paraId="0E26DB8C" w14:textId="77777777" w:rsidR="00B776BF" w:rsidRPr="00FF4F12" w:rsidRDefault="00B776BF"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rFonts w:cs="Times New Roman"/>
                <w:sz w:val="20"/>
                <w:szCs w:val="20"/>
              </w:rPr>
            </w:pPr>
            <w:r w:rsidRPr="00FF4F12">
              <w:rPr>
                <w:rStyle w:val="Textoennegrita"/>
                <w:rFonts w:ascii="Times New Roman" w:hAnsi="Times New Roman" w:cs="Times New Roman"/>
                <w:szCs w:val="20"/>
              </w:rPr>
              <w:t>Contexto de la estrategia</w:t>
            </w:r>
          </w:p>
        </w:tc>
        <w:tc>
          <w:tcPr>
            <w:tcW w:w="6423" w:type="dxa"/>
            <w:hideMark/>
            <w:tcPrChange w:id="2658" w:author="Edu Fisica" w:date="2026-05-16T07:13:00Z">
              <w:tcPr>
                <w:tcW w:w="6423" w:type="dxa"/>
                <w:tcBorders>
                  <w:top w:val="none" w:sz="0" w:space="0" w:color="auto"/>
                  <w:bottom w:val="none" w:sz="0" w:space="0" w:color="auto"/>
                </w:tcBorders>
                <w:hideMark/>
              </w:tcPr>
            </w:tcPrChange>
          </w:tcPr>
          <w:p w14:paraId="03C1546B" w14:textId="77777777" w:rsidR="00B776BF" w:rsidRPr="00FF4F12" w:rsidRDefault="00B776BF"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FF4F12">
              <w:rPr>
                <w:rFonts w:cs="Times New Roman"/>
                <w:sz w:val="20"/>
                <w:szCs w:val="20"/>
              </w:rPr>
              <w:t>Estrategia pedagógica y formativa orientada a fortalecer la convivencia, los vínculos afectivos y la reflexión socioemocional entre estudiantes y familias.</w:t>
            </w:r>
          </w:p>
        </w:tc>
      </w:tr>
      <w:tr w:rsidR="00B776BF" w:rsidRPr="00FF4F12" w14:paraId="5008198F" w14:textId="77777777" w:rsidTr="00A414E7">
        <w:tc>
          <w:tcPr>
            <w:cnfStyle w:val="001000000000" w:firstRow="0" w:lastRow="0" w:firstColumn="1" w:lastColumn="0" w:oddVBand="0" w:evenVBand="0" w:oddHBand="0" w:evenHBand="0" w:firstRowFirstColumn="0" w:firstRowLastColumn="0" w:lastRowFirstColumn="0" w:lastRowLastColumn="0"/>
            <w:tcW w:w="2405" w:type="dxa"/>
            <w:hideMark/>
            <w:tcPrChange w:id="2659" w:author="Edu Fisica" w:date="2026-05-16T07:13:00Z">
              <w:tcPr>
                <w:tcW w:w="2405" w:type="dxa"/>
                <w:hideMark/>
              </w:tcPr>
            </w:tcPrChange>
          </w:tcPr>
          <w:p w14:paraId="10B799BA" w14:textId="77777777" w:rsidR="00B776BF" w:rsidRPr="00FF4F12" w:rsidRDefault="00B776BF" w:rsidP="00E06C30">
            <w:pPr>
              <w:spacing w:line="240" w:lineRule="auto"/>
              <w:ind w:firstLine="0"/>
              <w:rPr>
                <w:rFonts w:cs="Times New Roman"/>
                <w:sz w:val="20"/>
                <w:szCs w:val="20"/>
              </w:rPr>
            </w:pPr>
            <w:r w:rsidRPr="00FF4F12">
              <w:rPr>
                <w:rStyle w:val="Textoennegrita"/>
                <w:rFonts w:ascii="Times New Roman" w:hAnsi="Times New Roman" w:cs="Times New Roman"/>
                <w:szCs w:val="20"/>
              </w:rPr>
              <w:t>Expresión afectiva familiar</w:t>
            </w:r>
          </w:p>
        </w:tc>
        <w:tc>
          <w:tcPr>
            <w:tcW w:w="6423" w:type="dxa"/>
            <w:hideMark/>
            <w:tcPrChange w:id="2660" w:author="Edu Fisica" w:date="2026-05-16T07:13:00Z">
              <w:tcPr>
                <w:tcW w:w="6423" w:type="dxa"/>
                <w:hideMark/>
              </w:tcPr>
            </w:tcPrChange>
          </w:tcPr>
          <w:p w14:paraId="6E911CBB" w14:textId="77777777" w:rsidR="00B776BF" w:rsidRPr="00FF4F12" w:rsidRDefault="00B776BF"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FF4F12">
              <w:rPr>
                <w:rFonts w:cs="Times New Roman"/>
                <w:sz w:val="20"/>
                <w:szCs w:val="20"/>
              </w:rPr>
              <w:t>Alta carga emocional en los mensajes, evidenciando amor, orgullo, apoyo y reconocimiento hacia los estudiantes.</w:t>
            </w:r>
          </w:p>
        </w:tc>
      </w:tr>
      <w:tr w:rsidR="00B776BF" w:rsidRPr="00FF4F12" w14:paraId="78DA35AA" w14:textId="77777777" w:rsidTr="00A41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Change w:id="2661" w:author="Edu Fisica" w:date="2026-05-16T07:13:00Z">
              <w:tcPr>
                <w:tcW w:w="2405" w:type="dxa"/>
                <w:tcBorders>
                  <w:top w:val="none" w:sz="0" w:space="0" w:color="auto"/>
                  <w:bottom w:val="none" w:sz="0" w:space="0" w:color="auto"/>
                </w:tcBorders>
                <w:hideMark/>
              </w:tcPr>
            </w:tcPrChange>
          </w:tcPr>
          <w:p w14:paraId="61C964E1" w14:textId="77777777" w:rsidR="00B776BF" w:rsidRPr="00FF4F12" w:rsidRDefault="00B776BF"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rFonts w:cs="Times New Roman"/>
                <w:sz w:val="20"/>
                <w:szCs w:val="20"/>
              </w:rPr>
            </w:pPr>
            <w:r w:rsidRPr="00FF4F12">
              <w:rPr>
                <w:rStyle w:val="Textoennegrita"/>
                <w:rFonts w:ascii="Times New Roman" w:hAnsi="Times New Roman" w:cs="Times New Roman"/>
                <w:szCs w:val="20"/>
              </w:rPr>
              <w:t>Comunicación emocional</w:t>
            </w:r>
          </w:p>
        </w:tc>
        <w:tc>
          <w:tcPr>
            <w:tcW w:w="6423" w:type="dxa"/>
            <w:hideMark/>
            <w:tcPrChange w:id="2662" w:author="Edu Fisica" w:date="2026-05-16T07:13:00Z">
              <w:tcPr>
                <w:tcW w:w="6423" w:type="dxa"/>
                <w:tcBorders>
                  <w:top w:val="none" w:sz="0" w:space="0" w:color="auto"/>
                  <w:bottom w:val="none" w:sz="0" w:space="0" w:color="auto"/>
                </w:tcBorders>
                <w:hideMark/>
              </w:tcPr>
            </w:tcPrChange>
          </w:tcPr>
          <w:p w14:paraId="062FF517" w14:textId="77777777" w:rsidR="00B776BF" w:rsidRPr="00FF4F12" w:rsidRDefault="00B776BF"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FF4F12">
              <w:rPr>
                <w:rFonts w:cs="Times New Roman"/>
                <w:sz w:val="20"/>
                <w:szCs w:val="20"/>
              </w:rPr>
              <w:t>Identificación de una brecha en la expresión verbal de afecto, pese a la existencia de vínculos sólidos.</w:t>
            </w:r>
          </w:p>
        </w:tc>
      </w:tr>
      <w:tr w:rsidR="00B776BF" w:rsidRPr="00FF4F12" w14:paraId="2B5B6DE9" w14:textId="77777777" w:rsidTr="00A414E7">
        <w:tc>
          <w:tcPr>
            <w:cnfStyle w:val="001000000000" w:firstRow="0" w:lastRow="0" w:firstColumn="1" w:lastColumn="0" w:oddVBand="0" w:evenVBand="0" w:oddHBand="0" w:evenHBand="0" w:firstRowFirstColumn="0" w:firstRowLastColumn="0" w:lastRowFirstColumn="0" w:lastRowLastColumn="0"/>
            <w:tcW w:w="2405" w:type="dxa"/>
            <w:hideMark/>
            <w:tcPrChange w:id="2663" w:author="Edu Fisica" w:date="2026-05-16T07:13:00Z">
              <w:tcPr>
                <w:tcW w:w="2405" w:type="dxa"/>
                <w:hideMark/>
              </w:tcPr>
            </w:tcPrChange>
          </w:tcPr>
          <w:p w14:paraId="6649B171" w14:textId="77777777" w:rsidR="00B776BF" w:rsidRPr="00FF4F12" w:rsidRDefault="00B776BF" w:rsidP="00E06C30">
            <w:pPr>
              <w:spacing w:line="240" w:lineRule="auto"/>
              <w:ind w:firstLine="0"/>
              <w:rPr>
                <w:rFonts w:cs="Times New Roman"/>
                <w:sz w:val="20"/>
                <w:szCs w:val="20"/>
              </w:rPr>
            </w:pPr>
            <w:r w:rsidRPr="00FF4F12">
              <w:rPr>
                <w:rStyle w:val="Textoennegrita"/>
                <w:rFonts w:ascii="Times New Roman" w:hAnsi="Times New Roman" w:cs="Times New Roman"/>
                <w:szCs w:val="20"/>
              </w:rPr>
              <w:t>Reacciones de los estudiantes</w:t>
            </w:r>
          </w:p>
        </w:tc>
        <w:tc>
          <w:tcPr>
            <w:tcW w:w="6423" w:type="dxa"/>
            <w:hideMark/>
            <w:tcPrChange w:id="2664" w:author="Edu Fisica" w:date="2026-05-16T07:13:00Z">
              <w:tcPr>
                <w:tcW w:w="6423" w:type="dxa"/>
                <w:hideMark/>
              </w:tcPr>
            </w:tcPrChange>
          </w:tcPr>
          <w:p w14:paraId="34293177" w14:textId="77777777" w:rsidR="00B776BF" w:rsidRPr="00FF4F12" w:rsidRDefault="00B776BF"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FF4F12">
              <w:rPr>
                <w:rFonts w:cs="Times New Roman"/>
                <w:sz w:val="20"/>
                <w:szCs w:val="20"/>
              </w:rPr>
              <w:t>Expresiones de asombro, incredulidad y negación, evidenciando poca experiencia previa en reconocimiento afectivo explícito.</w:t>
            </w:r>
          </w:p>
        </w:tc>
      </w:tr>
      <w:tr w:rsidR="00B776BF" w:rsidRPr="00FF4F12" w14:paraId="536381A1" w14:textId="77777777" w:rsidTr="00A41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Change w:id="2665" w:author="Edu Fisica" w:date="2026-05-16T07:13:00Z">
              <w:tcPr>
                <w:tcW w:w="2405" w:type="dxa"/>
                <w:tcBorders>
                  <w:top w:val="none" w:sz="0" w:space="0" w:color="auto"/>
                  <w:bottom w:val="none" w:sz="0" w:space="0" w:color="auto"/>
                </w:tcBorders>
                <w:hideMark/>
              </w:tcPr>
            </w:tcPrChange>
          </w:tcPr>
          <w:p w14:paraId="6D9448A7" w14:textId="77777777" w:rsidR="00B776BF" w:rsidRPr="00FF4F12" w:rsidRDefault="00B776BF"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rFonts w:cs="Times New Roman"/>
                <w:sz w:val="20"/>
                <w:szCs w:val="20"/>
              </w:rPr>
            </w:pPr>
            <w:r w:rsidRPr="00FF4F12">
              <w:rPr>
                <w:rStyle w:val="Textoennegrita"/>
                <w:rFonts w:ascii="Times New Roman" w:hAnsi="Times New Roman" w:cs="Times New Roman"/>
                <w:szCs w:val="20"/>
              </w:rPr>
              <w:t>Percepción de prácticas de crianza</w:t>
            </w:r>
          </w:p>
        </w:tc>
        <w:tc>
          <w:tcPr>
            <w:tcW w:w="6423" w:type="dxa"/>
            <w:hideMark/>
            <w:tcPrChange w:id="2666" w:author="Edu Fisica" w:date="2026-05-16T07:13:00Z">
              <w:tcPr>
                <w:tcW w:w="6423" w:type="dxa"/>
                <w:tcBorders>
                  <w:top w:val="none" w:sz="0" w:space="0" w:color="auto"/>
                  <w:bottom w:val="none" w:sz="0" w:space="0" w:color="auto"/>
                </w:tcBorders>
                <w:hideMark/>
              </w:tcPr>
            </w:tcPrChange>
          </w:tcPr>
          <w:p w14:paraId="6CB413AB" w14:textId="77777777" w:rsidR="00B776BF" w:rsidRPr="00FF4F12" w:rsidRDefault="00B776BF"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FF4F12">
              <w:rPr>
                <w:rFonts w:cs="Times New Roman"/>
                <w:sz w:val="20"/>
                <w:szCs w:val="20"/>
              </w:rPr>
              <w:t>Interpretación negativa de acciones correctivas (“solo se la pasa castigándome”), asociadas a desamor o rechazo.</w:t>
            </w:r>
          </w:p>
        </w:tc>
      </w:tr>
      <w:tr w:rsidR="00B776BF" w:rsidRPr="00FF4F12" w14:paraId="19DF52B4" w14:textId="77777777" w:rsidTr="00A414E7">
        <w:tc>
          <w:tcPr>
            <w:cnfStyle w:val="001000000000" w:firstRow="0" w:lastRow="0" w:firstColumn="1" w:lastColumn="0" w:oddVBand="0" w:evenVBand="0" w:oddHBand="0" w:evenHBand="0" w:firstRowFirstColumn="0" w:firstRowLastColumn="0" w:lastRowFirstColumn="0" w:lastRowLastColumn="0"/>
            <w:tcW w:w="2405" w:type="dxa"/>
            <w:hideMark/>
            <w:tcPrChange w:id="2667" w:author="Edu Fisica" w:date="2026-05-16T07:13:00Z">
              <w:tcPr>
                <w:tcW w:w="2405" w:type="dxa"/>
                <w:hideMark/>
              </w:tcPr>
            </w:tcPrChange>
          </w:tcPr>
          <w:p w14:paraId="2B70D6BB" w14:textId="77777777" w:rsidR="00B776BF" w:rsidRPr="00FF4F12" w:rsidRDefault="00B776BF" w:rsidP="00E06C30">
            <w:pPr>
              <w:spacing w:line="240" w:lineRule="auto"/>
              <w:ind w:firstLine="0"/>
              <w:rPr>
                <w:rFonts w:cs="Times New Roman"/>
                <w:sz w:val="20"/>
                <w:szCs w:val="20"/>
              </w:rPr>
            </w:pPr>
            <w:r w:rsidRPr="00FF4F12">
              <w:rPr>
                <w:rStyle w:val="Textoennegrita"/>
                <w:rFonts w:ascii="Times New Roman" w:hAnsi="Times New Roman" w:cs="Times New Roman"/>
                <w:szCs w:val="20"/>
              </w:rPr>
              <w:t>Intencionalidad formativa familiar</w:t>
            </w:r>
          </w:p>
        </w:tc>
        <w:tc>
          <w:tcPr>
            <w:tcW w:w="6423" w:type="dxa"/>
            <w:hideMark/>
            <w:tcPrChange w:id="2668" w:author="Edu Fisica" w:date="2026-05-16T07:13:00Z">
              <w:tcPr>
                <w:tcW w:w="6423" w:type="dxa"/>
                <w:hideMark/>
              </w:tcPr>
            </w:tcPrChange>
          </w:tcPr>
          <w:p w14:paraId="22EA8439" w14:textId="77777777" w:rsidR="00B776BF" w:rsidRPr="00FF4F12" w:rsidRDefault="00B776BF"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FF4F12">
              <w:rPr>
                <w:rFonts w:cs="Times New Roman"/>
                <w:sz w:val="20"/>
                <w:szCs w:val="20"/>
              </w:rPr>
              <w:t>Padres evidencian que las prácticas correctivas responden a procesos formativos, generando una disonancia comunicativa.</w:t>
            </w:r>
          </w:p>
        </w:tc>
      </w:tr>
      <w:tr w:rsidR="00B776BF" w:rsidRPr="00FF4F12" w14:paraId="5EDAE684" w14:textId="77777777" w:rsidTr="00A41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Change w:id="2669" w:author="Edu Fisica" w:date="2026-05-16T07:13:00Z">
              <w:tcPr>
                <w:tcW w:w="2405" w:type="dxa"/>
                <w:tcBorders>
                  <w:top w:val="none" w:sz="0" w:space="0" w:color="auto"/>
                  <w:bottom w:val="none" w:sz="0" w:space="0" w:color="auto"/>
                </w:tcBorders>
                <w:hideMark/>
              </w:tcPr>
            </w:tcPrChange>
          </w:tcPr>
          <w:p w14:paraId="27748E9F" w14:textId="77777777" w:rsidR="00B776BF" w:rsidRPr="00FF4F12" w:rsidRDefault="00B776BF"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rFonts w:cs="Times New Roman"/>
                <w:sz w:val="20"/>
                <w:szCs w:val="20"/>
              </w:rPr>
            </w:pPr>
            <w:r w:rsidRPr="00FF4F12">
              <w:rPr>
                <w:rStyle w:val="Textoennegrita"/>
                <w:rFonts w:ascii="Times New Roman" w:hAnsi="Times New Roman" w:cs="Times New Roman"/>
                <w:szCs w:val="20"/>
              </w:rPr>
              <w:t>Reflexión y resignificación</w:t>
            </w:r>
          </w:p>
        </w:tc>
        <w:tc>
          <w:tcPr>
            <w:tcW w:w="6423" w:type="dxa"/>
            <w:hideMark/>
            <w:tcPrChange w:id="2670" w:author="Edu Fisica" w:date="2026-05-16T07:13:00Z">
              <w:tcPr>
                <w:tcW w:w="6423" w:type="dxa"/>
                <w:tcBorders>
                  <w:top w:val="none" w:sz="0" w:space="0" w:color="auto"/>
                  <w:bottom w:val="none" w:sz="0" w:space="0" w:color="auto"/>
                </w:tcBorders>
                <w:hideMark/>
              </w:tcPr>
            </w:tcPrChange>
          </w:tcPr>
          <w:p w14:paraId="3D902B53" w14:textId="77777777" w:rsidR="00B776BF" w:rsidRPr="00FF4F12" w:rsidRDefault="00B776BF"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FF4F12">
              <w:rPr>
                <w:rFonts w:cs="Times New Roman"/>
                <w:sz w:val="20"/>
                <w:szCs w:val="20"/>
              </w:rPr>
              <w:t>La actividad permitió visibilizar y reinterpretar las relaciones familiares, favoreciendo procesos de reconciliación emocional.</w:t>
            </w:r>
          </w:p>
        </w:tc>
      </w:tr>
      <w:tr w:rsidR="00B776BF" w:rsidRPr="00FF4F12" w14:paraId="3AFDE1DF" w14:textId="77777777" w:rsidTr="00A414E7">
        <w:tc>
          <w:tcPr>
            <w:cnfStyle w:val="001000000000" w:firstRow="0" w:lastRow="0" w:firstColumn="1" w:lastColumn="0" w:oddVBand="0" w:evenVBand="0" w:oddHBand="0" w:evenHBand="0" w:firstRowFirstColumn="0" w:firstRowLastColumn="0" w:lastRowFirstColumn="0" w:lastRowLastColumn="0"/>
            <w:tcW w:w="2405" w:type="dxa"/>
            <w:hideMark/>
            <w:tcPrChange w:id="2671" w:author="Edu Fisica" w:date="2026-05-16T07:13:00Z">
              <w:tcPr>
                <w:tcW w:w="2405" w:type="dxa"/>
                <w:hideMark/>
              </w:tcPr>
            </w:tcPrChange>
          </w:tcPr>
          <w:p w14:paraId="0ECA4E37" w14:textId="77777777" w:rsidR="00B776BF" w:rsidRPr="00FF4F12" w:rsidRDefault="00B776BF" w:rsidP="00E06C30">
            <w:pPr>
              <w:spacing w:line="240" w:lineRule="auto"/>
              <w:ind w:firstLine="0"/>
              <w:rPr>
                <w:rFonts w:cs="Times New Roman"/>
                <w:sz w:val="20"/>
                <w:szCs w:val="20"/>
              </w:rPr>
            </w:pPr>
            <w:r w:rsidRPr="00FF4F12">
              <w:rPr>
                <w:rStyle w:val="Textoennegrita"/>
                <w:rFonts w:ascii="Times New Roman" w:hAnsi="Times New Roman" w:cs="Times New Roman"/>
                <w:szCs w:val="20"/>
              </w:rPr>
              <w:t>Uso de la escritura</w:t>
            </w:r>
          </w:p>
        </w:tc>
        <w:tc>
          <w:tcPr>
            <w:tcW w:w="6423" w:type="dxa"/>
            <w:hideMark/>
            <w:tcPrChange w:id="2672" w:author="Edu Fisica" w:date="2026-05-16T07:13:00Z">
              <w:tcPr>
                <w:tcW w:w="6423" w:type="dxa"/>
                <w:hideMark/>
              </w:tcPr>
            </w:tcPrChange>
          </w:tcPr>
          <w:p w14:paraId="02275BEA" w14:textId="77777777" w:rsidR="00B776BF" w:rsidRPr="00FF4F12" w:rsidRDefault="00B776BF"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FF4F12">
              <w:rPr>
                <w:rFonts w:cs="Times New Roman"/>
                <w:sz w:val="20"/>
                <w:szCs w:val="20"/>
              </w:rPr>
              <w:t>La escritura como medio facilitador para la expresión de sentimientos, superando barreras comunicativas cotidianas.</w:t>
            </w:r>
          </w:p>
        </w:tc>
      </w:tr>
      <w:tr w:rsidR="00B776BF" w:rsidRPr="00FF4F12" w14:paraId="663DDC40" w14:textId="77777777" w:rsidTr="00A41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Change w:id="2673" w:author="Edu Fisica" w:date="2026-05-16T07:13:00Z">
              <w:tcPr>
                <w:tcW w:w="2405" w:type="dxa"/>
                <w:tcBorders>
                  <w:top w:val="none" w:sz="0" w:space="0" w:color="auto"/>
                  <w:bottom w:val="none" w:sz="0" w:space="0" w:color="auto"/>
                </w:tcBorders>
                <w:hideMark/>
              </w:tcPr>
            </w:tcPrChange>
          </w:tcPr>
          <w:p w14:paraId="38CEF4E4" w14:textId="77777777" w:rsidR="00B776BF" w:rsidRPr="00FF4F12" w:rsidRDefault="00B776BF"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rFonts w:cs="Times New Roman"/>
                <w:sz w:val="20"/>
                <w:szCs w:val="20"/>
              </w:rPr>
            </w:pPr>
            <w:r w:rsidRPr="00FF4F12">
              <w:rPr>
                <w:rStyle w:val="Textoennegrita"/>
                <w:rFonts w:ascii="Times New Roman" w:hAnsi="Times New Roman" w:cs="Times New Roman"/>
                <w:szCs w:val="20"/>
              </w:rPr>
              <w:t>Competencias socioemocionales</w:t>
            </w:r>
          </w:p>
        </w:tc>
        <w:tc>
          <w:tcPr>
            <w:tcW w:w="6423" w:type="dxa"/>
            <w:hideMark/>
            <w:tcPrChange w:id="2674" w:author="Edu Fisica" w:date="2026-05-16T07:13:00Z">
              <w:tcPr>
                <w:tcW w:w="6423" w:type="dxa"/>
                <w:tcBorders>
                  <w:top w:val="none" w:sz="0" w:space="0" w:color="auto"/>
                  <w:bottom w:val="none" w:sz="0" w:space="0" w:color="auto"/>
                </w:tcBorders>
                <w:hideMark/>
              </w:tcPr>
            </w:tcPrChange>
          </w:tcPr>
          <w:p w14:paraId="7695A73E" w14:textId="77777777" w:rsidR="00B776BF" w:rsidRPr="00FF4F12" w:rsidRDefault="00B776BF"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FF4F12">
              <w:rPr>
                <w:rFonts w:cs="Times New Roman"/>
                <w:sz w:val="20"/>
                <w:szCs w:val="20"/>
              </w:rPr>
              <w:t>Desarrollo de empatía, expresión emocional, escucha activa y reconocimiento del otro.</w:t>
            </w:r>
          </w:p>
        </w:tc>
      </w:tr>
      <w:tr w:rsidR="00B776BF" w:rsidRPr="00FF4F12" w14:paraId="0A963D56" w14:textId="77777777" w:rsidTr="00A414E7">
        <w:tc>
          <w:tcPr>
            <w:cnfStyle w:val="001000000000" w:firstRow="0" w:lastRow="0" w:firstColumn="1" w:lastColumn="0" w:oddVBand="0" w:evenVBand="0" w:oddHBand="0" w:evenHBand="0" w:firstRowFirstColumn="0" w:firstRowLastColumn="0" w:lastRowFirstColumn="0" w:lastRowLastColumn="0"/>
            <w:tcW w:w="2405" w:type="dxa"/>
            <w:hideMark/>
            <w:tcPrChange w:id="2675" w:author="Edu Fisica" w:date="2026-05-16T07:13:00Z">
              <w:tcPr>
                <w:tcW w:w="2405" w:type="dxa"/>
                <w:hideMark/>
              </w:tcPr>
            </w:tcPrChange>
          </w:tcPr>
          <w:p w14:paraId="6E375E49" w14:textId="77777777" w:rsidR="00B776BF" w:rsidRPr="00FF4F12" w:rsidRDefault="00B776BF" w:rsidP="00E06C30">
            <w:pPr>
              <w:spacing w:line="240" w:lineRule="auto"/>
              <w:ind w:firstLine="0"/>
              <w:rPr>
                <w:rFonts w:cs="Times New Roman"/>
                <w:sz w:val="20"/>
                <w:szCs w:val="20"/>
              </w:rPr>
            </w:pPr>
            <w:r w:rsidRPr="00FF4F12">
              <w:rPr>
                <w:rStyle w:val="Textoennegrita"/>
                <w:rFonts w:ascii="Times New Roman" w:hAnsi="Times New Roman" w:cs="Times New Roman"/>
                <w:szCs w:val="20"/>
              </w:rPr>
              <w:t>Relación familia–escuela</w:t>
            </w:r>
          </w:p>
        </w:tc>
        <w:tc>
          <w:tcPr>
            <w:tcW w:w="6423" w:type="dxa"/>
            <w:hideMark/>
            <w:tcPrChange w:id="2676" w:author="Edu Fisica" w:date="2026-05-16T07:13:00Z">
              <w:tcPr>
                <w:tcW w:w="6423" w:type="dxa"/>
                <w:hideMark/>
              </w:tcPr>
            </w:tcPrChange>
          </w:tcPr>
          <w:p w14:paraId="5D290AF5" w14:textId="77777777" w:rsidR="00B776BF" w:rsidRPr="00FF4F12" w:rsidRDefault="00B776BF"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FF4F12">
              <w:rPr>
                <w:rFonts w:cs="Times New Roman"/>
                <w:sz w:val="20"/>
                <w:szCs w:val="20"/>
              </w:rPr>
              <w:t>Fortalecimiento del vínculo afectivo y comunicativo entre padres e hijos en articulación con el contexto escolar.</w:t>
            </w:r>
          </w:p>
        </w:tc>
      </w:tr>
      <w:tr w:rsidR="00B776BF" w:rsidRPr="00FF4F12" w14:paraId="3898D635" w14:textId="77777777" w:rsidTr="00A41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Change w:id="2677" w:author="Edu Fisica" w:date="2026-05-16T07:13:00Z">
              <w:tcPr>
                <w:tcW w:w="2405" w:type="dxa"/>
                <w:tcBorders>
                  <w:top w:val="none" w:sz="0" w:space="0" w:color="auto"/>
                  <w:bottom w:val="none" w:sz="0" w:space="0" w:color="auto"/>
                </w:tcBorders>
                <w:hideMark/>
              </w:tcPr>
            </w:tcPrChange>
          </w:tcPr>
          <w:p w14:paraId="40BBC809" w14:textId="77777777" w:rsidR="00B776BF" w:rsidRPr="00FF4F12" w:rsidRDefault="00B776BF"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rFonts w:cs="Times New Roman"/>
                <w:sz w:val="20"/>
                <w:szCs w:val="20"/>
              </w:rPr>
            </w:pPr>
            <w:r w:rsidRPr="00FF4F12">
              <w:rPr>
                <w:rStyle w:val="Textoennegrita"/>
                <w:rFonts w:ascii="Times New Roman" w:hAnsi="Times New Roman" w:cs="Times New Roman"/>
                <w:szCs w:val="20"/>
              </w:rPr>
              <w:t>Convivencia y cultura de paz</w:t>
            </w:r>
          </w:p>
        </w:tc>
        <w:tc>
          <w:tcPr>
            <w:tcW w:w="6423" w:type="dxa"/>
            <w:hideMark/>
            <w:tcPrChange w:id="2678" w:author="Edu Fisica" w:date="2026-05-16T07:13:00Z">
              <w:tcPr>
                <w:tcW w:w="6423" w:type="dxa"/>
                <w:tcBorders>
                  <w:top w:val="none" w:sz="0" w:space="0" w:color="auto"/>
                  <w:bottom w:val="none" w:sz="0" w:space="0" w:color="auto"/>
                </w:tcBorders>
                <w:hideMark/>
              </w:tcPr>
            </w:tcPrChange>
          </w:tcPr>
          <w:p w14:paraId="7EF5D928" w14:textId="77777777" w:rsidR="00B776BF" w:rsidRPr="00FF4F12" w:rsidRDefault="00B776BF"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FF4F12">
              <w:rPr>
                <w:rFonts w:cs="Times New Roman"/>
                <w:sz w:val="20"/>
                <w:szCs w:val="20"/>
              </w:rPr>
              <w:t>Aporte significativo a la construcción de relaciones basadas en el respeto, la confianza y la comprensión mutua.</w:t>
            </w:r>
          </w:p>
        </w:tc>
      </w:tr>
      <w:tr w:rsidR="00B776BF" w:rsidRPr="00FF4F12" w14:paraId="175E94F7" w14:textId="77777777" w:rsidTr="00A414E7">
        <w:tc>
          <w:tcPr>
            <w:cnfStyle w:val="001000000000" w:firstRow="0" w:lastRow="0" w:firstColumn="1" w:lastColumn="0" w:oddVBand="0" w:evenVBand="0" w:oddHBand="0" w:evenHBand="0" w:firstRowFirstColumn="0" w:firstRowLastColumn="0" w:lastRowFirstColumn="0" w:lastRowLastColumn="0"/>
            <w:tcW w:w="2405" w:type="dxa"/>
            <w:hideMark/>
            <w:tcPrChange w:id="2679" w:author="Edu Fisica" w:date="2026-05-16T07:13:00Z">
              <w:tcPr>
                <w:tcW w:w="2405" w:type="dxa"/>
                <w:hideMark/>
              </w:tcPr>
            </w:tcPrChange>
          </w:tcPr>
          <w:p w14:paraId="5A5E80B3" w14:textId="77777777" w:rsidR="00B776BF" w:rsidRPr="00FF4F12" w:rsidRDefault="00B776BF" w:rsidP="00E06C30">
            <w:pPr>
              <w:spacing w:line="240" w:lineRule="auto"/>
              <w:ind w:firstLine="0"/>
              <w:rPr>
                <w:rFonts w:cs="Times New Roman"/>
                <w:sz w:val="20"/>
                <w:szCs w:val="20"/>
              </w:rPr>
            </w:pPr>
            <w:r w:rsidRPr="00FF4F12">
              <w:rPr>
                <w:rStyle w:val="Textoennegrita"/>
                <w:rFonts w:ascii="Times New Roman" w:hAnsi="Times New Roman" w:cs="Times New Roman"/>
                <w:szCs w:val="20"/>
              </w:rPr>
              <w:t>Interpretación general</w:t>
            </w:r>
          </w:p>
        </w:tc>
        <w:tc>
          <w:tcPr>
            <w:tcW w:w="6423" w:type="dxa"/>
            <w:hideMark/>
            <w:tcPrChange w:id="2680" w:author="Edu Fisica" w:date="2026-05-16T07:13:00Z">
              <w:tcPr>
                <w:tcW w:w="6423" w:type="dxa"/>
                <w:hideMark/>
              </w:tcPr>
            </w:tcPrChange>
          </w:tcPr>
          <w:p w14:paraId="767C3DDF" w14:textId="77777777" w:rsidR="00B776BF" w:rsidRPr="00FF4F12" w:rsidRDefault="00B776BF"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FF4F12">
              <w:rPr>
                <w:rFonts w:cs="Times New Roman"/>
                <w:sz w:val="20"/>
                <w:szCs w:val="20"/>
              </w:rPr>
              <w:t>Estrategia transformadora que integra recolección de información y formación socioemocional, fortaleciendo la convivencia y los vínculos familiares.</w:t>
            </w:r>
          </w:p>
        </w:tc>
      </w:tr>
    </w:tbl>
    <w:p w14:paraId="22859270" w14:textId="77777777" w:rsidR="00B776BF" w:rsidRPr="00FF4F12" w:rsidRDefault="00B776BF" w:rsidP="00B776BF">
      <w:pPr>
        <w:jc w:val="both"/>
        <w:rPr>
          <w:rFonts w:eastAsia="Times New Roman" w:cs="Times New Roman"/>
          <w:color w:val="000000"/>
          <w:szCs w:val="24"/>
        </w:rPr>
      </w:pPr>
    </w:p>
    <w:p w14:paraId="794F89D5" w14:textId="0116B02E" w:rsidR="00B776BF" w:rsidRPr="00BA3A35" w:rsidRDefault="00B776BF" w:rsidP="00B776BF">
      <w:pPr>
        <w:jc w:val="both"/>
        <w:rPr>
          <w:ins w:id="2681" w:author="Edu Fisica" w:date="2026-05-16T07:13:00Z"/>
          <w:rFonts w:eastAsia="Times New Roman" w:cs="Times New Roman"/>
          <w:color w:val="000000"/>
          <w:sz w:val="20"/>
          <w:szCs w:val="20"/>
          <w:lang w:val="es-CO"/>
        </w:rPr>
      </w:pPr>
      <w:ins w:id="2682" w:author="Edu Fisica" w:date="2026-05-16T07:13:00Z">
        <w:r w:rsidRPr="00BA3A35">
          <w:rPr>
            <w:rFonts w:eastAsia="Times New Roman" w:cs="Times New Roman"/>
            <w:i/>
            <w:iCs/>
            <w:sz w:val="20"/>
            <w:szCs w:val="20"/>
            <w:lang w:val="es-CO"/>
          </w:rPr>
          <w:t>Nota</w:t>
        </w:r>
        <w:r w:rsidR="00BA3A35">
          <w:rPr>
            <w:rFonts w:eastAsia="Times New Roman" w:cs="Times New Roman"/>
            <w:i/>
            <w:iCs/>
            <w:sz w:val="20"/>
            <w:szCs w:val="20"/>
            <w:lang w:val="es-CO"/>
          </w:rPr>
          <w:t>.</w:t>
        </w:r>
        <w:r w:rsidRPr="00BA3A35">
          <w:rPr>
            <w:rFonts w:eastAsia="Times New Roman" w:cs="Times New Roman"/>
            <w:sz w:val="20"/>
            <w:szCs w:val="20"/>
            <w:lang w:val="es-CO"/>
          </w:rPr>
          <w:t xml:space="preserve"> </w:t>
        </w:r>
        <w:r w:rsidRPr="00BA3A35">
          <w:rPr>
            <w:rFonts w:eastAsia="Times New Roman" w:cs="Times New Roman"/>
            <w:color w:val="000000"/>
            <w:sz w:val="20"/>
            <w:szCs w:val="20"/>
            <w:lang w:val="es-CO"/>
          </w:rPr>
          <w:t xml:space="preserve">Elaboración propia. </w:t>
        </w:r>
        <w:r w:rsidR="00BA3A35">
          <w:rPr>
            <w:rFonts w:eastAsia="Times New Roman" w:cs="Times New Roman"/>
            <w:color w:val="000000"/>
            <w:sz w:val="20"/>
            <w:szCs w:val="20"/>
            <w:lang w:val="es-CO"/>
          </w:rPr>
          <w:t xml:space="preserve">Descripción del contenido de las cartas reflexivas. </w:t>
        </w:r>
      </w:ins>
    </w:p>
    <w:p w14:paraId="5EF43C0F" w14:textId="77777777" w:rsidR="00B776BF" w:rsidRPr="00FF4F12" w:rsidRDefault="004A4D37" w:rsidP="00B776BF">
      <w:pPr>
        <w:jc w:val="both"/>
        <w:rPr>
          <w:del w:id="2683" w:author="Edu Fisica" w:date="2026-05-16T07:13:00Z"/>
          <w:rFonts w:eastAsia="Times New Roman" w:cs="Times New Roman"/>
          <w:color w:val="000000"/>
          <w:szCs w:val="24"/>
          <w:lang w:val="es-CO"/>
        </w:rPr>
      </w:pPr>
      <w:moveFromRangeStart w:id="2684" w:author="Edu Fisica" w:date="2026-05-16T07:13:00Z" w:name="move229808005"/>
      <w:moveFrom w:id="2685" w:author="Edu Fisica" w:date="2026-05-16T07:13:00Z">
        <w:r w:rsidRPr="003A5F8D">
          <w:rPr>
            <w:i/>
            <w:sz w:val="20"/>
            <w:rPrChange w:id="2686" w:author="Edu Fisica" w:date="2026-05-16T07:13:00Z">
              <w:rPr>
                <w:i/>
                <w:color w:val="FF0000"/>
                <w:lang w:val="es-CO"/>
              </w:rPr>
            </w:rPrChange>
          </w:rPr>
          <w:t>Nota:</w:t>
        </w:r>
        <w:r w:rsidRPr="003A5F8D">
          <w:rPr>
            <w:sz w:val="20"/>
            <w:rPrChange w:id="2687" w:author="Edu Fisica" w:date="2026-05-16T07:13:00Z">
              <w:rPr>
                <w:color w:val="000000"/>
                <w:lang w:val="es-CO"/>
              </w:rPr>
            </w:rPrChange>
          </w:rPr>
          <w:t xml:space="preserve"> </w:t>
        </w:r>
        <w:r w:rsidR="00205B24">
          <w:rPr>
            <w:sz w:val="20"/>
            <w:rPrChange w:id="2688" w:author="Edu Fisica" w:date="2026-05-16T07:13:00Z">
              <w:rPr>
                <w:color w:val="000000"/>
                <w:lang w:val="es-CO"/>
              </w:rPr>
            </w:rPrChange>
          </w:rPr>
          <w:t>Elaboración propia.</w:t>
        </w:r>
        <w:r w:rsidRPr="003A5F8D">
          <w:rPr>
            <w:sz w:val="20"/>
            <w:rPrChange w:id="2689" w:author="Edu Fisica" w:date="2026-05-16T07:13:00Z">
              <w:rPr>
                <w:color w:val="000000"/>
                <w:lang w:val="es-CO"/>
              </w:rPr>
            </w:rPrChange>
          </w:rPr>
          <w:t xml:space="preserve"> </w:t>
        </w:r>
      </w:moveFrom>
      <w:moveFromRangeEnd w:id="2684"/>
      <w:del w:id="2690" w:author="Edu Fisica" w:date="2026-05-16T07:13:00Z">
        <w:r w:rsidR="00B776BF" w:rsidRPr="00FF4F12">
          <w:rPr>
            <w:rFonts w:eastAsia="Times New Roman" w:cs="Times New Roman"/>
            <w:color w:val="000000"/>
            <w:szCs w:val="24"/>
            <w:lang w:val="es-CO"/>
          </w:rPr>
          <w:delText>Información recolectada a partir de la implementación de la técnica “Cartas reflexivas”, en la que se sintetizan los principales hallazgos relacionados con la comunicación emocional, los vínculos afectivos familiares y el desarrollo de competencias socioemocionales en los estudiantes del grado 6°-1.</w:delText>
        </w:r>
      </w:del>
    </w:p>
    <w:p w14:paraId="7B67A497" w14:textId="5AB0F77F" w:rsidR="00B776BF" w:rsidRPr="00FF4F12" w:rsidRDefault="00B776BF" w:rsidP="00B776BF">
      <w:pPr>
        <w:jc w:val="both"/>
        <w:rPr>
          <w:rFonts w:eastAsia="Times New Roman" w:cs="Times New Roman"/>
          <w:color w:val="000000"/>
          <w:szCs w:val="24"/>
          <w:lang w:val="es-CO"/>
        </w:rPr>
      </w:pPr>
      <w:r w:rsidRPr="00FF4F12">
        <w:rPr>
          <w:rFonts w:eastAsia="Times New Roman" w:cs="Times New Roman"/>
          <w:color w:val="000000"/>
          <w:szCs w:val="24"/>
          <w:lang w:val="es-CO"/>
        </w:rPr>
        <w:t>En conclusión, las cartas reflexivas se consolidan como un instrumento significativo dentro del proceso investigativo, al permitir la recolección de información cualitativa relacionada con las dinámicas afectivas familiares y, al mismo tiempo, actuar como una estrategia pedagógica transformadora. Su implementación contribuyó al fortalecimiento de los lazos entre familia y estudiante, favoreciendo la construcción de una convivencia más armónica y coherente con los principios de la educación para la paz</w:t>
      </w:r>
      <w:del w:id="2691" w:author="Edu Fisica" w:date="2026-05-16T07:13:00Z">
        <w:r w:rsidRPr="00FF4F12">
          <w:rPr>
            <w:rFonts w:eastAsia="Times New Roman" w:cs="Times New Roman"/>
            <w:color w:val="000000"/>
            <w:szCs w:val="24"/>
            <w:lang w:val="es-CO"/>
          </w:rPr>
          <w:delText>.</w:delText>
        </w:r>
      </w:del>
      <w:ins w:id="2692" w:author="Edu Fisica" w:date="2026-05-16T07:13:00Z">
        <w:r w:rsidR="00BA3A35">
          <w:rPr>
            <w:rFonts w:eastAsia="Times New Roman" w:cs="Times New Roman"/>
            <w:color w:val="000000"/>
            <w:szCs w:val="24"/>
            <w:lang w:val="es-CO"/>
          </w:rPr>
          <w:t xml:space="preserve"> (tabla 13)</w:t>
        </w:r>
        <w:r w:rsidRPr="00FF4F12">
          <w:rPr>
            <w:rFonts w:eastAsia="Times New Roman" w:cs="Times New Roman"/>
            <w:color w:val="000000"/>
            <w:szCs w:val="24"/>
            <w:lang w:val="es-CO"/>
          </w:rPr>
          <w:t>.</w:t>
        </w:r>
      </w:ins>
    </w:p>
    <w:p w14:paraId="52139A21" w14:textId="77777777" w:rsidR="00B776BF" w:rsidRPr="00FF4F12" w:rsidRDefault="00B776BF" w:rsidP="00B776BF">
      <w:pPr>
        <w:jc w:val="both"/>
        <w:rPr>
          <w:del w:id="2693" w:author="Edu Fisica" w:date="2026-05-16T07:13:00Z"/>
          <w:rFonts w:eastAsia="Times New Roman" w:cs="Times New Roman"/>
          <w:szCs w:val="24"/>
          <w:lang w:val="es-CO"/>
        </w:rPr>
      </w:pPr>
      <w:del w:id="2694" w:author="Edu Fisica" w:date="2026-05-16T07:13:00Z">
        <w:r w:rsidRPr="00FF4F12">
          <w:rPr>
            <w:rFonts w:eastAsia="Times New Roman" w:cs="Times New Roman"/>
            <w:color w:val="000000"/>
            <w:szCs w:val="24"/>
            <w:lang w:val="es-CO"/>
          </w:rPr>
          <w:delText>El mural para la paz y la convivencia</w:delText>
        </w:r>
      </w:del>
    </w:p>
    <w:p w14:paraId="03C7E44E" w14:textId="77777777" w:rsidR="00B776BF" w:rsidRPr="00FF4F12" w:rsidRDefault="00B776BF" w:rsidP="00B776BF">
      <w:pPr>
        <w:jc w:val="both"/>
        <w:rPr>
          <w:rFonts w:eastAsia="Times New Roman" w:cs="Times New Roman"/>
          <w:color w:val="000000"/>
          <w:szCs w:val="24"/>
          <w:lang w:val="es-CO"/>
        </w:rPr>
      </w:pPr>
      <w:r w:rsidRPr="00FF4F12">
        <w:rPr>
          <w:rFonts w:eastAsia="Times New Roman" w:cs="Times New Roman"/>
          <w:color w:val="000000"/>
          <w:szCs w:val="24"/>
          <w:lang w:val="es-CO"/>
        </w:rPr>
        <w:t>Por último, se estableció la técnica denominada mural para la paz y la convivencia, concebida como una acción pedagógica de carácter restaurativo, orientada a la transformación de conductas y al fortalecimiento de habilidades socioemocionales en estudiantes que presentaban mayores dificultades en su proceso convivencial.</w:t>
      </w:r>
    </w:p>
    <w:p w14:paraId="11C26CA9" w14:textId="550CB968" w:rsidR="00143231" w:rsidRDefault="00B776BF" w:rsidP="00BA3A35">
      <w:pPr>
        <w:pStyle w:val="Descripcin"/>
        <w:keepNext/>
        <w:rPr>
          <w:sz w:val="20"/>
          <w:rPrChange w:id="2695" w:author="Edu Fisica" w:date="2026-05-16T07:13:00Z">
            <w:rPr>
              <w:sz w:val="24"/>
            </w:rPr>
          </w:rPrChange>
        </w:rPr>
        <w:pPrChange w:id="2696" w:author="Edu Fisica" w:date="2026-05-16T07:13:00Z">
          <w:pPr>
            <w:pStyle w:val="Descripcin"/>
            <w:keepNext/>
            <w:jc w:val="center"/>
          </w:pPr>
        </w:pPrChange>
      </w:pPr>
      <w:bookmarkStart w:id="2697" w:name="_Toc227606260"/>
      <w:bookmarkStart w:id="2698" w:name="_Toc227682431"/>
      <w:bookmarkStart w:id="2699" w:name="_Toc229133593"/>
      <w:bookmarkStart w:id="2700" w:name="_Hlk227273991"/>
      <w:bookmarkStart w:id="2701" w:name="_Toc227692940"/>
      <w:r w:rsidRPr="00BA3A35">
        <w:rPr>
          <w:sz w:val="20"/>
          <w:rPrChange w:id="2702" w:author="Edu Fisica" w:date="2026-05-16T07:13:00Z">
            <w:rPr>
              <w:sz w:val="24"/>
            </w:rPr>
          </w:rPrChange>
        </w:rPr>
        <w:t xml:space="preserve">Figura  </w:t>
      </w:r>
      <w:r w:rsidRPr="00BA3A35">
        <w:rPr>
          <w:sz w:val="20"/>
          <w:rPrChange w:id="2703" w:author="Edu Fisica" w:date="2026-05-16T07:13:00Z">
            <w:rPr>
              <w:sz w:val="24"/>
            </w:rPr>
          </w:rPrChange>
        </w:rPr>
        <w:fldChar w:fldCharType="begin"/>
      </w:r>
      <w:r w:rsidRPr="00BA3A35">
        <w:rPr>
          <w:sz w:val="20"/>
          <w:rPrChange w:id="2704" w:author="Edu Fisica" w:date="2026-05-16T07:13:00Z">
            <w:rPr>
              <w:sz w:val="24"/>
            </w:rPr>
          </w:rPrChange>
        </w:rPr>
        <w:instrText xml:space="preserve"> SEQ Figura_ \* ARABIC </w:instrText>
      </w:r>
      <w:r w:rsidRPr="00BA3A35">
        <w:rPr>
          <w:sz w:val="20"/>
          <w:rPrChange w:id="2705" w:author="Edu Fisica" w:date="2026-05-16T07:13:00Z">
            <w:rPr>
              <w:sz w:val="24"/>
            </w:rPr>
          </w:rPrChange>
        </w:rPr>
        <w:fldChar w:fldCharType="separate"/>
      </w:r>
      <w:r w:rsidR="0068461A" w:rsidRPr="00BA3A35">
        <w:rPr>
          <w:sz w:val="20"/>
          <w:rPrChange w:id="2706" w:author="Edu Fisica" w:date="2026-05-16T07:13:00Z">
            <w:rPr>
              <w:sz w:val="24"/>
            </w:rPr>
          </w:rPrChange>
        </w:rPr>
        <w:t>21</w:t>
      </w:r>
      <w:r w:rsidRPr="00BA3A35">
        <w:rPr>
          <w:sz w:val="20"/>
          <w:rPrChange w:id="2707" w:author="Edu Fisica" w:date="2026-05-16T07:13:00Z">
            <w:rPr>
              <w:sz w:val="24"/>
            </w:rPr>
          </w:rPrChange>
        </w:rPr>
        <w:fldChar w:fldCharType="end"/>
      </w:r>
      <w:r w:rsidRPr="00BA3A35">
        <w:rPr>
          <w:sz w:val="20"/>
          <w:rPrChange w:id="2708" w:author="Edu Fisica" w:date="2026-05-16T07:13:00Z">
            <w:rPr>
              <w:sz w:val="24"/>
            </w:rPr>
          </w:rPrChange>
        </w:rPr>
        <w:t xml:space="preserve"> </w:t>
      </w:r>
      <w:moveFromRangeStart w:id="2709" w:author="Edu Fisica" w:date="2026-05-16T07:13:00Z" w:name="move229808014"/>
      <w:moveFrom w:id="2710" w:author="Edu Fisica" w:date="2026-05-16T07:13:00Z">
        <w:r w:rsidRPr="00BA3A35">
          <w:rPr>
            <w:sz w:val="20"/>
            <w:rPrChange w:id="2711" w:author="Edu Fisica" w:date="2026-05-16T07:13:00Z">
              <w:rPr>
                <w:sz w:val="24"/>
              </w:rPr>
            </w:rPrChange>
          </w:rPr>
          <w:t>Elaboración mural para la paz y la convivencia - Grado 6-1</w:t>
        </w:r>
      </w:moveFrom>
      <w:bookmarkEnd w:id="2701"/>
      <w:moveFromRangeEnd w:id="2709"/>
    </w:p>
    <w:p w14:paraId="3A338A66" w14:textId="4E14DF2C" w:rsidR="00B776BF" w:rsidRPr="00BA3A35" w:rsidRDefault="00B776BF" w:rsidP="00BA3A35">
      <w:pPr>
        <w:pStyle w:val="Descripcin"/>
        <w:keepNext/>
        <w:rPr>
          <w:ins w:id="2712" w:author="Edu Fisica" w:date="2026-05-16T07:13:00Z"/>
          <w:rFonts w:cs="Times New Roman"/>
          <w:sz w:val="20"/>
          <w:szCs w:val="20"/>
        </w:rPr>
      </w:pPr>
      <w:moveToRangeStart w:id="2713" w:author="Edu Fisica" w:date="2026-05-16T07:13:00Z" w:name="move229808014"/>
      <w:moveTo w:id="2714" w:author="Edu Fisica" w:date="2026-05-16T07:13:00Z">
        <w:r w:rsidRPr="00BA3A35">
          <w:rPr>
            <w:sz w:val="20"/>
            <w:rPrChange w:id="2715" w:author="Edu Fisica" w:date="2026-05-16T07:13:00Z">
              <w:rPr>
                <w:sz w:val="24"/>
              </w:rPr>
            </w:rPrChange>
          </w:rPr>
          <w:t>Elaboración mural para la paz y la convivencia - Grado 6-1</w:t>
        </w:r>
      </w:moveTo>
      <w:bookmarkEnd w:id="2697"/>
      <w:bookmarkEnd w:id="2698"/>
      <w:bookmarkEnd w:id="2699"/>
      <w:moveToRangeEnd w:id="2713"/>
    </w:p>
    <w:bookmarkEnd w:id="2700"/>
    <w:p w14:paraId="6651317C" w14:textId="77777777" w:rsidR="00B776BF" w:rsidRPr="00FF4F12" w:rsidRDefault="00B776BF" w:rsidP="00B776BF">
      <w:pPr>
        <w:rPr>
          <w:rFonts w:cs="Times New Roman"/>
          <w:noProof/>
          <w:szCs w:val="24"/>
        </w:rPr>
      </w:pPr>
      <w:r w:rsidRPr="00FF4F12">
        <w:rPr>
          <w:rFonts w:cs="Times New Roman"/>
          <w:noProof/>
          <w:szCs w:val="24"/>
          <w:lang w:val="es-CO"/>
        </w:rPr>
        <w:drawing>
          <wp:inline distT="0" distB="0" distL="0" distR="0" wp14:anchorId="35FA86AB" wp14:editId="670D2842">
            <wp:extent cx="4818557" cy="3535680"/>
            <wp:effectExtent l="0" t="0" r="1270" b="7620"/>
            <wp:docPr id="1740932548" name="Imagen 1740932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25588" cy="3540839"/>
                    </a:xfrm>
                    <a:prstGeom prst="rect">
                      <a:avLst/>
                    </a:prstGeom>
                  </pic:spPr>
                </pic:pic>
              </a:graphicData>
            </a:graphic>
          </wp:inline>
        </w:drawing>
      </w:r>
    </w:p>
    <w:p w14:paraId="53E4585C" w14:textId="6431A751" w:rsidR="00B776BF" w:rsidRPr="00BA3A35" w:rsidRDefault="00B776BF" w:rsidP="00BA3A35">
      <w:pPr>
        <w:jc w:val="both"/>
        <w:rPr>
          <w:sz w:val="20"/>
          <w:rPrChange w:id="2716" w:author="Edu Fisica" w:date="2026-05-16T07:13:00Z">
            <w:rPr>
              <w:color w:val="FF0000"/>
            </w:rPr>
          </w:rPrChange>
        </w:rPr>
        <w:pPrChange w:id="2717" w:author="Edu Fisica" w:date="2026-05-16T07:13:00Z">
          <w:pPr>
            <w:jc w:val="center"/>
          </w:pPr>
        </w:pPrChange>
      </w:pPr>
      <w:del w:id="2718" w:author="Edu Fisica" w:date="2026-05-16T07:13:00Z">
        <w:r w:rsidRPr="004D5903">
          <w:rPr>
            <w:rFonts w:cs="Times New Roman"/>
            <w:noProof/>
            <w:color w:val="FF0000"/>
            <w:szCs w:val="24"/>
          </w:rPr>
          <w:delText>Imagen del autor</w:delText>
        </w:r>
      </w:del>
      <w:ins w:id="2719" w:author="Edu Fisica" w:date="2026-05-16T07:13:00Z">
        <w:r w:rsidR="00BA3A35" w:rsidRPr="00BA3A35">
          <w:rPr>
            <w:rFonts w:cs="Times New Roman"/>
            <w:noProof/>
            <w:sz w:val="20"/>
            <w:szCs w:val="20"/>
          </w:rPr>
          <w:t>Nota. Elaboración propia</w:t>
        </w:r>
        <w:r w:rsidR="00BA3A35">
          <w:rPr>
            <w:rFonts w:cs="Times New Roman"/>
            <w:noProof/>
            <w:sz w:val="20"/>
            <w:szCs w:val="20"/>
          </w:rPr>
          <w:t>.</w:t>
        </w:r>
        <w:r w:rsidR="00BA3A35" w:rsidRPr="00BA3A35">
          <w:rPr>
            <w:rFonts w:cs="Times New Roman"/>
            <w:noProof/>
            <w:sz w:val="20"/>
            <w:szCs w:val="20"/>
          </w:rPr>
          <w:t xml:space="preserve"> </w:t>
        </w:r>
        <w:r w:rsidR="00BA3A35">
          <w:rPr>
            <w:rFonts w:cs="Times New Roman"/>
            <w:noProof/>
            <w:sz w:val="20"/>
            <w:szCs w:val="20"/>
          </w:rPr>
          <w:t>R</w:t>
        </w:r>
        <w:r w:rsidR="00BA3A35" w:rsidRPr="00BA3A35">
          <w:rPr>
            <w:rFonts w:cs="Times New Roman"/>
            <w:noProof/>
            <w:sz w:val="20"/>
            <w:szCs w:val="20"/>
          </w:rPr>
          <w:t xml:space="preserve">egistro fotografico realizacion </w:t>
        </w:r>
        <w:r w:rsidR="00BA3A35">
          <w:rPr>
            <w:rFonts w:cs="Times New Roman"/>
            <w:noProof/>
            <w:sz w:val="20"/>
            <w:szCs w:val="20"/>
          </w:rPr>
          <w:t xml:space="preserve">del </w:t>
        </w:r>
        <w:r w:rsidR="00BA3A35" w:rsidRPr="00BA3A35">
          <w:rPr>
            <w:rFonts w:cs="Times New Roman"/>
            <w:noProof/>
            <w:sz w:val="20"/>
            <w:szCs w:val="20"/>
          </w:rPr>
          <w:t>mural</w:t>
        </w:r>
        <w:r w:rsidR="00BA3A35">
          <w:rPr>
            <w:rFonts w:cs="Times New Roman"/>
            <w:noProof/>
            <w:sz w:val="20"/>
            <w:szCs w:val="20"/>
          </w:rPr>
          <w:t>.</w:t>
        </w:r>
        <w:r w:rsidR="00BA3A35" w:rsidRPr="00BA3A35">
          <w:rPr>
            <w:rFonts w:cs="Times New Roman"/>
            <w:noProof/>
            <w:sz w:val="20"/>
            <w:szCs w:val="20"/>
          </w:rPr>
          <w:t xml:space="preserve"> </w:t>
        </w:r>
      </w:ins>
      <w:r w:rsidRPr="00BA3A35">
        <w:rPr>
          <w:sz w:val="20"/>
          <w:rPrChange w:id="2720" w:author="Edu Fisica" w:date="2026-05-16T07:13:00Z">
            <w:rPr>
              <w:color w:val="FF0000"/>
            </w:rPr>
          </w:rPrChange>
        </w:rPr>
        <w:t xml:space="preserve"> </w:t>
      </w:r>
    </w:p>
    <w:p w14:paraId="7A1E93FD" w14:textId="5FECB4C7" w:rsidR="00B776BF" w:rsidRPr="00FF4F12" w:rsidRDefault="00B776BF" w:rsidP="00B776BF">
      <w:pPr>
        <w:pStyle w:val="Descripcin"/>
        <w:keepNext/>
        <w:spacing w:line="480" w:lineRule="auto"/>
        <w:rPr>
          <w:rFonts w:eastAsia="Times New Roman" w:cs="Times New Roman"/>
          <w:i w:val="0"/>
          <w:iCs w:val="0"/>
          <w:color w:val="000000"/>
          <w:sz w:val="24"/>
          <w:szCs w:val="24"/>
          <w:lang w:val="es-CO"/>
        </w:rPr>
      </w:pPr>
      <w:r w:rsidRPr="00FF4F12">
        <w:rPr>
          <w:rFonts w:eastAsia="Times New Roman" w:cs="Times New Roman"/>
          <w:i w:val="0"/>
          <w:iCs w:val="0"/>
          <w:color w:val="000000"/>
          <w:sz w:val="24"/>
          <w:szCs w:val="24"/>
          <w:lang w:val="es-CO"/>
        </w:rPr>
        <w:t>Esta estrategia se desarrolló con la participación activa de estudiantes focalizados y sus respectivos padres de familia, quienes, a través de un proceso guiado, asumieron un rol protagónico en la construcción de un producto colectivo con sentido institucional</w:t>
      </w:r>
      <w:del w:id="2721" w:author="Edu Fisica" w:date="2026-05-16T07:13:00Z">
        <w:r w:rsidRPr="00FF4F12">
          <w:rPr>
            <w:rFonts w:eastAsia="Times New Roman" w:cs="Times New Roman"/>
            <w:i w:val="0"/>
            <w:iCs w:val="0"/>
            <w:color w:val="000000"/>
            <w:sz w:val="24"/>
            <w:szCs w:val="24"/>
            <w:lang w:val="es-CO"/>
          </w:rPr>
          <w:delText>.</w:delText>
        </w:r>
      </w:del>
      <w:ins w:id="2722" w:author="Edu Fisica" w:date="2026-05-16T07:13:00Z">
        <w:r w:rsidR="00BA3A35">
          <w:rPr>
            <w:rFonts w:eastAsia="Times New Roman" w:cs="Times New Roman"/>
            <w:i w:val="0"/>
            <w:iCs w:val="0"/>
            <w:color w:val="000000"/>
            <w:sz w:val="24"/>
            <w:szCs w:val="24"/>
            <w:lang w:val="es-CO"/>
          </w:rPr>
          <w:t xml:space="preserve"> (figura 21)</w:t>
        </w:r>
        <w:r w:rsidRPr="00FF4F12">
          <w:rPr>
            <w:rFonts w:eastAsia="Times New Roman" w:cs="Times New Roman"/>
            <w:i w:val="0"/>
            <w:iCs w:val="0"/>
            <w:color w:val="000000"/>
            <w:sz w:val="24"/>
            <w:szCs w:val="24"/>
            <w:lang w:val="es-CO"/>
          </w:rPr>
          <w:t>.</w:t>
        </w:r>
      </w:ins>
      <w:r w:rsidRPr="00FF4F12">
        <w:rPr>
          <w:rFonts w:eastAsia="Times New Roman" w:cs="Times New Roman"/>
          <w:i w:val="0"/>
          <w:iCs w:val="0"/>
          <w:color w:val="000000"/>
          <w:sz w:val="24"/>
          <w:szCs w:val="24"/>
          <w:lang w:val="es-CO"/>
        </w:rPr>
        <w:t xml:space="preserve"> Más allá de la elaboración de un mural, la actividad se constituyó en un espacio de reflexión, corresponsabilidad y resignificación de las acciones individuales dentro del entorno escolar, lo cual evidencia el carácter intencional de la estrategia como un conjunto organizado de acciones orientadas al logro de una meta formativa específica. En este sentido, se reconoce que una estrategia implica un procedimiento estructurado, flexible y orientado a objetivos claros, cuya aplicación requiere la selección adecuada de técnicas pedagógicas que permitan alcanzar los propósitos educativos planteados (Ferreira et al., 2009).</w:t>
      </w:r>
    </w:p>
    <w:p w14:paraId="0220578F" w14:textId="77777777" w:rsidR="00B776BF" w:rsidRPr="00FF4F12" w:rsidRDefault="00B776BF" w:rsidP="00B776BF">
      <w:pPr>
        <w:pStyle w:val="Descripcin"/>
        <w:keepNext/>
        <w:spacing w:line="480" w:lineRule="auto"/>
        <w:rPr>
          <w:rFonts w:eastAsia="Times New Roman" w:cs="Times New Roman"/>
          <w:i w:val="0"/>
          <w:iCs w:val="0"/>
          <w:color w:val="000000"/>
          <w:sz w:val="24"/>
          <w:szCs w:val="24"/>
          <w:lang w:val="es-CO"/>
        </w:rPr>
      </w:pPr>
      <w:r w:rsidRPr="00FF4F12">
        <w:rPr>
          <w:rFonts w:eastAsia="Times New Roman" w:cs="Times New Roman"/>
          <w:i w:val="0"/>
          <w:iCs w:val="0"/>
          <w:color w:val="000000"/>
          <w:sz w:val="24"/>
          <w:szCs w:val="24"/>
          <w:lang w:val="es-CO"/>
        </w:rPr>
        <w:t>Fase 1: Reflexión y acuerdos: El proceso inició con un ejercicio de diálogo restaurativo, en el cual los estudiantes participaron en la reconstrucción de situaciones conflictivas a partir de preguntas orientadoras como: ¿qué pasó?, ¿a quiénes afectó? y ¿cómo reparar el daño? Este momento permitió reconocer la responsabilidad individual y colectiva, así como generar conciencia frente a las consecuencias de las acciones propias. Posteriormente, se planteó la elaboración del mural como una forma de reparación simbólica hacia la institución y la comunidad educativa. La asignación de roles y responsabilidades (diseño, redacción, pintura, limpieza y adquisición de materiales) promovió el sentido de compromiso y la organización del trabajo, reforzado mediante la firma de acuerdos escritos. Este elemento resulta clave, ya que evidencia la transición de un enfoque punitivo hacia uno formativo y restaurativo.</w:t>
      </w:r>
    </w:p>
    <w:p w14:paraId="2DCBCC29" w14:textId="064AF3AE" w:rsidR="00B776BF" w:rsidRPr="00FF4F12" w:rsidRDefault="00B776BF" w:rsidP="00BA3A35">
      <w:pPr>
        <w:rPr>
          <w:i/>
          <w:lang w:val="es-CO"/>
          <w:rPrChange w:id="2723" w:author="Edu Fisica" w:date="2026-05-16T07:13:00Z">
            <w:rPr>
              <w:i w:val="0"/>
              <w:color w:val="000000"/>
              <w:sz w:val="24"/>
              <w:lang w:val="es-CO"/>
            </w:rPr>
          </w:rPrChange>
        </w:rPr>
        <w:pPrChange w:id="2724" w:author="Edu Fisica" w:date="2026-05-16T07:13:00Z">
          <w:pPr>
            <w:pStyle w:val="Descripcin"/>
            <w:keepNext/>
            <w:spacing w:line="480" w:lineRule="auto"/>
          </w:pPr>
        </w:pPrChange>
      </w:pPr>
      <w:r w:rsidRPr="00FF4F12">
        <w:rPr>
          <w:lang w:val="es-CO"/>
          <w:rPrChange w:id="2725" w:author="Edu Fisica" w:date="2026-05-16T07:13:00Z">
            <w:rPr>
              <w:i w:val="0"/>
              <w:color w:val="000000"/>
              <w:sz w:val="24"/>
              <w:lang w:val="es-CO"/>
            </w:rPr>
          </w:rPrChange>
        </w:rPr>
        <w:t>Fase 2: Planeación: Durante esta fase, se socializó el boceto del mural, centrado en temáticas como la paz, el respeto, la tolerancia, la diversidad y el trabajo en equipo. La participación de los estudiantes en la provisión de materiales, en calidad de “acción reparadora”, fortaleció el sentido de responsabilidad y pertenencia. Asimismo, la definición de tareas específicas permitió estructurar el trabajo colaborativo, garantizando la participación equitativa y organizada de todos los involucrados. Este tipo de experiencias confirma que la educación para la paz puede desarrollarse a través de actividades significativas que integren la convivencia</w:t>
      </w:r>
      <w:r w:rsidR="00BA3A35">
        <w:rPr>
          <w:i/>
          <w:lang w:val="es-CO"/>
          <w:rPrChange w:id="2726" w:author="Edu Fisica" w:date="2026-05-16T07:13:00Z">
            <w:rPr>
              <w:i w:val="0"/>
              <w:color w:val="000000"/>
              <w:sz w:val="24"/>
              <w:lang w:val="es-CO"/>
            </w:rPr>
          </w:rPrChange>
        </w:rPr>
        <w:t xml:space="preserve"> </w:t>
      </w:r>
      <w:r w:rsidRPr="00FF4F12">
        <w:rPr>
          <w:lang w:val="es-CO"/>
          <w:rPrChange w:id="2727" w:author="Edu Fisica" w:date="2026-05-16T07:13:00Z">
            <w:rPr>
              <w:i w:val="0"/>
              <w:color w:val="000000"/>
              <w:sz w:val="24"/>
              <w:lang w:val="es-CO"/>
            </w:rPr>
          </w:rPrChange>
        </w:rPr>
        <w:t>grupal y el aprendizaje desde lo cotidiano, favoreciendo la apropiación de valores en contextos reales (García &amp; Ferreira, 2005).</w:t>
      </w:r>
    </w:p>
    <w:p w14:paraId="7E64181C" w14:textId="77777777" w:rsidR="00B776BF" w:rsidRPr="00FF4F12" w:rsidRDefault="00B776BF" w:rsidP="00B776BF">
      <w:pPr>
        <w:pStyle w:val="Descripcin"/>
        <w:keepNext/>
        <w:spacing w:line="480" w:lineRule="auto"/>
        <w:rPr>
          <w:rFonts w:eastAsia="Times New Roman" w:cs="Times New Roman"/>
          <w:i w:val="0"/>
          <w:iCs w:val="0"/>
          <w:color w:val="000000"/>
          <w:sz w:val="24"/>
          <w:szCs w:val="24"/>
          <w:lang w:val="es-CO"/>
        </w:rPr>
      </w:pPr>
      <w:r w:rsidRPr="00FF4F12">
        <w:rPr>
          <w:rFonts w:eastAsia="Times New Roman" w:cs="Times New Roman"/>
          <w:i w:val="0"/>
          <w:iCs w:val="0"/>
          <w:color w:val="000000"/>
          <w:sz w:val="24"/>
          <w:szCs w:val="24"/>
          <w:lang w:val="es-CO"/>
        </w:rPr>
        <w:t>Fase 3: Ejecución: La elaboración del mural se llevó a cabo en varias sesiones de clase, iniciando con la adecuación del espacio y la delimitación del área de trabajo. Posteriormente, los estudiantes desarrollaron actividades de pintura, delineado y caligrafía, asumiendo sus roles con un nivel progresivo de compromiso. Durante esta fase se evidenció el fortalecimiento de habilidades sociales como la cooperación, la comunicación asertiva y el respeto por el trabajo de los demás. El proceso de construcción colectiva permitió que cada participante aportara desde sus capacidades, generando un ambiente de apoyo mutuo y trabajo en equipo. La firma colectiva del mural simbolizó no solo la culminación de la actividad, sino también el reconocimiento de la responsabilidad compartida en la construcción de una convivencia más armónica.</w:t>
      </w:r>
    </w:p>
    <w:p w14:paraId="60FDEB7F" w14:textId="77777777" w:rsidR="00B776BF" w:rsidRPr="00FF4F12" w:rsidRDefault="00B776BF" w:rsidP="00B776BF">
      <w:pPr>
        <w:pStyle w:val="Descripcin"/>
        <w:keepNext/>
        <w:spacing w:line="480" w:lineRule="auto"/>
        <w:rPr>
          <w:rFonts w:eastAsia="Times New Roman" w:cs="Times New Roman"/>
          <w:i w:val="0"/>
          <w:iCs w:val="0"/>
          <w:color w:val="000000"/>
          <w:sz w:val="24"/>
          <w:szCs w:val="24"/>
          <w:lang w:val="es-CO"/>
        </w:rPr>
      </w:pPr>
      <w:r w:rsidRPr="00FF4F12">
        <w:rPr>
          <w:rFonts w:eastAsia="Times New Roman" w:cs="Times New Roman"/>
          <w:i w:val="0"/>
          <w:iCs w:val="0"/>
          <w:color w:val="000000"/>
          <w:sz w:val="24"/>
          <w:szCs w:val="24"/>
          <w:lang w:val="es-CO"/>
        </w:rPr>
        <w:t>Fase 4: Cierre y socialización: El proceso finalizó con la limpieza del espacio, la revisión por parte del docente y la socialización del mural ante la comunidad educativa. En este momento, los estudiantes reflexionaron sobre el significado de la obra, el proceso vivido y los aprendizajes adquiridos en torno a la convivencia, la responsabilidad y el trabajo colaborativo. Esta socialización permitió reforzar el carácter pedagógico de la actividad, destacando su intención formativa más allá de cualquier lógica sancionatoria.</w:t>
      </w:r>
    </w:p>
    <w:p w14:paraId="084054C3" w14:textId="5669C13C" w:rsidR="00B776BF" w:rsidRPr="00FF4F12" w:rsidRDefault="00B776BF" w:rsidP="00CD779F">
      <w:pPr>
        <w:rPr>
          <w:i/>
          <w:lang w:val="es-CO"/>
          <w:rPrChange w:id="2728" w:author="Edu Fisica" w:date="2026-05-16T07:13:00Z">
            <w:rPr>
              <w:i w:val="0"/>
              <w:color w:val="000000"/>
              <w:sz w:val="24"/>
              <w:lang w:val="es-CO"/>
            </w:rPr>
          </w:rPrChange>
        </w:rPr>
        <w:pPrChange w:id="2729" w:author="Edu Fisica" w:date="2026-05-16T07:13:00Z">
          <w:pPr>
            <w:pStyle w:val="Descripcin"/>
            <w:keepNext/>
            <w:spacing w:line="480" w:lineRule="auto"/>
          </w:pPr>
        </w:pPrChange>
      </w:pPr>
      <w:r w:rsidRPr="00FF4F12">
        <w:rPr>
          <w:lang w:val="es-CO"/>
          <w:rPrChange w:id="2730" w:author="Edu Fisica" w:date="2026-05-16T07:13:00Z">
            <w:rPr>
              <w:i w:val="0"/>
              <w:color w:val="000000"/>
              <w:sz w:val="24"/>
              <w:lang w:val="es-CO"/>
            </w:rPr>
          </w:rPrChange>
        </w:rPr>
        <w:t>El mural para la paz y la convivencia</w:t>
      </w:r>
      <w:ins w:id="2731" w:author="Edu Fisica" w:date="2026-05-16T07:13:00Z">
        <w:r w:rsidR="00BA3A35">
          <w:rPr>
            <w:i/>
            <w:iCs/>
            <w:lang w:val="es-CO"/>
          </w:rPr>
          <w:t xml:space="preserve"> (figura 21)</w:t>
        </w:r>
      </w:ins>
      <w:r w:rsidRPr="00FF4F12">
        <w:rPr>
          <w:lang w:val="es-CO"/>
          <w:rPrChange w:id="2732" w:author="Edu Fisica" w:date="2026-05-16T07:13:00Z">
            <w:rPr>
              <w:i w:val="0"/>
              <w:color w:val="000000"/>
              <w:sz w:val="24"/>
              <w:lang w:val="es-CO"/>
            </w:rPr>
          </w:rPrChange>
        </w:rPr>
        <w:t xml:space="preserve"> se consolida como una estrategia restaurativa efectiva, en la medida en que promueve la reflexión crítica sobre las acciones individuales y sus impactos en el colectivo. La participación activa de estudiantes con dificultades de convivencia, junto con el acompañamiento de sus familias, favoreció procesos de transformación actitudinal, evidenciados en el cumplimiento de acuerdos, la disposición al trabajo en equipo y la apropiación de valores como el respeto y la responsabilidad. De igual manera, esta técnica permitió resignificar el concepto de sanción, transformándolo en una oportunidad de aprendizaje y reparación.</w:t>
      </w:r>
    </w:p>
    <w:p w14:paraId="2700665A" w14:textId="77777777" w:rsidR="00B776BF" w:rsidRPr="00FF4F12" w:rsidRDefault="00B776BF" w:rsidP="00B776BF">
      <w:pPr>
        <w:pStyle w:val="Descripcin"/>
        <w:keepNext/>
        <w:spacing w:line="480" w:lineRule="auto"/>
        <w:rPr>
          <w:rFonts w:eastAsia="Times New Roman" w:cs="Times New Roman"/>
          <w:i w:val="0"/>
          <w:iCs w:val="0"/>
          <w:color w:val="000000"/>
          <w:sz w:val="24"/>
          <w:szCs w:val="24"/>
          <w:lang w:val="es-CO"/>
        </w:rPr>
      </w:pPr>
      <w:r w:rsidRPr="00FF4F12">
        <w:rPr>
          <w:rFonts w:eastAsia="Times New Roman" w:cs="Times New Roman"/>
          <w:i w:val="0"/>
          <w:iCs w:val="0"/>
          <w:color w:val="000000"/>
          <w:sz w:val="24"/>
          <w:szCs w:val="24"/>
          <w:lang w:val="es-CO"/>
        </w:rPr>
        <w:t>La acción de “construir” el mural se convirtió en una metáfora del proceso de reconstrucción de relaciones, donde cada pincelada representó un aporte hacia la mejora del clima escolar. El componente emocional también jugó un papel fundamental, ya que los estudiantes no solo participaron en una actividad manual, sino que vivenciaron un proceso de reconocimiento, inclusión y valoración dentro del grupo. Esto contribuyó al fortalecimiento de su autoestima y al desarrollo de un sentido de pertenencia hacia la institución. Asimismo, la vinculación de los padres de familia en el proceso permitió ampliar el impacto de la estrategia, consolidando la alianza escuela–familia como eje fundamental en la formación integral de los estudiantes.</w:t>
      </w:r>
    </w:p>
    <w:p w14:paraId="5563564C" w14:textId="3071BF15" w:rsidR="00B776BF" w:rsidRDefault="00B776BF" w:rsidP="00B776BF">
      <w:pPr>
        <w:pStyle w:val="Descripcin"/>
        <w:keepNext/>
        <w:spacing w:line="480" w:lineRule="auto"/>
        <w:rPr>
          <w:i w:val="0"/>
          <w:color w:val="000000"/>
          <w:sz w:val="24"/>
          <w:lang w:val="es-CO"/>
          <w:rPrChange w:id="2733" w:author="Edu Fisica" w:date="2026-05-16T07:13:00Z">
            <w:rPr>
              <w:sz w:val="24"/>
              <w:lang w:val="es-CO"/>
            </w:rPr>
          </w:rPrChange>
        </w:rPr>
      </w:pPr>
      <w:r w:rsidRPr="00FF4F12">
        <w:rPr>
          <w:rFonts w:eastAsia="Times New Roman" w:cs="Times New Roman"/>
          <w:i w:val="0"/>
          <w:iCs w:val="0"/>
          <w:color w:val="000000"/>
          <w:sz w:val="24"/>
          <w:szCs w:val="24"/>
          <w:lang w:val="es-CO"/>
        </w:rPr>
        <w:t>En términos de resultados, se evidenciaron avances en la convivencia del grupo, una mayor disposición hacia el cumplimiento de normas, reducción de comportamientos conflictivos y el fortalecimiento de actitudes proactivas orientadas a la resolución pacífica de conflictos. Además, el mural quedó como un producto visible y permanente dentro de la institución, funcionando como recordatorio simbólico de los compromisos asumidos. En síntesis, el mural para la paz y la convivencia trascendió su dimensión artística para convertirse en una herramienta pedagógica transformadora, que integró reflexión, acción y participación comunitaria. Su implementación permitió no solo recolectar información relevante sobre los procesos convivenciales, sino también generar cambios significativos en las actitudes y comportamientos de los estudiantes, en coherencia con los objetivos de la educación para la paz, al promover aprendizajes vivenciales basados en la convivencia, la creatividad y la construcción colectiva de valores (García &amp; Ferreira, 2005).</w:t>
      </w:r>
    </w:p>
    <w:p w14:paraId="16BC488C" w14:textId="5037D403" w:rsidR="00CD779F" w:rsidRDefault="00CD779F" w:rsidP="00CD779F">
      <w:pPr>
        <w:rPr>
          <w:ins w:id="2734" w:author="Edu Fisica" w:date="2026-05-16T07:13:00Z"/>
          <w:lang w:val="es-CO"/>
        </w:rPr>
      </w:pPr>
    </w:p>
    <w:p w14:paraId="08CD56ED" w14:textId="4D6CD078" w:rsidR="00CD779F" w:rsidRDefault="00CD779F" w:rsidP="00CD779F">
      <w:pPr>
        <w:rPr>
          <w:ins w:id="2735" w:author="Edu Fisica" w:date="2026-05-16T07:13:00Z"/>
          <w:lang w:val="es-CO"/>
        </w:rPr>
      </w:pPr>
    </w:p>
    <w:p w14:paraId="62867085" w14:textId="77777777" w:rsidR="00CD779F" w:rsidRPr="00CD779F" w:rsidRDefault="00CD779F" w:rsidP="00CD779F">
      <w:pPr>
        <w:rPr>
          <w:ins w:id="2736" w:author="Edu Fisica" w:date="2026-05-16T07:13:00Z"/>
          <w:lang w:val="es-CO"/>
        </w:rPr>
      </w:pPr>
    </w:p>
    <w:p w14:paraId="2FA66FC2" w14:textId="77777777" w:rsidR="00143231" w:rsidRDefault="00B776BF" w:rsidP="00B776BF">
      <w:pPr>
        <w:pStyle w:val="Descripcin"/>
        <w:keepNext/>
        <w:rPr>
          <w:ins w:id="2737" w:author="Edu Fisica" w:date="2026-05-16T07:13:00Z"/>
          <w:rFonts w:cs="Times New Roman"/>
          <w:sz w:val="20"/>
          <w:szCs w:val="20"/>
        </w:rPr>
      </w:pPr>
      <w:bookmarkStart w:id="2738" w:name="_Toc227605704"/>
      <w:bookmarkStart w:id="2739" w:name="_Toc229133613"/>
      <w:bookmarkStart w:id="2740" w:name="_Hlk227274049"/>
      <w:bookmarkStart w:id="2741" w:name="_Toc227693001"/>
      <w:r w:rsidRPr="00CD779F">
        <w:rPr>
          <w:sz w:val="20"/>
          <w:rPrChange w:id="2742" w:author="Edu Fisica" w:date="2026-05-16T07:13:00Z">
            <w:rPr>
              <w:sz w:val="24"/>
            </w:rPr>
          </w:rPrChange>
        </w:rPr>
        <w:t xml:space="preserve">Tabla </w:t>
      </w:r>
      <w:r w:rsidRPr="00CD779F">
        <w:rPr>
          <w:sz w:val="20"/>
          <w:rPrChange w:id="2743" w:author="Edu Fisica" w:date="2026-05-16T07:13:00Z">
            <w:rPr>
              <w:sz w:val="24"/>
            </w:rPr>
          </w:rPrChange>
        </w:rPr>
        <w:fldChar w:fldCharType="begin"/>
      </w:r>
      <w:r w:rsidRPr="00CD779F">
        <w:rPr>
          <w:sz w:val="20"/>
          <w:rPrChange w:id="2744" w:author="Edu Fisica" w:date="2026-05-16T07:13:00Z">
            <w:rPr>
              <w:sz w:val="24"/>
            </w:rPr>
          </w:rPrChange>
        </w:rPr>
        <w:instrText xml:space="preserve"> SEQ Tabla \* ARABIC </w:instrText>
      </w:r>
      <w:r w:rsidRPr="00CD779F">
        <w:rPr>
          <w:sz w:val="20"/>
          <w:rPrChange w:id="2745" w:author="Edu Fisica" w:date="2026-05-16T07:13:00Z">
            <w:rPr>
              <w:sz w:val="24"/>
            </w:rPr>
          </w:rPrChange>
        </w:rPr>
        <w:fldChar w:fldCharType="separate"/>
      </w:r>
      <w:r w:rsidR="0072781F" w:rsidRPr="00CD779F">
        <w:rPr>
          <w:sz w:val="20"/>
          <w:rPrChange w:id="2746" w:author="Edu Fisica" w:date="2026-05-16T07:13:00Z">
            <w:rPr>
              <w:sz w:val="24"/>
            </w:rPr>
          </w:rPrChange>
        </w:rPr>
        <w:t>14</w:t>
      </w:r>
      <w:r w:rsidRPr="00CD779F">
        <w:rPr>
          <w:sz w:val="20"/>
          <w:rPrChange w:id="2747" w:author="Edu Fisica" w:date="2026-05-16T07:13:00Z">
            <w:rPr>
              <w:sz w:val="24"/>
            </w:rPr>
          </w:rPrChange>
        </w:rPr>
        <w:fldChar w:fldCharType="end"/>
      </w:r>
    </w:p>
    <w:p w14:paraId="5EF28603" w14:textId="6ACF596C" w:rsidR="00B776BF" w:rsidRPr="00CD779F" w:rsidRDefault="00B776BF" w:rsidP="00B776BF">
      <w:pPr>
        <w:pStyle w:val="Descripcin"/>
        <w:keepNext/>
        <w:rPr>
          <w:sz w:val="20"/>
          <w:rPrChange w:id="2748" w:author="Edu Fisica" w:date="2026-05-16T07:13:00Z">
            <w:rPr>
              <w:sz w:val="24"/>
            </w:rPr>
          </w:rPrChange>
        </w:rPr>
      </w:pPr>
      <w:r w:rsidRPr="00CD779F">
        <w:rPr>
          <w:sz w:val="20"/>
          <w:rPrChange w:id="2749" w:author="Edu Fisica" w:date="2026-05-16T07:13:00Z">
            <w:rPr>
              <w:sz w:val="24"/>
            </w:rPr>
          </w:rPrChange>
        </w:rPr>
        <w:t xml:space="preserve"> Análisis de resultados – Mural para la paz y la convivencia – Grado   6-1</w:t>
      </w:r>
      <w:bookmarkEnd w:id="2738"/>
      <w:bookmarkEnd w:id="2739"/>
      <w:bookmarkEnd w:id="2741"/>
    </w:p>
    <w:tbl>
      <w:tblPr>
        <w:tblStyle w:val="Tablanormal2"/>
        <w:tblW w:w="0" w:type="auto"/>
        <w:tblLook w:val="04A0" w:firstRow="1" w:lastRow="0" w:firstColumn="1" w:lastColumn="0" w:noHBand="0" w:noVBand="1"/>
        <w:tblPrChange w:id="2750" w:author="Edu Fisica" w:date="2026-05-16T07:13:00Z">
          <w:tblPr>
            <w:tblStyle w:val="Tablaconcuadrcula"/>
            <w:tblW w:w="0" w:type="auto"/>
            <w:tblLook w:val="04A0" w:firstRow="1" w:lastRow="0" w:firstColumn="1" w:lastColumn="0" w:noHBand="0" w:noVBand="1"/>
          </w:tblPr>
        </w:tblPrChange>
      </w:tblPr>
      <w:tblGrid>
        <w:gridCol w:w="2405"/>
        <w:gridCol w:w="6423"/>
        <w:tblGridChange w:id="2751">
          <w:tblGrid>
            <w:gridCol w:w="2405"/>
            <w:gridCol w:w="6423"/>
          </w:tblGrid>
        </w:tblGridChange>
      </w:tblGrid>
      <w:tr w:rsidR="00B776BF" w:rsidRPr="00FF4F12" w14:paraId="162CA970" w14:textId="77777777" w:rsidTr="00A41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Change w:id="2752" w:author="Edu Fisica" w:date="2026-05-16T07:13:00Z">
              <w:tcPr>
                <w:tcW w:w="2405" w:type="dxa"/>
                <w:tcBorders>
                  <w:bottom w:val="none" w:sz="0" w:space="0" w:color="auto"/>
                </w:tcBorders>
                <w:hideMark/>
              </w:tcPr>
            </w:tcPrChange>
          </w:tcPr>
          <w:bookmarkEnd w:id="2740"/>
          <w:p w14:paraId="190C0A38" w14:textId="16E014C8" w:rsidR="00B776BF" w:rsidRPr="00FF4F12" w:rsidRDefault="00B776BF" w:rsidP="00E06C30">
            <w:pPr>
              <w:spacing w:line="240" w:lineRule="auto"/>
              <w:ind w:firstLine="0"/>
              <w:jc w:val="center"/>
              <w:cnfStyle w:val="101000000000" w:firstRow="1" w:lastRow="0" w:firstColumn="1" w:lastColumn="0" w:oddVBand="0" w:evenVBand="0" w:oddHBand="0" w:evenHBand="0" w:firstRowFirstColumn="0" w:firstRowLastColumn="0" w:lastRowFirstColumn="0" w:lastRowLastColumn="0"/>
              <w:rPr>
                <w:b w:val="0"/>
                <w:sz w:val="20"/>
                <w:rPrChange w:id="2753" w:author="Edu Fisica" w:date="2026-05-16T07:13:00Z">
                  <w:rPr>
                    <w:sz w:val="20"/>
                  </w:rPr>
                </w:rPrChange>
              </w:rPr>
            </w:pPr>
            <w:del w:id="2754" w:author="Edu Fisica" w:date="2026-05-16T07:13:00Z">
              <w:r w:rsidRPr="00FF4F12">
                <w:rPr>
                  <w:rFonts w:cs="Times New Roman"/>
                  <w:sz w:val="20"/>
                  <w:szCs w:val="20"/>
                </w:rPr>
                <w:delText>Subcategoría</w:delText>
              </w:r>
            </w:del>
            <w:ins w:id="2755" w:author="Edu Fisica" w:date="2026-05-16T07:13:00Z">
              <w:r w:rsidR="00A414E7">
                <w:rPr>
                  <w:rFonts w:cs="Times New Roman"/>
                  <w:sz w:val="20"/>
                  <w:szCs w:val="20"/>
                </w:rPr>
                <w:t xml:space="preserve">Criterios de análisis </w:t>
              </w:r>
            </w:ins>
          </w:p>
        </w:tc>
        <w:tc>
          <w:tcPr>
            <w:tcW w:w="6423" w:type="dxa"/>
            <w:hideMark/>
            <w:tcPrChange w:id="2756" w:author="Edu Fisica" w:date="2026-05-16T07:13:00Z">
              <w:tcPr>
                <w:tcW w:w="6423" w:type="dxa"/>
                <w:tcBorders>
                  <w:bottom w:val="none" w:sz="0" w:space="0" w:color="auto"/>
                </w:tcBorders>
                <w:hideMark/>
              </w:tcPr>
            </w:tcPrChange>
          </w:tcPr>
          <w:p w14:paraId="7DF0B3BF" w14:textId="77777777" w:rsidR="00B776BF" w:rsidRPr="00FF4F12" w:rsidRDefault="00B776BF" w:rsidP="00E06C30">
            <w:pPr>
              <w:spacing w:line="240" w:lineRule="auto"/>
              <w:jc w:val="center"/>
              <w:cnfStyle w:val="100000000000" w:firstRow="1" w:lastRow="0" w:firstColumn="0" w:lastColumn="0" w:oddVBand="0" w:evenVBand="0" w:oddHBand="0" w:evenHBand="0" w:firstRowFirstColumn="0" w:firstRowLastColumn="0" w:lastRowFirstColumn="0" w:lastRowLastColumn="0"/>
              <w:rPr>
                <w:b w:val="0"/>
                <w:sz w:val="20"/>
                <w:rPrChange w:id="2757" w:author="Edu Fisica" w:date="2026-05-16T07:13:00Z">
                  <w:rPr>
                    <w:sz w:val="20"/>
                  </w:rPr>
                </w:rPrChange>
              </w:rPr>
            </w:pPr>
            <w:r w:rsidRPr="00DC5717">
              <w:rPr>
                <w:sz w:val="20"/>
              </w:rPr>
              <w:t>Hallazgos</w:t>
            </w:r>
          </w:p>
        </w:tc>
      </w:tr>
      <w:tr w:rsidR="00B776BF" w:rsidRPr="00FF4F12" w14:paraId="7541C624" w14:textId="77777777" w:rsidTr="00A41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Change w:id="2758" w:author="Edu Fisica" w:date="2026-05-16T07:13:00Z">
              <w:tcPr>
                <w:tcW w:w="2405" w:type="dxa"/>
                <w:tcBorders>
                  <w:top w:val="none" w:sz="0" w:space="0" w:color="auto"/>
                  <w:bottom w:val="none" w:sz="0" w:space="0" w:color="auto"/>
                </w:tcBorders>
                <w:hideMark/>
              </w:tcPr>
            </w:tcPrChange>
          </w:tcPr>
          <w:p w14:paraId="4A6CFBB0" w14:textId="77777777" w:rsidR="00B776BF" w:rsidRPr="00FF4F12" w:rsidRDefault="00B776BF"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rFonts w:cs="Times New Roman"/>
                <w:sz w:val="20"/>
                <w:szCs w:val="20"/>
              </w:rPr>
            </w:pPr>
            <w:r w:rsidRPr="00FF4F12">
              <w:rPr>
                <w:rStyle w:val="Textoennegrita"/>
                <w:rFonts w:ascii="Times New Roman" w:hAnsi="Times New Roman" w:cs="Times New Roman"/>
                <w:szCs w:val="20"/>
              </w:rPr>
              <w:t>Contexto de la estrategia</w:t>
            </w:r>
          </w:p>
        </w:tc>
        <w:tc>
          <w:tcPr>
            <w:tcW w:w="6423" w:type="dxa"/>
            <w:hideMark/>
            <w:tcPrChange w:id="2759" w:author="Edu Fisica" w:date="2026-05-16T07:13:00Z">
              <w:tcPr>
                <w:tcW w:w="6423" w:type="dxa"/>
                <w:tcBorders>
                  <w:top w:val="none" w:sz="0" w:space="0" w:color="auto"/>
                  <w:bottom w:val="none" w:sz="0" w:space="0" w:color="auto"/>
                </w:tcBorders>
                <w:hideMark/>
              </w:tcPr>
            </w:tcPrChange>
          </w:tcPr>
          <w:p w14:paraId="52006C26" w14:textId="77777777" w:rsidR="00B776BF" w:rsidRPr="00FF4F12" w:rsidRDefault="00B776BF"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FF4F12">
              <w:rPr>
                <w:rFonts w:cs="Times New Roman"/>
                <w:sz w:val="20"/>
                <w:szCs w:val="20"/>
              </w:rPr>
              <w:t>Estrategia pedagógica restaurativa orientada a transformar conductas y fortalecer la convivencia mediante la participación activa de estudiantes y familias.</w:t>
            </w:r>
          </w:p>
        </w:tc>
      </w:tr>
      <w:tr w:rsidR="00B776BF" w:rsidRPr="00FF4F12" w14:paraId="0B7D8596" w14:textId="77777777" w:rsidTr="00A414E7">
        <w:tc>
          <w:tcPr>
            <w:cnfStyle w:val="001000000000" w:firstRow="0" w:lastRow="0" w:firstColumn="1" w:lastColumn="0" w:oddVBand="0" w:evenVBand="0" w:oddHBand="0" w:evenHBand="0" w:firstRowFirstColumn="0" w:firstRowLastColumn="0" w:lastRowFirstColumn="0" w:lastRowLastColumn="0"/>
            <w:tcW w:w="2405" w:type="dxa"/>
            <w:hideMark/>
            <w:tcPrChange w:id="2760" w:author="Edu Fisica" w:date="2026-05-16T07:13:00Z">
              <w:tcPr>
                <w:tcW w:w="2405" w:type="dxa"/>
                <w:hideMark/>
              </w:tcPr>
            </w:tcPrChange>
          </w:tcPr>
          <w:p w14:paraId="775B5932" w14:textId="77777777" w:rsidR="00B776BF" w:rsidRPr="00FF4F12" w:rsidRDefault="00B776BF" w:rsidP="00E06C30">
            <w:pPr>
              <w:spacing w:line="240" w:lineRule="auto"/>
              <w:ind w:firstLine="0"/>
              <w:rPr>
                <w:rFonts w:cs="Times New Roman"/>
                <w:sz w:val="20"/>
                <w:szCs w:val="20"/>
              </w:rPr>
            </w:pPr>
            <w:r w:rsidRPr="00FF4F12">
              <w:rPr>
                <w:rStyle w:val="Textoennegrita"/>
                <w:rFonts w:ascii="Times New Roman" w:hAnsi="Times New Roman" w:cs="Times New Roman"/>
                <w:szCs w:val="20"/>
              </w:rPr>
              <w:t>Enfoque restaurativo</w:t>
            </w:r>
          </w:p>
        </w:tc>
        <w:tc>
          <w:tcPr>
            <w:tcW w:w="6423" w:type="dxa"/>
            <w:hideMark/>
            <w:tcPrChange w:id="2761" w:author="Edu Fisica" w:date="2026-05-16T07:13:00Z">
              <w:tcPr>
                <w:tcW w:w="6423" w:type="dxa"/>
                <w:hideMark/>
              </w:tcPr>
            </w:tcPrChange>
          </w:tcPr>
          <w:p w14:paraId="0679D8C4" w14:textId="77777777" w:rsidR="00B776BF" w:rsidRPr="00FF4F12" w:rsidRDefault="00B776BF"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FF4F12">
              <w:rPr>
                <w:rFonts w:cs="Times New Roman"/>
                <w:sz w:val="20"/>
                <w:szCs w:val="20"/>
              </w:rPr>
              <w:t>Transición de una lógica punitiva a una formativa, promoviendo la reflexión, la reparación simbólica y la corresponsabilidad.</w:t>
            </w:r>
          </w:p>
        </w:tc>
      </w:tr>
      <w:tr w:rsidR="00B776BF" w:rsidRPr="00FF4F12" w14:paraId="391D9336" w14:textId="77777777" w:rsidTr="00A41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Change w:id="2762" w:author="Edu Fisica" w:date="2026-05-16T07:13:00Z">
              <w:tcPr>
                <w:tcW w:w="2405" w:type="dxa"/>
                <w:tcBorders>
                  <w:top w:val="none" w:sz="0" w:space="0" w:color="auto"/>
                  <w:bottom w:val="none" w:sz="0" w:space="0" w:color="auto"/>
                </w:tcBorders>
                <w:hideMark/>
              </w:tcPr>
            </w:tcPrChange>
          </w:tcPr>
          <w:p w14:paraId="697A8FAD" w14:textId="77777777" w:rsidR="00B776BF" w:rsidRPr="00FF4F12" w:rsidRDefault="00B776BF"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rFonts w:cs="Times New Roman"/>
                <w:sz w:val="20"/>
                <w:szCs w:val="20"/>
              </w:rPr>
            </w:pPr>
            <w:r w:rsidRPr="00FF4F12">
              <w:rPr>
                <w:rStyle w:val="Textoennegrita"/>
                <w:rFonts w:ascii="Times New Roman" w:hAnsi="Times New Roman" w:cs="Times New Roman"/>
                <w:szCs w:val="20"/>
              </w:rPr>
              <w:t>Reflexión y toma de conciencia</w:t>
            </w:r>
          </w:p>
        </w:tc>
        <w:tc>
          <w:tcPr>
            <w:tcW w:w="6423" w:type="dxa"/>
            <w:hideMark/>
            <w:tcPrChange w:id="2763" w:author="Edu Fisica" w:date="2026-05-16T07:13:00Z">
              <w:tcPr>
                <w:tcW w:w="6423" w:type="dxa"/>
                <w:tcBorders>
                  <w:top w:val="none" w:sz="0" w:space="0" w:color="auto"/>
                  <w:bottom w:val="none" w:sz="0" w:space="0" w:color="auto"/>
                </w:tcBorders>
                <w:hideMark/>
              </w:tcPr>
            </w:tcPrChange>
          </w:tcPr>
          <w:p w14:paraId="1DE6C4EE" w14:textId="77777777" w:rsidR="00B776BF" w:rsidRPr="00FF4F12" w:rsidRDefault="00B776BF"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FF4F12">
              <w:rPr>
                <w:rFonts w:cs="Times New Roman"/>
                <w:sz w:val="20"/>
                <w:szCs w:val="20"/>
              </w:rPr>
              <w:t>Reconocimiento de las acciones, sus consecuencias y la responsabilidad individual y colectiva frente a situaciones de conflicto.</w:t>
            </w:r>
          </w:p>
        </w:tc>
      </w:tr>
      <w:tr w:rsidR="00B776BF" w:rsidRPr="00FF4F12" w14:paraId="4EA5E8BC" w14:textId="77777777" w:rsidTr="00A414E7">
        <w:tc>
          <w:tcPr>
            <w:cnfStyle w:val="001000000000" w:firstRow="0" w:lastRow="0" w:firstColumn="1" w:lastColumn="0" w:oddVBand="0" w:evenVBand="0" w:oddHBand="0" w:evenHBand="0" w:firstRowFirstColumn="0" w:firstRowLastColumn="0" w:lastRowFirstColumn="0" w:lastRowLastColumn="0"/>
            <w:tcW w:w="2405" w:type="dxa"/>
            <w:hideMark/>
            <w:tcPrChange w:id="2764" w:author="Edu Fisica" w:date="2026-05-16T07:13:00Z">
              <w:tcPr>
                <w:tcW w:w="2405" w:type="dxa"/>
                <w:hideMark/>
              </w:tcPr>
            </w:tcPrChange>
          </w:tcPr>
          <w:p w14:paraId="3EA553A9" w14:textId="77777777" w:rsidR="00B776BF" w:rsidRPr="00FF4F12" w:rsidRDefault="00B776BF" w:rsidP="00E06C30">
            <w:pPr>
              <w:spacing w:line="240" w:lineRule="auto"/>
              <w:ind w:firstLine="0"/>
              <w:rPr>
                <w:rFonts w:cs="Times New Roman"/>
                <w:sz w:val="20"/>
                <w:szCs w:val="20"/>
              </w:rPr>
            </w:pPr>
            <w:r w:rsidRPr="00FF4F12">
              <w:rPr>
                <w:rStyle w:val="Textoennegrita"/>
                <w:rFonts w:ascii="Times New Roman" w:hAnsi="Times New Roman" w:cs="Times New Roman"/>
                <w:szCs w:val="20"/>
              </w:rPr>
              <w:t>Organización y acuerdos</w:t>
            </w:r>
          </w:p>
        </w:tc>
        <w:tc>
          <w:tcPr>
            <w:tcW w:w="6423" w:type="dxa"/>
            <w:hideMark/>
            <w:tcPrChange w:id="2765" w:author="Edu Fisica" w:date="2026-05-16T07:13:00Z">
              <w:tcPr>
                <w:tcW w:w="6423" w:type="dxa"/>
                <w:hideMark/>
              </w:tcPr>
            </w:tcPrChange>
          </w:tcPr>
          <w:p w14:paraId="67875A73" w14:textId="77777777" w:rsidR="00B776BF" w:rsidRPr="00FF4F12" w:rsidRDefault="00B776BF"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FF4F12">
              <w:rPr>
                <w:rFonts w:cs="Times New Roman"/>
                <w:sz w:val="20"/>
                <w:szCs w:val="20"/>
              </w:rPr>
              <w:t>Asignación de roles y firma de compromisos que fortalecieron la responsabilidad, el orden y el cumplimiento de tareas.</w:t>
            </w:r>
          </w:p>
        </w:tc>
      </w:tr>
      <w:tr w:rsidR="00B776BF" w:rsidRPr="00FF4F12" w14:paraId="045A0B50" w14:textId="77777777" w:rsidTr="00A41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Change w:id="2766" w:author="Edu Fisica" w:date="2026-05-16T07:13:00Z">
              <w:tcPr>
                <w:tcW w:w="2405" w:type="dxa"/>
                <w:tcBorders>
                  <w:top w:val="none" w:sz="0" w:space="0" w:color="auto"/>
                  <w:bottom w:val="none" w:sz="0" w:space="0" w:color="auto"/>
                </w:tcBorders>
                <w:hideMark/>
              </w:tcPr>
            </w:tcPrChange>
          </w:tcPr>
          <w:p w14:paraId="4DDE50E8" w14:textId="77777777" w:rsidR="00B776BF" w:rsidRPr="00FF4F12" w:rsidRDefault="00B776BF"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rFonts w:cs="Times New Roman"/>
                <w:sz w:val="20"/>
                <w:szCs w:val="20"/>
              </w:rPr>
            </w:pPr>
            <w:r w:rsidRPr="00FF4F12">
              <w:rPr>
                <w:rStyle w:val="Textoennegrita"/>
                <w:rFonts w:ascii="Times New Roman" w:hAnsi="Times New Roman" w:cs="Times New Roman"/>
                <w:szCs w:val="20"/>
              </w:rPr>
              <w:t>Trabajo colaborativo</w:t>
            </w:r>
          </w:p>
        </w:tc>
        <w:tc>
          <w:tcPr>
            <w:tcW w:w="6423" w:type="dxa"/>
            <w:hideMark/>
            <w:tcPrChange w:id="2767" w:author="Edu Fisica" w:date="2026-05-16T07:13:00Z">
              <w:tcPr>
                <w:tcW w:w="6423" w:type="dxa"/>
                <w:tcBorders>
                  <w:top w:val="none" w:sz="0" w:space="0" w:color="auto"/>
                  <w:bottom w:val="none" w:sz="0" w:space="0" w:color="auto"/>
                </w:tcBorders>
                <w:hideMark/>
              </w:tcPr>
            </w:tcPrChange>
          </w:tcPr>
          <w:p w14:paraId="64D2C19A" w14:textId="77777777" w:rsidR="00B776BF" w:rsidRPr="00FF4F12" w:rsidRDefault="00B776BF"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FF4F12">
              <w:rPr>
                <w:rFonts w:cs="Times New Roman"/>
                <w:sz w:val="20"/>
                <w:szCs w:val="20"/>
              </w:rPr>
              <w:t>Participación equitativa en el diseño, elaboración y ejecución del mural, evidenciando cooperación y apoyo mutuo.</w:t>
            </w:r>
          </w:p>
        </w:tc>
      </w:tr>
      <w:tr w:rsidR="00B776BF" w:rsidRPr="00FF4F12" w14:paraId="2B1DAAF2" w14:textId="77777777" w:rsidTr="00A414E7">
        <w:tc>
          <w:tcPr>
            <w:cnfStyle w:val="001000000000" w:firstRow="0" w:lastRow="0" w:firstColumn="1" w:lastColumn="0" w:oddVBand="0" w:evenVBand="0" w:oddHBand="0" w:evenHBand="0" w:firstRowFirstColumn="0" w:firstRowLastColumn="0" w:lastRowFirstColumn="0" w:lastRowLastColumn="0"/>
            <w:tcW w:w="2405" w:type="dxa"/>
            <w:hideMark/>
            <w:tcPrChange w:id="2768" w:author="Edu Fisica" w:date="2026-05-16T07:13:00Z">
              <w:tcPr>
                <w:tcW w:w="2405" w:type="dxa"/>
                <w:hideMark/>
              </w:tcPr>
            </w:tcPrChange>
          </w:tcPr>
          <w:p w14:paraId="0D70B1CA" w14:textId="77777777" w:rsidR="00B776BF" w:rsidRPr="00FF4F12" w:rsidRDefault="00B776BF" w:rsidP="00E06C30">
            <w:pPr>
              <w:spacing w:line="240" w:lineRule="auto"/>
              <w:ind w:firstLine="0"/>
              <w:rPr>
                <w:rFonts w:cs="Times New Roman"/>
                <w:sz w:val="20"/>
                <w:szCs w:val="20"/>
              </w:rPr>
            </w:pPr>
            <w:r w:rsidRPr="00FF4F12">
              <w:rPr>
                <w:rStyle w:val="Textoennegrita"/>
                <w:rFonts w:ascii="Times New Roman" w:hAnsi="Times New Roman" w:cs="Times New Roman"/>
                <w:szCs w:val="20"/>
              </w:rPr>
              <w:t>Valores y actitudes</w:t>
            </w:r>
          </w:p>
        </w:tc>
        <w:tc>
          <w:tcPr>
            <w:tcW w:w="6423" w:type="dxa"/>
            <w:hideMark/>
            <w:tcPrChange w:id="2769" w:author="Edu Fisica" w:date="2026-05-16T07:13:00Z">
              <w:tcPr>
                <w:tcW w:w="6423" w:type="dxa"/>
                <w:hideMark/>
              </w:tcPr>
            </w:tcPrChange>
          </w:tcPr>
          <w:p w14:paraId="37614EED" w14:textId="77777777" w:rsidR="00B776BF" w:rsidRPr="00FF4F12" w:rsidRDefault="00B776BF"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FF4F12">
              <w:rPr>
                <w:rFonts w:cs="Times New Roman"/>
                <w:sz w:val="20"/>
                <w:szCs w:val="20"/>
              </w:rPr>
              <w:t>Fortalecimiento del respeto, la responsabilidad, la tolerancia, la solidaridad y el sentido de pertenencia.</w:t>
            </w:r>
          </w:p>
        </w:tc>
      </w:tr>
      <w:tr w:rsidR="00B776BF" w:rsidRPr="00FF4F12" w14:paraId="655FA6F4" w14:textId="77777777" w:rsidTr="00A41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Change w:id="2770" w:author="Edu Fisica" w:date="2026-05-16T07:13:00Z">
              <w:tcPr>
                <w:tcW w:w="2405" w:type="dxa"/>
                <w:tcBorders>
                  <w:top w:val="none" w:sz="0" w:space="0" w:color="auto"/>
                  <w:bottom w:val="none" w:sz="0" w:space="0" w:color="auto"/>
                </w:tcBorders>
                <w:hideMark/>
              </w:tcPr>
            </w:tcPrChange>
          </w:tcPr>
          <w:p w14:paraId="2C33DF61" w14:textId="77777777" w:rsidR="00B776BF" w:rsidRPr="00FF4F12" w:rsidRDefault="00B776BF"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rFonts w:cs="Times New Roman"/>
                <w:sz w:val="20"/>
                <w:szCs w:val="20"/>
              </w:rPr>
            </w:pPr>
            <w:r w:rsidRPr="00FF4F12">
              <w:rPr>
                <w:rStyle w:val="Textoennegrita"/>
                <w:rFonts w:ascii="Times New Roman" w:hAnsi="Times New Roman" w:cs="Times New Roman"/>
                <w:szCs w:val="20"/>
              </w:rPr>
              <w:t>Competencias socioemocionales</w:t>
            </w:r>
          </w:p>
        </w:tc>
        <w:tc>
          <w:tcPr>
            <w:tcW w:w="6423" w:type="dxa"/>
            <w:hideMark/>
            <w:tcPrChange w:id="2771" w:author="Edu Fisica" w:date="2026-05-16T07:13:00Z">
              <w:tcPr>
                <w:tcW w:w="6423" w:type="dxa"/>
                <w:tcBorders>
                  <w:top w:val="none" w:sz="0" w:space="0" w:color="auto"/>
                  <w:bottom w:val="none" w:sz="0" w:space="0" w:color="auto"/>
                </w:tcBorders>
                <w:hideMark/>
              </w:tcPr>
            </w:tcPrChange>
          </w:tcPr>
          <w:p w14:paraId="5D0D616E" w14:textId="77777777" w:rsidR="00B776BF" w:rsidRPr="00FF4F12" w:rsidRDefault="00B776BF"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FF4F12">
              <w:rPr>
                <w:rFonts w:cs="Times New Roman"/>
                <w:sz w:val="20"/>
                <w:szCs w:val="20"/>
              </w:rPr>
              <w:t>Desarrollo de habilidades como autorregulación, comunicación asertiva, empatía y trabajo en equipo.</w:t>
            </w:r>
          </w:p>
        </w:tc>
      </w:tr>
      <w:tr w:rsidR="00B776BF" w:rsidRPr="00FF4F12" w14:paraId="0DE28827" w14:textId="77777777" w:rsidTr="00A414E7">
        <w:tc>
          <w:tcPr>
            <w:cnfStyle w:val="001000000000" w:firstRow="0" w:lastRow="0" w:firstColumn="1" w:lastColumn="0" w:oddVBand="0" w:evenVBand="0" w:oddHBand="0" w:evenHBand="0" w:firstRowFirstColumn="0" w:firstRowLastColumn="0" w:lastRowFirstColumn="0" w:lastRowLastColumn="0"/>
            <w:tcW w:w="2405" w:type="dxa"/>
            <w:hideMark/>
            <w:tcPrChange w:id="2772" w:author="Edu Fisica" w:date="2026-05-16T07:13:00Z">
              <w:tcPr>
                <w:tcW w:w="2405" w:type="dxa"/>
                <w:hideMark/>
              </w:tcPr>
            </w:tcPrChange>
          </w:tcPr>
          <w:p w14:paraId="2194D15C" w14:textId="77777777" w:rsidR="00B776BF" w:rsidRPr="00FF4F12" w:rsidRDefault="00B776BF" w:rsidP="00E06C30">
            <w:pPr>
              <w:spacing w:line="240" w:lineRule="auto"/>
              <w:ind w:firstLine="0"/>
              <w:rPr>
                <w:rFonts w:cs="Times New Roman"/>
                <w:sz w:val="20"/>
                <w:szCs w:val="20"/>
              </w:rPr>
            </w:pPr>
            <w:r w:rsidRPr="00FF4F12">
              <w:rPr>
                <w:rStyle w:val="Textoennegrita"/>
                <w:rFonts w:ascii="Times New Roman" w:hAnsi="Times New Roman" w:cs="Times New Roman"/>
                <w:szCs w:val="20"/>
              </w:rPr>
              <w:t>Participación familiar</w:t>
            </w:r>
          </w:p>
        </w:tc>
        <w:tc>
          <w:tcPr>
            <w:tcW w:w="6423" w:type="dxa"/>
            <w:hideMark/>
            <w:tcPrChange w:id="2773" w:author="Edu Fisica" w:date="2026-05-16T07:13:00Z">
              <w:tcPr>
                <w:tcW w:w="6423" w:type="dxa"/>
                <w:hideMark/>
              </w:tcPr>
            </w:tcPrChange>
          </w:tcPr>
          <w:p w14:paraId="65306D6B" w14:textId="77777777" w:rsidR="00B776BF" w:rsidRPr="00FF4F12" w:rsidRDefault="00B776BF"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FF4F12">
              <w:rPr>
                <w:rFonts w:cs="Times New Roman"/>
                <w:sz w:val="20"/>
                <w:szCs w:val="20"/>
              </w:rPr>
              <w:t>Vinculación activa de los padres que fortaleció la corresponsabilidad y la relación escuela–familia.</w:t>
            </w:r>
          </w:p>
        </w:tc>
      </w:tr>
      <w:tr w:rsidR="00B776BF" w:rsidRPr="00FF4F12" w14:paraId="2EBDD7D1" w14:textId="77777777" w:rsidTr="00A41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Change w:id="2774" w:author="Edu Fisica" w:date="2026-05-16T07:13:00Z">
              <w:tcPr>
                <w:tcW w:w="2405" w:type="dxa"/>
                <w:tcBorders>
                  <w:top w:val="none" w:sz="0" w:space="0" w:color="auto"/>
                  <w:bottom w:val="none" w:sz="0" w:space="0" w:color="auto"/>
                </w:tcBorders>
                <w:hideMark/>
              </w:tcPr>
            </w:tcPrChange>
          </w:tcPr>
          <w:p w14:paraId="468DF152" w14:textId="77777777" w:rsidR="00B776BF" w:rsidRPr="00FF4F12" w:rsidRDefault="00B776BF"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rFonts w:cs="Times New Roman"/>
                <w:sz w:val="20"/>
                <w:szCs w:val="20"/>
              </w:rPr>
            </w:pPr>
            <w:r w:rsidRPr="00FF4F12">
              <w:rPr>
                <w:rStyle w:val="Textoennegrita"/>
                <w:rFonts w:ascii="Times New Roman" w:hAnsi="Times New Roman" w:cs="Times New Roman"/>
                <w:szCs w:val="20"/>
              </w:rPr>
              <w:t>Transformación de conductas</w:t>
            </w:r>
          </w:p>
        </w:tc>
        <w:tc>
          <w:tcPr>
            <w:tcW w:w="6423" w:type="dxa"/>
            <w:hideMark/>
            <w:tcPrChange w:id="2775" w:author="Edu Fisica" w:date="2026-05-16T07:13:00Z">
              <w:tcPr>
                <w:tcW w:w="6423" w:type="dxa"/>
                <w:tcBorders>
                  <w:top w:val="none" w:sz="0" w:space="0" w:color="auto"/>
                  <w:bottom w:val="none" w:sz="0" w:space="0" w:color="auto"/>
                </w:tcBorders>
                <w:hideMark/>
              </w:tcPr>
            </w:tcPrChange>
          </w:tcPr>
          <w:p w14:paraId="4E6FB69F" w14:textId="77777777" w:rsidR="00B776BF" w:rsidRPr="00FF4F12" w:rsidRDefault="00B776BF"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FF4F12">
              <w:rPr>
                <w:rFonts w:cs="Times New Roman"/>
                <w:sz w:val="20"/>
                <w:szCs w:val="20"/>
              </w:rPr>
              <w:t>Disminución de comportamientos conflictivos y mayor disposición al cumplimiento de normas y acuerdos.</w:t>
            </w:r>
          </w:p>
        </w:tc>
      </w:tr>
      <w:tr w:rsidR="00B776BF" w:rsidRPr="00FF4F12" w14:paraId="287796A9" w14:textId="77777777" w:rsidTr="00A414E7">
        <w:tc>
          <w:tcPr>
            <w:cnfStyle w:val="001000000000" w:firstRow="0" w:lastRow="0" w:firstColumn="1" w:lastColumn="0" w:oddVBand="0" w:evenVBand="0" w:oddHBand="0" w:evenHBand="0" w:firstRowFirstColumn="0" w:firstRowLastColumn="0" w:lastRowFirstColumn="0" w:lastRowLastColumn="0"/>
            <w:tcW w:w="2405" w:type="dxa"/>
            <w:hideMark/>
            <w:tcPrChange w:id="2776" w:author="Edu Fisica" w:date="2026-05-16T07:13:00Z">
              <w:tcPr>
                <w:tcW w:w="2405" w:type="dxa"/>
                <w:hideMark/>
              </w:tcPr>
            </w:tcPrChange>
          </w:tcPr>
          <w:p w14:paraId="440D2F8A" w14:textId="77777777" w:rsidR="00B776BF" w:rsidRPr="00FF4F12" w:rsidRDefault="00B776BF" w:rsidP="00E06C30">
            <w:pPr>
              <w:spacing w:line="240" w:lineRule="auto"/>
              <w:ind w:firstLine="0"/>
              <w:rPr>
                <w:rFonts w:cs="Times New Roman"/>
                <w:sz w:val="20"/>
                <w:szCs w:val="20"/>
              </w:rPr>
            </w:pPr>
            <w:r w:rsidRPr="00FF4F12">
              <w:rPr>
                <w:rStyle w:val="Textoennegrita"/>
                <w:rFonts w:ascii="Times New Roman" w:hAnsi="Times New Roman" w:cs="Times New Roman"/>
                <w:szCs w:val="20"/>
              </w:rPr>
              <w:t>Dimensión emocional</w:t>
            </w:r>
          </w:p>
        </w:tc>
        <w:tc>
          <w:tcPr>
            <w:tcW w:w="6423" w:type="dxa"/>
            <w:hideMark/>
            <w:tcPrChange w:id="2777" w:author="Edu Fisica" w:date="2026-05-16T07:13:00Z">
              <w:tcPr>
                <w:tcW w:w="6423" w:type="dxa"/>
                <w:hideMark/>
              </w:tcPr>
            </w:tcPrChange>
          </w:tcPr>
          <w:p w14:paraId="48E586F7" w14:textId="77777777" w:rsidR="00B776BF" w:rsidRPr="00FF4F12" w:rsidRDefault="00B776BF"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FF4F12">
              <w:rPr>
                <w:rFonts w:cs="Times New Roman"/>
                <w:sz w:val="20"/>
                <w:szCs w:val="20"/>
              </w:rPr>
              <w:t>Fortalecimiento de la autoestima, reconocimiento personal y sensación de inclusión dentro del grupo.</w:t>
            </w:r>
          </w:p>
        </w:tc>
      </w:tr>
      <w:tr w:rsidR="00B776BF" w:rsidRPr="00FF4F12" w14:paraId="4F016376" w14:textId="77777777" w:rsidTr="00A41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Change w:id="2778" w:author="Edu Fisica" w:date="2026-05-16T07:13:00Z">
              <w:tcPr>
                <w:tcW w:w="2405" w:type="dxa"/>
                <w:tcBorders>
                  <w:top w:val="none" w:sz="0" w:space="0" w:color="auto"/>
                  <w:bottom w:val="none" w:sz="0" w:space="0" w:color="auto"/>
                </w:tcBorders>
                <w:hideMark/>
              </w:tcPr>
            </w:tcPrChange>
          </w:tcPr>
          <w:p w14:paraId="0EDB9E93" w14:textId="77777777" w:rsidR="00B776BF" w:rsidRPr="00FF4F12" w:rsidRDefault="00B776BF"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rFonts w:cs="Times New Roman"/>
                <w:sz w:val="20"/>
                <w:szCs w:val="20"/>
              </w:rPr>
            </w:pPr>
            <w:r w:rsidRPr="00FF4F12">
              <w:rPr>
                <w:rStyle w:val="Textoennegrita"/>
                <w:rFonts w:ascii="Times New Roman" w:hAnsi="Times New Roman" w:cs="Times New Roman"/>
                <w:szCs w:val="20"/>
              </w:rPr>
              <w:t>Producto pedagógico</w:t>
            </w:r>
          </w:p>
        </w:tc>
        <w:tc>
          <w:tcPr>
            <w:tcW w:w="6423" w:type="dxa"/>
            <w:hideMark/>
            <w:tcPrChange w:id="2779" w:author="Edu Fisica" w:date="2026-05-16T07:13:00Z">
              <w:tcPr>
                <w:tcW w:w="6423" w:type="dxa"/>
                <w:tcBorders>
                  <w:top w:val="none" w:sz="0" w:space="0" w:color="auto"/>
                  <w:bottom w:val="none" w:sz="0" w:space="0" w:color="auto"/>
                </w:tcBorders>
                <w:hideMark/>
              </w:tcPr>
            </w:tcPrChange>
          </w:tcPr>
          <w:p w14:paraId="1A5F2454" w14:textId="77777777" w:rsidR="00B776BF" w:rsidRPr="00FF4F12" w:rsidRDefault="00B776BF"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FF4F12">
              <w:rPr>
                <w:rFonts w:cs="Times New Roman"/>
                <w:sz w:val="20"/>
                <w:szCs w:val="20"/>
              </w:rPr>
              <w:t>El mural como resultado visible y permanente que simboliza compromisos y aprendizajes convivenciales.</w:t>
            </w:r>
          </w:p>
        </w:tc>
      </w:tr>
      <w:tr w:rsidR="00B776BF" w:rsidRPr="00FF4F12" w14:paraId="43BF605E" w14:textId="77777777" w:rsidTr="00A414E7">
        <w:tc>
          <w:tcPr>
            <w:cnfStyle w:val="001000000000" w:firstRow="0" w:lastRow="0" w:firstColumn="1" w:lastColumn="0" w:oddVBand="0" w:evenVBand="0" w:oddHBand="0" w:evenHBand="0" w:firstRowFirstColumn="0" w:firstRowLastColumn="0" w:lastRowFirstColumn="0" w:lastRowLastColumn="0"/>
            <w:tcW w:w="2405" w:type="dxa"/>
            <w:hideMark/>
            <w:tcPrChange w:id="2780" w:author="Edu Fisica" w:date="2026-05-16T07:13:00Z">
              <w:tcPr>
                <w:tcW w:w="2405" w:type="dxa"/>
                <w:hideMark/>
              </w:tcPr>
            </w:tcPrChange>
          </w:tcPr>
          <w:p w14:paraId="03518182" w14:textId="77777777" w:rsidR="00B776BF" w:rsidRPr="00FF4F12" w:rsidRDefault="00B776BF" w:rsidP="00E06C30">
            <w:pPr>
              <w:spacing w:line="240" w:lineRule="auto"/>
              <w:ind w:firstLine="0"/>
              <w:rPr>
                <w:rFonts w:cs="Times New Roman"/>
                <w:sz w:val="20"/>
                <w:szCs w:val="20"/>
              </w:rPr>
            </w:pPr>
            <w:r w:rsidRPr="00FF4F12">
              <w:rPr>
                <w:rStyle w:val="Textoennegrita"/>
                <w:rFonts w:ascii="Times New Roman" w:hAnsi="Times New Roman" w:cs="Times New Roman"/>
                <w:szCs w:val="20"/>
              </w:rPr>
              <w:t>Interpretación general</w:t>
            </w:r>
          </w:p>
        </w:tc>
        <w:tc>
          <w:tcPr>
            <w:tcW w:w="6423" w:type="dxa"/>
            <w:hideMark/>
            <w:tcPrChange w:id="2781" w:author="Edu Fisica" w:date="2026-05-16T07:13:00Z">
              <w:tcPr>
                <w:tcW w:w="6423" w:type="dxa"/>
                <w:hideMark/>
              </w:tcPr>
            </w:tcPrChange>
          </w:tcPr>
          <w:p w14:paraId="68E21152" w14:textId="77777777" w:rsidR="00B776BF" w:rsidRPr="00FF4F12" w:rsidRDefault="00B776BF"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FF4F12">
              <w:rPr>
                <w:rFonts w:cs="Times New Roman"/>
                <w:sz w:val="20"/>
                <w:szCs w:val="20"/>
              </w:rPr>
              <w:t>Estrategia significativa que integra reflexión, acción y participación, promoviendo cambios actitudinales y fortaleciendo la cultura de paz.</w:t>
            </w:r>
          </w:p>
        </w:tc>
      </w:tr>
    </w:tbl>
    <w:p w14:paraId="7D1D9018" w14:textId="53F35155" w:rsidR="00CD779F" w:rsidRDefault="00B776BF" w:rsidP="00B776BF">
      <w:pPr>
        <w:jc w:val="both"/>
        <w:rPr>
          <w:color w:val="000000"/>
          <w:sz w:val="20"/>
          <w:rPrChange w:id="2782" w:author="Edu Fisica" w:date="2026-05-16T07:13:00Z">
            <w:rPr>
              <w:color w:val="000000"/>
            </w:rPr>
          </w:rPrChange>
        </w:rPr>
      </w:pPr>
      <w:r w:rsidRPr="00CD779F">
        <w:rPr>
          <w:i/>
          <w:sz w:val="20"/>
          <w:rPrChange w:id="2783" w:author="Edu Fisica" w:date="2026-05-16T07:13:00Z">
            <w:rPr>
              <w:i/>
              <w:color w:val="FF0000"/>
            </w:rPr>
          </w:rPrChange>
        </w:rPr>
        <w:t>Nota</w:t>
      </w:r>
      <w:del w:id="2784" w:author="Edu Fisica" w:date="2026-05-16T07:13:00Z">
        <w:r w:rsidRPr="00B60988">
          <w:rPr>
            <w:rFonts w:eastAsia="Times New Roman" w:cs="Times New Roman"/>
            <w:i/>
            <w:iCs/>
            <w:color w:val="FF0000"/>
            <w:szCs w:val="24"/>
          </w:rPr>
          <w:delText>:</w:delText>
        </w:r>
      </w:del>
      <w:ins w:id="2785" w:author="Edu Fisica" w:date="2026-05-16T07:13:00Z">
        <w:r w:rsidR="00CD779F">
          <w:rPr>
            <w:rFonts w:eastAsia="Times New Roman" w:cs="Times New Roman"/>
            <w:i/>
            <w:iCs/>
            <w:sz w:val="20"/>
            <w:szCs w:val="20"/>
          </w:rPr>
          <w:t>.</w:t>
        </w:r>
      </w:ins>
      <w:r w:rsidRPr="00CD779F">
        <w:rPr>
          <w:sz w:val="20"/>
          <w:rPrChange w:id="2786" w:author="Edu Fisica" w:date="2026-05-16T07:13:00Z">
            <w:rPr>
              <w:color w:val="FF0000"/>
            </w:rPr>
          </w:rPrChange>
        </w:rPr>
        <w:t xml:space="preserve"> Elaboración propia.</w:t>
      </w:r>
      <w:r w:rsidRPr="00CD779F">
        <w:rPr>
          <w:sz w:val="20"/>
          <w:rPrChange w:id="2787" w:author="Edu Fisica" w:date="2026-05-16T07:13:00Z">
            <w:rPr>
              <w:color w:val="000000"/>
            </w:rPr>
          </w:rPrChange>
        </w:rPr>
        <w:t xml:space="preserve"> </w:t>
      </w:r>
      <w:del w:id="2788" w:author="Edu Fisica" w:date="2026-05-16T07:13:00Z">
        <w:r w:rsidRPr="00FF4F12">
          <w:rPr>
            <w:rFonts w:eastAsia="Times New Roman" w:cs="Times New Roman"/>
            <w:color w:val="000000"/>
            <w:szCs w:val="24"/>
          </w:rPr>
          <w:delText>Información recolectada a partir de la implementación</w:delText>
        </w:r>
      </w:del>
      <w:ins w:id="2789" w:author="Edu Fisica" w:date="2026-05-16T07:13:00Z">
        <w:r w:rsidR="00CD779F">
          <w:rPr>
            <w:rFonts w:eastAsia="Times New Roman" w:cs="Times New Roman"/>
            <w:color w:val="000000"/>
            <w:sz w:val="20"/>
            <w:szCs w:val="20"/>
          </w:rPr>
          <w:t>Descripción</w:t>
        </w:r>
      </w:ins>
      <w:r w:rsidR="00CD779F">
        <w:rPr>
          <w:color w:val="000000"/>
          <w:sz w:val="20"/>
          <w:rPrChange w:id="2790" w:author="Edu Fisica" w:date="2026-05-16T07:13:00Z">
            <w:rPr>
              <w:color w:val="000000"/>
            </w:rPr>
          </w:rPrChange>
        </w:rPr>
        <w:t xml:space="preserve"> del </w:t>
      </w:r>
      <w:del w:id="2791" w:author="Edu Fisica" w:date="2026-05-16T07:13:00Z">
        <w:r w:rsidRPr="00FF4F12">
          <w:rPr>
            <w:rFonts w:eastAsia="Times New Roman" w:cs="Times New Roman"/>
            <w:color w:val="000000"/>
            <w:szCs w:val="24"/>
          </w:rPr>
          <w:delText>“Mural</w:delText>
        </w:r>
      </w:del>
      <w:ins w:id="2792" w:author="Edu Fisica" w:date="2026-05-16T07:13:00Z">
        <w:r w:rsidR="00CD779F">
          <w:rPr>
            <w:rFonts w:eastAsia="Times New Roman" w:cs="Times New Roman"/>
            <w:color w:val="000000"/>
            <w:sz w:val="20"/>
            <w:szCs w:val="20"/>
          </w:rPr>
          <w:t>mural</w:t>
        </w:r>
      </w:ins>
      <w:r w:rsidR="00CD779F">
        <w:rPr>
          <w:color w:val="000000"/>
          <w:sz w:val="20"/>
          <w:rPrChange w:id="2793" w:author="Edu Fisica" w:date="2026-05-16T07:13:00Z">
            <w:rPr>
              <w:color w:val="000000"/>
            </w:rPr>
          </w:rPrChange>
        </w:rPr>
        <w:t xml:space="preserve"> para la paz y la convivencia</w:t>
      </w:r>
      <w:del w:id="2794" w:author="Edu Fisica" w:date="2026-05-16T07:13:00Z">
        <w:r w:rsidRPr="00FF4F12">
          <w:rPr>
            <w:rFonts w:eastAsia="Times New Roman" w:cs="Times New Roman"/>
            <w:color w:val="000000"/>
            <w:szCs w:val="24"/>
          </w:rPr>
          <w:delText>”, donde se sintetizan los principales hallazgos relacionados con el enfoque restaurativo, la participación familiar, el fortalecimiento de competencias socioemocionales y la transformación de la convivencia escolar en el grado   6°-1.</w:delText>
        </w:r>
      </w:del>
    </w:p>
    <w:p w14:paraId="0BE60DA0" w14:textId="388410AE" w:rsidR="00B776BF" w:rsidRPr="00FF4F12" w:rsidRDefault="00B776BF" w:rsidP="00B776BF">
      <w:pPr>
        <w:jc w:val="both"/>
        <w:rPr>
          <w:rFonts w:eastAsia="Times New Roman" w:cs="Times New Roman"/>
          <w:szCs w:val="24"/>
          <w:lang w:val="es-CO"/>
        </w:rPr>
      </w:pPr>
      <w:r w:rsidRPr="00FF4F12">
        <w:rPr>
          <w:rFonts w:eastAsia="Times New Roman" w:cs="Times New Roman"/>
          <w:color w:val="000000"/>
          <w:szCs w:val="24"/>
          <w:lang w:val="es-CO"/>
        </w:rPr>
        <w:t>En síntesis, el mural para la paz y la convivencia trascendió su dimensión artística para convertirse en una herramienta pedagógica transformadora, que integró reflexión, acción y participación comunitaria. Su implementación permitió no solo recolectar información relevante sobre los procesos convivenciales, sino también generar cambios significativos en las actitudes y comportamientos de los estudiantes, en coherencia con los objetivos de la educación para la paz</w:t>
      </w:r>
      <w:del w:id="2795" w:author="Edu Fisica" w:date="2026-05-16T07:13:00Z">
        <w:r w:rsidRPr="00FF4F12">
          <w:rPr>
            <w:rFonts w:eastAsia="Times New Roman" w:cs="Times New Roman"/>
            <w:color w:val="000000"/>
            <w:szCs w:val="24"/>
            <w:lang w:val="es-CO"/>
          </w:rPr>
          <w:delText>.</w:delText>
        </w:r>
      </w:del>
      <w:ins w:id="2796" w:author="Edu Fisica" w:date="2026-05-16T07:13:00Z">
        <w:r w:rsidR="00CD779F">
          <w:rPr>
            <w:rFonts w:eastAsia="Times New Roman" w:cs="Times New Roman"/>
            <w:color w:val="000000"/>
            <w:szCs w:val="24"/>
            <w:lang w:val="es-CO"/>
          </w:rPr>
          <w:t xml:space="preserve"> (tabla 14)</w:t>
        </w:r>
        <w:r w:rsidRPr="00FF4F12">
          <w:rPr>
            <w:rFonts w:eastAsia="Times New Roman" w:cs="Times New Roman"/>
            <w:color w:val="000000"/>
            <w:szCs w:val="24"/>
            <w:lang w:val="es-CO"/>
          </w:rPr>
          <w:t>.</w:t>
        </w:r>
      </w:ins>
    </w:p>
    <w:p w14:paraId="59F00C59" w14:textId="77777777" w:rsidR="00B971E8" w:rsidRPr="00FF4F12" w:rsidRDefault="0068461A" w:rsidP="00B971E8">
      <w:pPr>
        <w:pStyle w:val="Ttulo2"/>
        <w:rPr>
          <w:rFonts w:cs="Times New Roman"/>
          <w:lang w:val="es-CO"/>
        </w:rPr>
      </w:pPr>
      <w:bookmarkStart w:id="2797" w:name="_Toc229133568"/>
      <w:bookmarkStart w:id="2798" w:name="_Toc227692904"/>
      <w:r w:rsidRPr="00FF4F12">
        <w:rPr>
          <w:rFonts w:cs="Times New Roman"/>
          <w:lang w:val="es-CO"/>
        </w:rPr>
        <w:t>Evaluación de la incidencia de las estrategias didácticas:</w:t>
      </w:r>
      <w:bookmarkEnd w:id="2797"/>
      <w:bookmarkEnd w:id="2798"/>
      <w:r w:rsidRPr="00FF4F12">
        <w:rPr>
          <w:rFonts w:cs="Times New Roman"/>
          <w:lang w:val="es-CO"/>
        </w:rPr>
        <w:t xml:space="preserve"> </w:t>
      </w:r>
    </w:p>
    <w:p w14:paraId="7C40387E" w14:textId="553E8137" w:rsidR="0068461A" w:rsidRPr="00FF4F12" w:rsidRDefault="0068461A" w:rsidP="0068461A">
      <w:pPr>
        <w:jc w:val="both"/>
        <w:rPr>
          <w:rFonts w:eastAsia="Times New Roman" w:cs="Times New Roman"/>
          <w:color w:val="000000"/>
          <w:szCs w:val="24"/>
          <w:lang w:val="es-CO"/>
        </w:rPr>
      </w:pPr>
      <w:r w:rsidRPr="00FF4F12">
        <w:rPr>
          <w:rFonts w:eastAsia="Times New Roman" w:cs="Times New Roman"/>
          <w:color w:val="000000"/>
          <w:szCs w:val="24"/>
          <w:lang w:val="es-CO"/>
        </w:rPr>
        <w:t>Este objetivo tiene como propósito valorar el impacto de las metodologías implementadas en el desarrollo de las competencias sociales y en la percepción de la convivencia escolar. Para ello, se emplearon técnicas de recolección de información como la observación participante directa y la</w:t>
      </w:r>
      <w:r w:rsidR="00D549F5" w:rsidRPr="00FF4F12">
        <w:rPr>
          <w:rFonts w:eastAsia="Times New Roman" w:cs="Times New Roman"/>
          <w:color w:val="000000"/>
          <w:szCs w:val="24"/>
          <w:lang w:val="es-CO"/>
        </w:rPr>
        <w:t>s</w:t>
      </w:r>
      <w:r w:rsidRPr="00FF4F12">
        <w:rPr>
          <w:rFonts w:eastAsia="Times New Roman" w:cs="Times New Roman"/>
          <w:color w:val="000000"/>
          <w:szCs w:val="24"/>
          <w:lang w:val="es-CO"/>
        </w:rPr>
        <w:t xml:space="preserve"> entrevista</w:t>
      </w:r>
      <w:r w:rsidR="00D549F5" w:rsidRPr="00FF4F12">
        <w:rPr>
          <w:rFonts w:eastAsia="Times New Roman" w:cs="Times New Roman"/>
          <w:color w:val="000000"/>
          <w:szCs w:val="24"/>
          <w:lang w:val="es-CO"/>
        </w:rPr>
        <w:t>s</w:t>
      </w:r>
      <w:r w:rsidRPr="00FF4F12">
        <w:rPr>
          <w:rFonts w:eastAsia="Times New Roman" w:cs="Times New Roman"/>
          <w:color w:val="000000"/>
          <w:szCs w:val="24"/>
          <w:lang w:val="es-CO"/>
        </w:rPr>
        <w:t xml:space="preserve"> semiestructurada</w:t>
      </w:r>
      <w:r w:rsidR="00D549F5" w:rsidRPr="00FF4F12">
        <w:rPr>
          <w:rFonts w:eastAsia="Times New Roman" w:cs="Times New Roman"/>
          <w:color w:val="000000"/>
          <w:szCs w:val="24"/>
          <w:lang w:val="es-CO"/>
        </w:rPr>
        <w:t>s aplicadas a una muestra de estudiantes del grado sexto uno y a docentes y el registro anecdótico grupal,</w:t>
      </w:r>
      <w:r w:rsidRPr="00FF4F12">
        <w:rPr>
          <w:rFonts w:eastAsia="Times New Roman" w:cs="Times New Roman"/>
          <w:color w:val="000000"/>
          <w:szCs w:val="24"/>
          <w:lang w:val="es-CO"/>
        </w:rPr>
        <w:t xml:space="preserve"> l</w:t>
      </w:r>
      <w:r w:rsidR="00D549F5" w:rsidRPr="00FF4F12">
        <w:rPr>
          <w:rFonts w:eastAsia="Times New Roman" w:cs="Times New Roman"/>
          <w:color w:val="000000"/>
          <w:szCs w:val="24"/>
          <w:lang w:val="es-CO"/>
        </w:rPr>
        <w:t>o</w:t>
      </w:r>
      <w:r w:rsidRPr="00FF4F12">
        <w:rPr>
          <w:rFonts w:eastAsia="Times New Roman" w:cs="Times New Roman"/>
          <w:color w:val="000000"/>
          <w:szCs w:val="24"/>
          <w:lang w:val="es-CO"/>
        </w:rPr>
        <w:t>s cuales permitieron recoger tanto evidencias objetivas como percepciones subjetivas de los actores involucrados.</w:t>
      </w:r>
    </w:p>
    <w:p w14:paraId="46C437CE" w14:textId="51FD8A96" w:rsidR="0068461A" w:rsidRPr="00FF4F12" w:rsidRDefault="0068461A" w:rsidP="0068461A">
      <w:pPr>
        <w:jc w:val="both"/>
        <w:rPr>
          <w:rFonts w:eastAsia="Times New Roman" w:cs="Times New Roman"/>
          <w:color w:val="000000"/>
          <w:szCs w:val="24"/>
          <w:lang w:val="es-CO"/>
        </w:rPr>
      </w:pPr>
      <w:r w:rsidRPr="00FF4F12">
        <w:rPr>
          <w:rFonts w:eastAsia="Times New Roman" w:cs="Times New Roman"/>
          <w:color w:val="000000"/>
          <w:szCs w:val="24"/>
          <w:lang w:val="es-CO"/>
        </w:rPr>
        <w:t>Los instrumentos utilizados posibilitaron documentar situaciones significativas y recoger las opiniones de los participantes frente a las dinámicas convivenciales del grupo. La información obtenida fue sometida a un proceso de triangulación, integrando los aportes de estudiantes y docentes, quienes brindaron una visión complementaria sobre los cambios generados en la convivencia escolar.</w:t>
      </w:r>
    </w:p>
    <w:p w14:paraId="709DA164" w14:textId="6E5A4933" w:rsidR="0068461A" w:rsidRPr="00FF4F12" w:rsidRDefault="0068461A" w:rsidP="0068461A">
      <w:pPr>
        <w:jc w:val="both"/>
        <w:rPr>
          <w:rFonts w:eastAsia="Times New Roman" w:cs="Times New Roman"/>
          <w:color w:val="000000"/>
          <w:szCs w:val="24"/>
          <w:lang w:val="es-CO"/>
        </w:rPr>
      </w:pPr>
      <w:r w:rsidRPr="00FF4F12">
        <w:rPr>
          <w:rFonts w:eastAsia="Times New Roman" w:cs="Times New Roman"/>
          <w:color w:val="000000"/>
          <w:szCs w:val="24"/>
          <w:lang w:val="es-CO"/>
        </w:rPr>
        <w:t>En relación con este objetivo,</w:t>
      </w:r>
      <w:r w:rsidR="00D549F5" w:rsidRPr="00FF4F12">
        <w:rPr>
          <w:rFonts w:eastAsia="Times New Roman" w:cs="Times New Roman"/>
          <w:color w:val="000000"/>
          <w:szCs w:val="24"/>
          <w:lang w:val="es-CO"/>
        </w:rPr>
        <w:t xml:space="preserve"> en primera instancia,</w:t>
      </w:r>
      <w:r w:rsidRPr="00FF4F12">
        <w:rPr>
          <w:rFonts w:eastAsia="Times New Roman" w:cs="Times New Roman"/>
          <w:color w:val="000000"/>
          <w:szCs w:val="24"/>
          <w:lang w:val="es-CO"/>
        </w:rPr>
        <w:t xml:space="preserve"> los resultados de la entrevista semiestructurada aplicada a una muestra de estudiantes evidencian una transformación progresiva en las dinámicas del grupo. Si bien aún persisten algunas dificultades propias del proceso formativo, se identifican avances significativos en el desarrollo de competencias sociales y en la manera como los estudiantes perciben y construyen la convivencia dentro del aula.</w:t>
      </w:r>
    </w:p>
    <w:p w14:paraId="6A456513" w14:textId="77777777" w:rsidR="0068461A" w:rsidRPr="00FF4F12" w:rsidRDefault="0068461A" w:rsidP="0068461A">
      <w:pPr>
        <w:rPr>
          <w:rFonts w:cs="Times New Roman"/>
          <w:szCs w:val="24"/>
          <w:lang w:val="es-CO"/>
        </w:rPr>
      </w:pPr>
      <w:r w:rsidRPr="00FF4F12">
        <w:rPr>
          <w:rFonts w:cs="Times New Roman"/>
          <w:szCs w:val="24"/>
          <w:lang w:val="es-CO"/>
        </w:rPr>
        <w:t>En primer lugar, los estudiantes reconocen que la convivencia en el aula no es completamente estable, describiendo un ambiente que oscila entre lo positivo y lo conflictivo. Expresiones como “un ambiente bueno y relajado… pero… muy pesado” o “hay demasiados conflictos” reflejan una conciencia crítica frente a las problemáticas convivenciales, especialmente asociadas a situaciones tipo I como apodos, burlas y juegos bruscos. Estos hallazgos permiten comprender que la convivencia escolar no es un estado estático, sino un proceso dinámico que se construye a partir de las interacciones cotidianas entre los estudiantes.</w:t>
      </w:r>
    </w:p>
    <w:p w14:paraId="4C81343F" w14:textId="77777777" w:rsidR="0068461A" w:rsidRPr="00FF4F12" w:rsidRDefault="0068461A" w:rsidP="0068461A">
      <w:pPr>
        <w:rPr>
          <w:rFonts w:cs="Times New Roman"/>
          <w:szCs w:val="24"/>
          <w:lang w:val="es-CO"/>
        </w:rPr>
      </w:pPr>
      <w:r w:rsidRPr="00FF4F12">
        <w:rPr>
          <w:rFonts w:cs="Times New Roman"/>
          <w:szCs w:val="24"/>
          <w:lang w:val="es-CO"/>
        </w:rPr>
        <w:t xml:space="preserve">En este sentido, los resultados se relacionan con lo planteado por </w:t>
      </w:r>
      <w:proofErr w:type="spellStart"/>
      <w:r w:rsidRPr="00FF4F12">
        <w:rPr>
          <w:rFonts w:cs="Times New Roman"/>
          <w:szCs w:val="24"/>
          <w:lang w:val="es-CO"/>
        </w:rPr>
        <w:t>Nanjarí</w:t>
      </w:r>
      <w:proofErr w:type="spellEnd"/>
      <w:r w:rsidRPr="00FF4F12">
        <w:rPr>
          <w:rFonts w:cs="Times New Roman"/>
          <w:szCs w:val="24"/>
          <w:lang w:val="es-CO"/>
        </w:rPr>
        <w:t>, Cataldo, Celedón y Vidal (2021), quienes afirman que “la convivencia escolar es el conjunto de las interacciones y relaciones que se producen entre todos los actores de la comunidad” (p. 136). Desde esta perspectiva, las situaciones de conflicto identificadas no solo evidencian dificultades individuales, sino también formas de relación que requieren ser orientadas pedagógicamente para favorecer ambientes más armónicos.</w:t>
      </w:r>
    </w:p>
    <w:p w14:paraId="13BE27B0" w14:textId="77777777" w:rsidR="0068461A" w:rsidRPr="00FF4F12" w:rsidRDefault="0068461A" w:rsidP="0068461A">
      <w:pPr>
        <w:rPr>
          <w:rFonts w:cs="Times New Roman"/>
          <w:szCs w:val="24"/>
          <w:lang w:val="es-CO"/>
        </w:rPr>
      </w:pPr>
      <w:r w:rsidRPr="00FF4F12">
        <w:rPr>
          <w:rFonts w:cs="Times New Roman"/>
          <w:szCs w:val="24"/>
          <w:lang w:val="es-CO"/>
        </w:rPr>
        <w:t>No obstante, un hallazgo relevante es la presencia de avances en la resolución de conflictos, donde los estudiantes reconocen acciones de mediación entre pares, el diálogo y la importancia de “pedir perdón”. Estas prácticas reflejan el fortalecimiento de competencias sociales como la empatía, la autorregulación y la comunicación asertiva, lo cual evidencia la incidencia positiva de las estrategias didácticas implementadas.</w:t>
      </w:r>
    </w:p>
    <w:p w14:paraId="4304257D" w14:textId="1D83E163" w:rsidR="0068461A" w:rsidRPr="00FF4F12" w:rsidRDefault="0068461A" w:rsidP="0068461A">
      <w:pPr>
        <w:rPr>
          <w:rFonts w:cs="Times New Roman"/>
          <w:szCs w:val="24"/>
          <w:lang w:val="es-CO"/>
        </w:rPr>
      </w:pPr>
      <w:r w:rsidRPr="00FF4F12">
        <w:rPr>
          <w:rFonts w:cs="Times New Roman"/>
        </w:rPr>
        <w:t>Asimismo, las actividades pedagógicas desarrolladas como talleres</w:t>
      </w:r>
      <w:r w:rsidR="00B60988">
        <w:rPr>
          <w:rFonts w:cs="Times New Roman"/>
        </w:rPr>
        <w:t xml:space="preserve">, convivencias, </w:t>
      </w:r>
      <w:proofErr w:type="spellStart"/>
      <w:r w:rsidR="00B60988">
        <w:rPr>
          <w:rFonts w:cs="Times New Roman"/>
        </w:rPr>
        <w:t>compartires</w:t>
      </w:r>
      <w:proofErr w:type="spellEnd"/>
      <w:r w:rsidR="00B60988">
        <w:rPr>
          <w:rFonts w:cs="Times New Roman"/>
        </w:rPr>
        <w:t xml:space="preserve">, </w:t>
      </w:r>
      <w:r w:rsidRPr="00FF4F12">
        <w:rPr>
          <w:rFonts w:cs="Times New Roman"/>
        </w:rPr>
        <w:t>elaboración del mural y otras experiencias significativas son valoradas por los estudiantes como espacios que “nos han ayudado mucho” a mejorar la convivencia. Esta apreciación evidencia el impacto positivo de dichas estrategias en la construcción de relaciones más respetuosas dentro del grupo. Lo anterior se articula directamente con el planteamiento teórico de los autores citados, quienes resaltan la importancia de generar espacios de conversación y diálogo para la construcción de acuerdos orientados al bienestar común. En este sentido, estas estrategias han funcionado como escenarios de interacción intencionada, en los cuales los estudiantes no solo comparten experiencias, sino que también fortalecen habilidades sociales como la escucha activa, la empatía y la cooperación, mostrando una mayor capacidad de percepción frente a las necesidades, emociones y puntos de vista de sus compañeros.</w:t>
      </w:r>
      <w:r w:rsidRPr="00FF4F12">
        <w:rPr>
          <w:rFonts w:cs="Times New Roman"/>
          <w:szCs w:val="24"/>
          <w:lang w:val="es-CO"/>
        </w:rPr>
        <w:t xml:space="preserve"> </w:t>
      </w:r>
    </w:p>
    <w:p w14:paraId="111EFE9C" w14:textId="77777777" w:rsidR="0068461A" w:rsidRPr="00FF4F12" w:rsidRDefault="0068461A" w:rsidP="0068461A">
      <w:pPr>
        <w:rPr>
          <w:rFonts w:cs="Times New Roman"/>
          <w:szCs w:val="24"/>
          <w:lang w:val="es-CO"/>
        </w:rPr>
      </w:pPr>
      <w:r w:rsidRPr="00FF4F12">
        <w:rPr>
          <w:rFonts w:cs="Times New Roman"/>
          <w:szCs w:val="24"/>
          <w:lang w:val="es-CO"/>
        </w:rPr>
        <w:t>De igual manera, se evidencia un avance en el desarrollo de habilidades socioemocionales, especialmente en la capacidad de “ponerse en los zapatos del otro” y brindar apoyo a sus compañeros. Este aspecto resulta fundamental en la construcción de una cultura de paz, ya que fortalece la comprensión del otro y la regulación de las emociones en contextos de interacción social.</w:t>
      </w:r>
    </w:p>
    <w:p w14:paraId="6D1A6F93" w14:textId="77777777" w:rsidR="0068461A" w:rsidRPr="00FF4F12" w:rsidRDefault="0068461A" w:rsidP="0068461A">
      <w:pPr>
        <w:rPr>
          <w:rFonts w:cs="Times New Roman"/>
          <w:szCs w:val="24"/>
          <w:lang w:val="es-CO"/>
        </w:rPr>
      </w:pPr>
      <w:r w:rsidRPr="00FF4F12">
        <w:rPr>
          <w:rFonts w:cs="Times New Roman"/>
          <w:szCs w:val="24"/>
          <w:lang w:val="es-CO"/>
        </w:rPr>
        <w:t xml:space="preserve">En cuanto a las normas de convivencia, los estudiantes reconocen su importancia como mecanismos reguladores del comportamiento; sin embargo, su cumplimiento aún depende en gran medida de la mediación docente, lo que indica un proceso en construcción hacia su interiorización. Esto refuerza la idea de que la convivencia escolar debe ser orientada de manera intencionada desde la práctica pedagógica, considerando los factores contextuales que inciden en su desarrollo, tal como lo señalan </w:t>
      </w:r>
      <w:proofErr w:type="spellStart"/>
      <w:r w:rsidRPr="00FF4F12">
        <w:rPr>
          <w:rFonts w:cs="Times New Roman"/>
          <w:szCs w:val="24"/>
          <w:lang w:val="es-CO"/>
        </w:rPr>
        <w:t>Nanjarí</w:t>
      </w:r>
      <w:proofErr w:type="spellEnd"/>
      <w:r w:rsidRPr="00FF4F12">
        <w:rPr>
          <w:rFonts w:cs="Times New Roman"/>
          <w:szCs w:val="24"/>
          <w:lang w:val="es-CO"/>
        </w:rPr>
        <w:t xml:space="preserve"> et al. (2021).</w:t>
      </w:r>
    </w:p>
    <w:p w14:paraId="2A37507E" w14:textId="77777777" w:rsidR="0068461A" w:rsidRPr="00FF4F12" w:rsidRDefault="0068461A" w:rsidP="0068461A">
      <w:pPr>
        <w:rPr>
          <w:rFonts w:cs="Times New Roman"/>
          <w:szCs w:val="24"/>
          <w:lang w:val="es-CO"/>
        </w:rPr>
      </w:pPr>
      <w:r w:rsidRPr="00FF4F12">
        <w:rPr>
          <w:rFonts w:cs="Times New Roman"/>
          <w:szCs w:val="24"/>
          <w:lang w:val="es-CO"/>
        </w:rPr>
        <w:t>Por otra parte, las propuestas de mejora planteadas por los estudiantes se orientan principalmente hacia estrategias pedagógicas y participativas como juegos, actividades grupales y proyectos como el mural, evidenciando una preferencia por enfoques formativos que promuevan la reflexión y el aprendizaje significativo, en coherencia con la necesidad de generar espacios de diálogo y construcción colectiva.</w:t>
      </w:r>
    </w:p>
    <w:p w14:paraId="52B24855" w14:textId="1CBD3DEF" w:rsidR="0068461A" w:rsidRDefault="0068461A" w:rsidP="0068461A">
      <w:pPr>
        <w:rPr>
          <w:rFonts w:cs="Times New Roman"/>
          <w:szCs w:val="24"/>
          <w:lang w:val="es-CO"/>
        </w:rPr>
      </w:pPr>
      <w:r w:rsidRPr="00FF4F12">
        <w:rPr>
          <w:rFonts w:cs="Times New Roman"/>
          <w:szCs w:val="24"/>
          <w:lang w:val="es-CO"/>
        </w:rPr>
        <w:t>Finalmente, se destaca el reconocimiento del rol activo de los estudiantes en la construcción de la convivencia, especialmente a través de figuras como el gestor de paz, donde se promueve la corresponsabilidad, el liderazgo y la participación democrática.</w:t>
      </w:r>
      <w:bookmarkStart w:id="2799" w:name="_Hlk227274210"/>
    </w:p>
    <w:p w14:paraId="22FDC235" w14:textId="4ACF9D45" w:rsidR="00CD779F" w:rsidRDefault="00CD779F" w:rsidP="0068461A">
      <w:pPr>
        <w:rPr>
          <w:lang w:val="es-CO"/>
          <w:rPrChange w:id="2800" w:author="Edu Fisica" w:date="2026-05-16T07:13:00Z">
            <w:rPr/>
          </w:rPrChange>
        </w:rPr>
        <w:pPrChange w:id="2801" w:author="Edu Fisica" w:date="2026-05-16T07:13:00Z">
          <w:pPr>
            <w:pStyle w:val="Descripcin"/>
            <w:keepNext/>
          </w:pPr>
        </w:pPrChange>
      </w:pPr>
    </w:p>
    <w:p w14:paraId="19D12B72" w14:textId="6A3025FF" w:rsidR="00CD779F" w:rsidRDefault="00CD779F" w:rsidP="0068461A">
      <w:pPr>
        <w:rPr>
          <w:ins w:id="2802" w:author="Edu Fisica" w:date="2026-05-16T07:13:00Z"/>
          <w:rFonts w:cs="Times New Roman"/>
          <w:szCs w:val="24"/>
          <w:lang w:val="es-CO"/>
        </w:rPr>
      </w:pPr>
    </w:p>
    <w:p w14:paraId="4B01EEDC" w14:textId="77777777" w:rsidR="00143231" w:rsidRDefault="0068461A" w:rsidP="0068461A">
      <w:pPr>
        <w:pStyle w:val="Descripcin"/>
        <w:keepNext/>
        <w:rPr>
          <w:ins w:id="2803" w:author="Edu Fisica" w:date="2026-05-16T07:13:00Z"/>
          <w:rFonts w:cs="Times New Roman"/>
          <w:sz w:val="20"/>
          <w:szCs w:val="20"/>
        </w:rPr>
      </w:pPr>
      <w:bookmarkStart w:id="2804" w:name="_Toc227605705"/>
      <w:bookmarkStart w:id="2805" w:name="_Toc229133614"/>
      <w:bookmarkStart w:id="2806" w:name="_Toc227693002"/>
      <w:bookmarkEnd w:id="2799"/>
      <w:r w:rsidRPr="00CD779F">
        <w:rPr>
          <w:sz w:val="20"/>
          <w:rPrChange w:id="2807" w:author="Edu Fisica" w:date="2026-05-16T07:13:00Z">
            <w:rPr/>
          </w:rPrChange>
        </w:rPr>
        <w:t xml:space="preserve">Tabla </w:t>
      </w:r>
      <w:r w:rsidRPr="00CD779F">
        <w:rPr>
          <w:sz w:val="20"/>
          <w:rPrChange w:id="2808" w:author="Edu Fisica" w:date="2026-05-16T07:13:00Z">
            <w:rPr/>
          </w:rPrChange>
        </w:rPr>
        <w:fldChar w:fldCharType="begin"/>
      </w:r>
      <w:r w:rsidRPr="00CD779F">
        <w:rPr>
          <w:sz w:val="20"/>
          <w:rPrChange w:id="2809" w:author="Edu Fisica" w:date="2026-05-16T07:13:00Z">
            <w:rPr/>
          </w:rPrChange>
        </w:rPr>
        <w:instrText xml:space="preserve"> SEQ Tabla \* ARABIC </w:instrText>
      </w:r>
      <w:r w:rsidRPr="00CD779F">
        <w:rPr>
          <w:sz w:val="20"/>
          <w:rPrChange w:id="2810" w:author="Edu Fisica" w:date="2026-05-16T07:13:00Z">
            <w:rPr/>
          </w:rPrChange>
        </w:rPr>
        <w:fldChar w:fldCharType="separate"/>
      </w:r>
      <w:r w:rsidR="0072781F" w:rsidRPr="00CD779F">
        <w:rPr>
          <w:sz w:val="20"/>
          <w:rPrChange w:id="2811" w:author="Edu Fisica" w:date="2026-05-16T07:13:00Z">
            <w:rPr/>
          </w:rPrChange>
        </w:rPr>
        <w:t>15</w:t>
      </w:r>
      <w:r w:rsidRPr="00CD779F">
        <w:rPr>
          <w:sz w:val="20"/>
          <w:rPrChange w:id="2812" w:author="Edu Fisica" w:date="2026-05-16T07:13:00Z">
            <w:rPr/>
          </w:rPrChange>
        </w:rPr>
        <w:fldChar w:fldCharType="end"/>
      </w:r>
      <w:r w:rsidRPr="00CD779F">
        <w:rPr>
          <w:sz w:val="20"/>
          <w:rPrChange w:id="2813" w:author="Edu Fisica" w:date="2026-05-16T07:13:00Z">
            <w:rPr/>
          </w:rPrChange>
        </w:rPr>
        <w:t xml:space="preserve"> </w:t>
      </w:r>
    </w:p>
    <w:p w14:paraId="764DD48D" w14:textId="1F1A3221" w:rsidR="0068461A" w:rsidRPr="00CD779F" w:rsidRDefault="0068461A" w:rsidP="0068461A">
      <w:pPr>
        <w:pStyle w:val="Descripcin"/>
        <w:keepNext/>
        <w:rPr>
          <w:sz w:val="20"/>
          <w:rPrChange w:id="2814" w:author="Edu Fisica" w:date="2026-05-16T07:13:00Z">
            <w:rPr/>
          </w:rPrChange>
        </w:rPr>
      </w:pPr>
      <w:r w:rsidRPr="00CD779F">
        <w:rPr>
          <w:sz w:val="20"/>
          <w:rPrChange w:id="2815" w:author="Edu Fisica" w:date="2026-05-16T07:13:00Z">
            <w:rPr/>
          </w:rPrChange>
        </w:rPr>
        <w:t>Análisis de resultados – Entrevista semiestructurada aplicada a estudiantes del grado   6-1</w:t>
      </w:r>
      <w:bookmarkEnd w:id="2804"/>
      <w:bookmarkEnd w:id="2805"/>
      <w:bookmarkEnd w:id="2806"/>
    </w:p>
    <w:tbl>
      <w:tblPr>
        <w:tblStyle w:val="Tablanormal2"/>
        <w:tblW w:w="0" w:type="auto"/>
        <w:tblLook w:val="04A0" w:firstRow="1" w:lastRow="0" w:firstColumn="1" w:lastColumn="0" w:noHBand="0" w:noVBand="1"/>
        <w:tblPrChange w:id="2816" w:author="Edu Fisica" w:date="2026-05-16T07:13:00Z">
          <w:tblPr>
            <w:tblStyle w:val="Tablaconcuadrcula"/>
            <w:tblW w:w="0" w:type="auto"/>
            <w:tblLook w:val="04A0" w:firstRow="1" w:lastRow="0" w:firstColumn="1" w:lastColumn="0" w:noHBand="0" w:noVBand="1"/>
          </w:tblPr>
        </w:tblPrChange>
      </w:tblPr>
      <w:tblGrid>
        <w:gridCol w:w="1696"/>
        <w:gridCol w:w="2127"/>
        <w:gridCol w:w="2268"/>
        <w:gridCol w:w="2737"/>
        <w:tblGridChange w:id="2817">
          <w:tblGrid>
            <w:gridCol w:w="1696"/>
            <w:gridCol w:w="2127"/>
            <w:gridCol w:w="2268"/>
            <w:gridCol w:w="2737"/>
          </w:tblGrid>
        </w:tblGridChange>
      </w:tblGrid>
      <w:tr w:rsidR="0068461A" w:rsidRPr="00FF4F12" w14:paraId="1B335947" w14:textId="77777777" w:rsidTr="00A41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Change w:id="2818" w:author="Edu Fisica" w:date="2026-05-16T07:13:00Z">
              <w:tcPr>
                <w:tcW w:w="1696" w:type="dxa"/>
                <w:tcBorders>
                  <w:bottom w:val="none" w:sz="0" w:space="0" w:color="auto"/>
                </w:tcBorders>
                <w:hideMark/>
              </w:tcPr>
            </w:tcPrChange>
          </w:tcPr>
          <w:p w14:paraId="0708116E" w14:textId="3D80C525" w:rsidR="0068461A" w:rsidRPr="00FF4F12" w:rsidRDefault="0068461A" w:rsidP="00E06C30">
            <w:pPr>
              <w:spacing w:line="240" w:lineRule="auto"/>
              <w:ind w:firstLine="0"/>
              <w:jc w:val="center"/>
              <w:cnfStyle w:val="101000000000" w:firstRow="1" w:lastRow="0" w:firstColumn="1" w:lastColumn="0" w:oddVBand="0" w:evenVBand="0" w:oddHBand="0" w:evenHBand="0" w:firstRowFirstColumn="0" w:firstRowLastColumn="0" w:lastRowFirstColumn="0" w:lastRowLastColumn="0"/>
              <w:rPr>
                <w:b w:val="0"/>
                <w:sz w:val="20"/>
                <w:rPrChange w:id="2819" w:author="Edu Fisica" w:date="2026-05-16T07:13:00Z">
                  <w:rPr>
                    <w:sz w:val="20"/>
                  </w:rPr>
                </w:rPrChange>
              </w:rPr>
            </w:pPr>
            <w:del w:id="2820" w:author="Edu Fisica" w:date="2026-05-16T07:13:00Z">
              <w:r w:rsidRPr="00FF4F12">
                <w:rPr>
                  <w:rFonts w:eastAsia="Times New Roman" w:cs="Times New Roman"/>
                  <w:sz w:val="20"/>
                  <w:szCs w:val="20"/>
                </w:rPr>
                <w:delText>Categoría</w:delText>
              </w:r>
            </w:del>
            <w:ins w:id="2821" w:author="Edu Fisica" w:date="2026-05-16T07:13:00Z">
              <w:r w:rsidRPr="00FF4F12">
                <w:rPr>
                  <w:rFonts w:eastAsia="Times New Roman" w:cs="Times New Roman"/>
                  <w:sz w:val="20"/>
                  <w:szCs w:val="20"/>
                </w:rPr>
                <w:t>C</w:t>
              </w:r>
              <w:r w:rsidR="00A414E7">
                <w:rPr>
                  <w:rFonts w:eastAsia="Times New Roman" w:cs="Times New Roman"/>
                  <w:sz w:val="20"/>
                  <w:szCs w:val="20"/>
                </w:rPr>
                <w:t>riterios de análisis</w:t>
              </w:r>
            </w:ins>
          </w:p>
        </w:tc>
        <w:tc>
          <w:tcPr>
            <w:tcW w:w="2127" w:type="dxa"/>
            <w:hideMark/>
            <w:tcPrChange w:id="2822" w:author="Edu Fisica" w:date="2026-05-16T07:13:00Z">
              <w:tcPr>
                <w:tcW w:w="2127" w:type="dxa"/>
                <w:tcBorders>
                  <w:bottom w:val="none" w:sz="0" w:space="0" w:color="auto"/>
                </w:tcBorders>
                <w:hideMark/>
              </w:tcPr>
            </w:tcPrChange>
          </w:tcPr>
          <w:p w14:paraId="5B916221" w14:textId="77777777" w:rsidR="0068461A" w:rsidRPr="00FF4F12" w:rsidRDefault="0068461A" w:rsidP="00E06C3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sz w:val="20"/>
                <w:rPrChange w:id="2823" w:author="Edu Fisica" w:date="2026-05-16T07:13:00Z">
                  <w:rPr>
                    <w:sz w:val="20"/>
                  </w:rPr>
                </w:rPrChange>
              </w:rPr>
            </w:pPr>
            <w:r w:rsidRPr="00DC5717">
              <w:rPr>
                <w:sz w:val="20"/>
              </w:rPr>
              <w:t>Hallazgos principales</w:t>
            </w:r>
          </w:p>
        </w:tc>
        <w:tc>
          <w:tcPr>
            <w:tcW w:w="2268" w:type="dxa"/>
            <w:hideMark/>
            <w:tcPrChange w:id="2824" w:author="Edu Fisica" w:date="2026-05-16T07:13:00Z">
              <w:tcPr>
                <w:tcW w:w="2268" w:type="dxa"/>
                <w:tcBorders>
                  <w:bottom w:val="none" w:sz="0" w:space="0" w:color="auto"/>
                </w:tcBorders>
                <w:hideMark/>
              </w:tcPr>
            </w:tcPrChange>
          </w:tcPr>
          <w:p w14:paraId="736E7C87" w14:textId="77777777" w:rsidR="0068461A" w:rsidRPr="00FF4F12" w:rsidRDefault="0068461A" w:rsidP="00E06C3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sz w:val="20"/>
                <w:rPrChange w:id="2825" w:author="Edu Fisica" w:date="2026-05-16T07:13:00Z">
                  <w:rPr>
                    <w:sz w:val="20"/>
                  </w:rPr>
                </w:rPrChange>
              </w:rPr>
            </w:pPr>
            <w:r w:rsidRPr="00DC5717">
              <w:rPr>
                <w:sz w:val="20"/>
              </w:rPr>
              <w:t>Evidencias (expresiones de estudiantes)</w:t>
            </w:r>
          </w:p>
        </w:tc>
        <w:tc>
          <w:tcPr>
            <w:tcW w:w="2737" w:type="dxa"/>
            <w:hideMark/>
            <w:tcPrChange w:id="2826" w:author="Edu Fisica" w:date="2026-05-16T07:13:00Z">
              <w:tcPr>
                <w:tcW w:w="2737" w:type="dxa"/>
                <w:tcBorders>
                  <w:bottom w:val="none" w:sz="0" w:space="0" w:color="auto"/>
                </w:tcBorders>
                <w:hideMark/>
              </w:tcPr>
            </w:tcPrChange>
          </w:tcPr>
          <w:p w14:paraId="70AC4080" w14:textId="77777777" w:rsidR="0068461A" w:rsidRPr="00FF4F12" w:rsidRDefault="0068461A" w:rsidP="00E06C3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sz w:val="20"/>
                <w:rPrChange w:id="2827" w:author="Edu Fisica" w:date="2026-05-16T07:13:00Z">
                  <w:rPr>
                    <w:sz w:val="20"/>
                  </w:rPr>
                </w:rPrChange>
              </w:rPr>
            </w:pPr>
            <w:r w:rsidRPr="00DC5717">
              <w:rPr>
                <w:sz w:val="20"/>
              </w:rPr>
              <w:t>Interpretación</w:t>
            </w:r>
          </w:p>
        </w:tc>
      </w:tr>
      <w:tr w:rsidR="0068461A" w:rsidRPr="00FF4F12" w14:paraId="67FFB9EC" w14:textId="77777777" w:rsidTr="00A41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Change w:id="2828" w:author="Edu Fisica" w:date="2026-05-16T07:13:00Z">
              <w:tcPr>
                <w:tcW w:w="1696" w:type="dxa"/>
                <w:tcBorders>
                  <w:top w:val="none" w:sz="0" w:space="0" w:color="auto"/>
                  <w:bottom w:val="none" w:sz="0" w:space="0" w:color="auto"/>
                </w:tcBorders>
                <w:hideMark/>
              </w:tcPr>
            </w:tcPrChange>
          </w:tcPr>
          <w:p w14:paraId="1BF4A621" w14:textId="77777777" w:rsidR="0068461A" w:rsidRPr="00FF4F12" w:rsidRDefault="0068461A"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rFonts w:eastAsia="Times New Roman" w:cs="Times New Roman"/>
                <w:sz w:val="20"/>
                <w:szCs w:val="20"/>
              </w:rPr>
            </w:pPr>
            <w:r w:rsidRPr="00DC5717">
              <w:rPr>
                <w:sz w:val="20"/>
              </w:rPr>
              <w:t>Percepción de la convivencia</w:t>
            </w:r>
          </w:p>
        </w:tc>
        <w:tc>
          <w:tcPr>
            <w:tcW w:w="2127" w:type="dxa"/>
            <w:hideMark/>
            <w:tcPrChange w:id="2829" w:author="Edu Fisica" w:date="2026-05-16T07:13:00Z">
              <w:tcPr>
                <w:tcW w:w="2127" w:type="dxa"/>
                <w:tcBorders>
                  <w:top w:val="none" w:sz="0" w:space="0" w:color="auto"/>
                  <w:bottom w:val="none" w:sz="0" w:space="0" w:color="auto"/>
                </w:tcBorders>
                <w:hideMark/>
              </w:tcPr>
            </w:tcPrChange>
          </w:tcPr>
          <w:p w14:paraId="1395EF59" w14:textId="77777777" w:rsidR="0068461A" w:rsidRPr="00FF4F12" w:rsidRDefault="0068461A"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Convivencia percibida como fluctuante (positiva y negativa)</w:t>
            </w:r>
          </w:p>
        </w:tc>
        <w:tc>
          <w:tcPr>
            <w:tcW w:w="2268" w:type="dxa"/>
            <w:hideMark/>
            <w:tcPrChange w:id="2830" w:author="Edu Fisica" w:date="2026-05-16T07:13:00Z">
              <w:tcPr>
                <w:tcW w:w="2268" w:type="dxa"/>
                <w:tcBorders>
                  <w:top w:val="none" w:sz="0" w:space="0" w:color="auto"/>
                  <w:bottom w:val="none" w:sz="0" w:space="0" w:color="auto"/>
                </w:tcBorders>
                <w:hideMark/>
              </w:tcPr>
            </w:tcPrChange>
          </w:tcPr>
          <w:p w14:paraId="7A0BD503" w14:textId="77777777" w:rsidR="0068461A" w:rsidRPr="00FF4F12" w:rsidRDefault="0068461A"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“un ambiente bueno y relajado… pero… muy pesado”, “hay demasiados conflictos”</w:t>
            </w:r>
          </w:p>
        </w:tc>
        <w:tc>
          <w:tcPr>
            <w:tcW w:w="2737" w:type="dxa"/>
            <w:hideMark/>
            <w:tcPrChange w:id="2831" w:author="Edu Fisica" w:date="2026-05-16T07:13:00Z">
              <w:tcPr>
                <w:tcW w:w="2737" w:type="dxa"/>
                <w:tcBorders>
                  <w:top w:val="none" w:sz="0" w:space="0" w:color="auto"/>
                  <w:bottom w:val="none" w:sz="0" w:space="0" w:color="auto"/>
                </w:tcBorders>
                <w:hideMark/>
              </w:tcPr>
            </w:tcPrChange>
          </w:tcPr>
          <w:p w14:paraId="32F7D052" w14:textId="77777777" w:rsidR="0068461A" w:rsidRPr="00FF4F12" w:rsidRDefault="0068461A"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La convivencia no es estable; depende del comportamiento colectivo y del control de la indisciplina</w:t>
            </w:r>
          </w:p>
        </w:tc>
      </w:tr>
      <w:tr w:rsidR="0068461A" w:rsidRPr="00FF4F12" w14:paraId="26FB7133" w14:textId="77777777" w:rsidTr="00A414E7">
        <w:tc>
          <w:tcPr>
            <w:cnfStyle w:val="001000000000" w:firstRow="0" w:lastRow="0" w:firstColumn="1" w:lastColumn="0" w:oddVBand="0" w:evenVBand="0" w:oddHBand="0" w:evenHBand="0" w:firstRowFirstColumn="0" w:firstRowLastColumn="0" w:lastRowFirstColumn="0" w:lastRowLastColumn="0"/>
            <w:tcW w:w="1696" w:type="dxa"/>
            <w:hideMark/>
            <w:tcPrChange w:id="2832" w:author="Edu Fisica" w:date="2026-05-16T07:13:00Z">
              <w:tcPr>
                <w:tcW w:w="1696" w:type="dxa"/>
                <w:hideMark/>
              </w:tcPr>
            </w:tcPrChange>
          </w:tcPr>
          <w:p w14:paraId="588C6E4C" w14:textId="77777777" w:rsidR="0068461A" w:rsidRPr="00FF4F12" w:rsidRDefault="0068461A" w:rsidP="00E06C30">
            <w:pPr>
              <w:spacing w:line="240" w:lineRule="auto"/>
              <w:ind w:firstLine="0"/>
              <w:rPr>
                <w:rFonts w:eastAsia="Times New Roman" w:cs="Times New Roman"/>
                <w:sz w:val="20"/>
                <w:szCs w:val="20"/>
              </w:rPr>
            </w:pPr>
            <w:r w:rsidRPr="00DC5717">
              <w:rPr>
                <w:sz w:val="20"/>
              </w:rPr>
              <w:t>Conflictos frecuentes</w:t>
            </w:r>
          </w:p>
        </w:tc>
        <w:tc>
          <w:tcPr>
            <w:tcW w:w="2127" w:type="dxa"/>
            <w:hideMark/>
            <w:tcPrChange w:id="2833" w:author="Edu Fisica" w:date="2026-05-16T07:13:00Z">
              <w:tcPr>
                <w:tcW w:w="2127" w:type="dxa"/>
                <w:hideMark/>
              </w:tcPr>
            </w:tcPrChange>
          </w:tcPr>
          <w:p w14:paraId="1E70321A" w14:textId="77777777" w:rsidR="0068461A" w:rsidRPr="00FF4F12" w:rsidRDefault="0068461A"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Predominan conflictos verbales y físicos leves</w:t>
            </w:r>
          </w:p>
        </w:tc>
        <w:tc>
          <w:tcPr>
            <w:tcW w:w="2268" w:type="dxa"/>
            <w:hideMark/>
            <w:tcPrChange w:id="2834" w:author="Edu Fisica" w:date="2026-05-16T07:13:00Z">
              <w:tcPr>
                <w:tcW w:w="2268" w:type="dxa"/>
                <w:hideMark/>
              </w:tcPr>
            </w:tcPrChange>
          </w:tcPr>
          <w:p w14:paraId="513ED6C7" w14:textId="77777777" w:rsidR="0068461A" w:rsidRPr="00FF4F12" w:rsidRDefault="0068461A"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“apodos”, “malas palabras”, “zancadilla”, “golpes”, “bullying”</w:t>
            </w:r>
          </w:p>
        </w:tc>
        <w:tc>
          <w:tcPr>
            <w:tcW w:w="2737" w:type="dxa"/>
            <w:hideMark/>
            <w:tcPrChange w:id="2835" w:author="Edu Fisica" w:date="2026-05-16T07:13:00Z">
              <w:tcPr>
                <w:tcW w:w="2737" w:type="dxa"/>
                <w:hideMark/>
              </w:tcPr>
            </w:tcPrChange>
          </w:tcPr>
          <w:p w14:paraId="72C26722" w14:textId="77777777" w:rsidR="0068461A" w:rsidRPr="00FF4F12" w:rsidRDefault="0068461A"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Se mantienen situaciones tipo I recurrentes que afectan el clima escolar</w:t>
            </w:r>
          </w:p>
        </w:tc>
      </w:tr>
      <w:tr w:rsidR="0068461A" w:rsidRPr="00FF4F12" w14:paraId="64B8AE20" w14:textId="77777777" w:rsidTr="00A41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Change w:id="2836" w:author="Edu Fisica" w:date="2026-05-16T07:13:00Z">
              <w:tcPr>
                <w:tcW w:w="1696" w:type="dxa"/>
                <w:tcBorders>
                  <w:top w:val="none" w:sz="0" w:space="0" w:color="auto"/>
                  <w:bottom w:val="none" w:sz="0" w:space="0" w:color="auto"/>
                </w:tcBorders>
                <w:hideMark/>
              </w:tcPr>
            </w:tcPrChange>
          </w:tcPr>
          <w:p w14:paraId="17327018" w14:textId="77777777" w:rsidR="0068461A" w:rsidRPr="00FF4F12" w:rsidRDefault="0068461A"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rFonts w:eastAsia="Times New Roman" w:cs="Times New Roman"/>
                <w:sz w:val="20"/>
                <w:szCs w:val="20"/>
              </w:rPr>
            </w:pPr>
            <w:r w:rsidRPr="00DC5717">
              <w:rPr>
                <w:sz w:val="20"/>
              </w:rPr>
              <w:t>Resolución de conflictos</w:t>
            </w:r>
          </w:p>
        </w:tc>
        <w:tc>
          <w:tcPr>
            <w:tcW w:w="2127" w:type="dxa"/>
            <w:hideMark/>
            <w:tcPrChange w:id="2837" w:author="Edu Fisica" w:date="2026-05-16T07:13:00Z">
              <w:tcPr>
                <w:tcW w:w="2127" w:type="dxa"/>
                <w:tcBorders>
                  <w:top w:val="none" w:sz="0" w:space="0" w:color="auto"/>
                  <w:bottom w:val="none" w:sz="0" w:space="0" w:color="auto"/>
                </w:tcBorders>
                <w:hideMark/>
              </w:tcPr>
            </w:tcPrChange>
          </w:tcPr>
          <w:p w14:paraId="050315E6" w14:textId="77777777" w:rsidR="0068461A" w:rsidRPr="00FF4F12" w:rsidRDefault="0068461A"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Presencia de mediación entre pares y disposición al diálogo</w:t>
            </w:r>
          </w:p>
        </w:tc>
        <w:tc>
          <w:tcPr>
            <w:tcW w:w="2268" w:type="dxa"/>
            <w:hideMark/>
            <w:tcPrChange w:id="2838" w:author="Edu Fisica" w:date="2026-05-16T07:13:00Z">
              <w:tcPr>
                <w:tcW w:w="2268" w:type="dxa"/>
                <w:tcBorders>
                  <w:top w:val="none" w:sz="0" w:space="0" w:color="auto"/>
                  <w:bottom w:val="none" w:sz="0" w:space="0" w:color="auto"/>
                </w:tcBorders>
                <w:hideMark/>
              </w:tcPr>
            </w:tcPrChange>
          </w:tcPr>
          <w:p w14:paraId="626BCF7A" w14:textId="77777777" w:rsidR="0068461A" w:rsidRPr="00FF4F12" w:rsidRDefault="0068461A"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“un niño les dice que no peleen”, “es mejor pedir perdón”</w:t>
            </w:r>
          </w:p>
        </w:tc>
        <w:tc>
          <w:tcPr>
            <w:tcW w:w="2737" w:type="dxa"/>
            <w:hideMark/>
            <w:tcPrChange w:id="2839" w:author="Edu Fisica" w:date="2026-05-16T07:13:00Z">
              <w:tcPr>
                <w:tcW w:w="2737" w:type="dxa"/>
                <w:tcBorders>
                  <w:top w:val="none" w:sz="0" w:space="0" w:color="auto"/>
                  <w:bottom w:val="none" w:sz="0" w:space="0" w:color="auto"/>
                </w:tcBorders>
                <w:hideMark/>
              </w:tcPr>
            </w:tcPrChange>
          </w:tcPr>
          <w:p w14:paraId="5D035AA1" w14:textId="77777777" w:rsidR="0068461A" w:rsidRPr="00FF4F12" w:rsidRDefault="0068461A"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Se evidencian avances en habilidades de resolución pacífica de conflictos</w:t>
            </w:r>
          </w:p>
        </w:tc>
      </w:tr>
      <w:tr w:rsidR="0068461A" w:rsidRPr="00FF4F12" w14:paraId="798F7486" w14:textId="77777777" w:rsidTr="00A414E7">
        <w:tc>
          <w:tcPr>
            <w:cnfStyle w:val="001000000000" w:firstRow="0" w:lastRow="0" w:firstColumn="1" w:lastColumn="0" w:oddVBand="0" w:evenVBand="0" w:oddHBand="0" w:evenHBand="0" w:firstRowFirstColumn="0" w:firstRowLastColumn="0" w:lastRowFirstColumn="0" w:lastRowLastColumn="0"/>
            <w:tcW w:w="1696" w:type="dxa"/>
            <w:hideMark/>
            <w:tcPrChange w:id="2840" w:author="Edu Fisica" w:date="2026-05-16T07:13:00Z">
              <w:tcPr>
                <w:tcW w:w="1696" w:type="dxa"/>
                <w:hideMark/>
              </w:tcPr>
            </w:tcPrChange>
          </w:tcPr>
          <w:p w14:paraId="1BFCE116" w14:textId="77777777" w:rsidR="0068461A" w:rsidRPr="00FF4F12" w:rsidRDefault="0068461A" w:rsidP="00E06C30">
            <w:pPr>
              <w:spacing w:line="240" w:lineRule="auto"/>
              <w:ind w:firstLine="0"/>
              <w:rPr>
                <w:rFonts w:eastAsia="Times New Roman" w:cs="Times New Roman"/>
                <w:sz w:val="20"/>
                <w:szCs w:val="20"/>
              </w:rPr>
            </w:pPr>
            <w:r w:rsidRPr="00DC5717">
              <w:rPr>
                <w:sz w:val="20"/>
              </w:rPr>
              <w:t>Impacto de estrategias pedagógicas</w:t>
            </w:r>
          </w:p>
        </w:tc>
        <w:tc>
          <w:tcPr>
            <w:tcW w:w="2127" w:type="dxa"/>
            <w:hideMark/>
            <w:tcPrChange w:id="2841" w:author="Edu Fisica" w:date="2026-05-16T07:13:00Z">
              <w:tcPr>
                <w:tcW w:w="2127" w:type="dxa"/>
                <w:hideMark/>
              </w:tcPr>
            </w:tcPrChange>
          </w:tcPr>
          <w:p w14:paraId="4F53CC34" w14:textId="77777777" w:rsidR="0068461A" w:rsidRPr="00FF4F12" w:rsidRDefault="0068461A"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Actividades vivenciales fortalecen la convivencia</w:t>
            </w:r>
          </w:p>
        </w:tc>
        <w:tc>
          <w:tcPr>
            <w:tcW w:w="2268" w:type="dxa"/>
            <w:hideMark/>
            <w:tcPrChange w:id="2842" w:author="Edu Fisica" w:date="2026-05-16T07:13:00Z">
              <w:tcPr>
                <w:tcW w:w="2268" w:type="dxa"/>
                <w:hideMark/>
              </w:tcPr>
            </w:tcPrChange>
          </w:tcPr>
          <w:p w14:paraId="5CCDBE1B" w14:textId="77777777" w:rsidR="0068461A" w:rsidRPr="00FF4F12" w:rsidRDefault="0068461A"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 xml:space="preserve">“los </w:t>
            </w:r>
            <w:proofErr w:type="spellStart"/>
            <w:r w:rsidRPr="00FF4F12">
              <w:rPr>
                <w:rFonts w:eastAsia="Times New Roman" w:cs="Times New Roman"/>
                <w:sz w:val="20"/>
                <w:szCs w:val="20"/>
              </w:rPr>
              <w:t>compartires</w:t>
            </w:r>
            <w:proofErr w:type="spellEnd"/>
            <w:r w:rsidRPr="00FF4F12">
              <w:rPr>
                <w:rFonts w:eastAsia="Times New Roman" w:cs="Times New Roman"/>
                <w:sz w:val="20"/>
                <w:szCs w:val="20"/>
              </w:rPr>
              <w:t>… nos han ayudado mucho”, “la convivencia”, “el mural deja enseñanza”</w:t>
            </w:r>
          </w:p>
        </w:tc>
        <w:tc>
          <w:tcPr>
            <w:tcW w:w="2737" w:type="dxa"/>
            <w:hideMark/>
            <w:tcPrChange w:id="2843" w:author="Edu Fisica" w:date="2026-05-16T07:13:00Z">
              <w:tcPr>
                <w:tcW w:w="2737" w:type="dxa"/>
                <w:hideMark/>
              </w:tcPr>
            </w:tcPrChange>
          </w:tcPr>
          <w:p w14:paraId="5C02FC21" w14:textId="77777777" w:rsidR="0068461A" w:rsidRPr="00FF4F12" w:rsidRDefault="0068461A"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Las estrategias implementadas inciden positivamente en la interacción social</w:t>
            </w:r>
          </w:p>
        </w:tc>
      </w:tr>
      <w:tr w:rsidR="0068461A" w:rsidRPr="00FF4F12" w14:paraId="05F25DB8" w14:textId="77777777" w:rsidTr="00A41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Change w:id="2844" w:author="Edu Fisica" w:date="2026-05-16T07:13:00Z">
              <w:tcPr>
                <w:tcW w:w="1696" w:type="dxa"/>
                <w:tcBorders>
                  <w:top w:val="none" w:sz="0" w:space="0" w:color="auto"/>
                  <w:bottom w:val="none" w:sz="0" w:space="0" w:color="auto"/>
                </w:tcBorders>
                <w:hideMark/>
              </w:tcPr>
            </w:tcPrChange>
          </w:tcPr>
          <w:p w14:paraId="0F762029" w14:textId="77777777" w:rsidR="0068461A" w:rsidRPr="00FF4F12" w:rsidRDefault="0068461A"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rFonts w:eastAsia="Times New Roman" w:cs="Times New Roman"/>
                <w:sz w:val="20"/>
                <w:szCs w:val="20"/>
              </w:rPr>
            </w:pPr>
            <w:r w:rsidRPr="00DC5717">
              <w:rPr>
                <w:sz w:val="20"/>
              </w:rPr>
              <w:t>Empatía y habilidades socioemocionales</w:t>
            </w:r>
          </w:p>
        </w:tc>
        <w:tc>
          <w:tcPr>
            <w:tcW w:w="2127" w:type="dxa"/>
            <w:hideMark/>
            <w:tcPrChange w:id="2845" w:author="Edu Fisica" w:date="2026-05-16T07:13:00Z">
              <w:tcPr>
                <w:tcW w:w="2127" w:type="dxa"/>
                <w:tcBorders>
                  <w:top w:val="none" w:sz="0" w:space="0" w:color="auto"/>
                  <w:bottom w:val="none" w:sz="0" w:space="0" w:color="auto"/>
                </w:tcBorders>
                <w:hideMark/>
              </w:tcPr>
            </w:tcPrChange>
          </w:tcPr>
          <w:p w14:paraId="41BC7287" w14:textId="77777777" w:rsidR="0068461A" w:rsidRPr="00FF4F12" w:rsidRDefault="0068461A"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Desarrollo de la empatía y ayuda mutua</w:t>
            </w:r>
          </w:p>
        </w:tc>
        <w:tc>
          <w:tcPr>
            <w:tcW w:w="2268" w:type="dxa"/>
            <w:hideMark/>
            <w:tcPrChange w:id="2846" w:author="Edu Fisica" w:date="2026-05-16T07:13:00Z">
              <w:tcPr>
                <w:tcW w:w="2268" w:type="dxa"/>
                <w:tcBorders>
                  <w:top w:val="none" w:sz="0" w:space="0" w:color="auto"/>
                  <w:bottom w:val="none" w:sz="0" w:space="0" w:color="auto"/>
                </w:tcBorders>
                <w:hideMark/>
              </w:tcPr>
            </w:tcPrChange>
          </w:tcPr>
          <w:p w14:paraId="75827045" w14:textId="77777777" w:rsidR="0068461A" w:rsidRPr="00FF4F12" w:rsidRDefault="0068461A"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“ponerse en los zapatos del otro”, “ayudar cuando necesitan”</w:t>
            </w:r>
          </w:p>
        </w:tc>
        <w:tc>
          <w:tcPr>
            <w:tcW w:w="2737" w:type="dxa"/>
            <w:hideMark/>
            <w:tcPrChange w:id="2847" w:author="Edu Fisica" w:date="2026-05-16T07:13:00Z">
              <w:tcPr>
                <w:tcW w:w="2737" w:type="dxa"/>
                <w:tcBorders>
                  <w:top w:val="none" w:sz="0" w:space="0" w:color="auto"/>
                  <w:bottom w:val="none" w:sz="0" w:space="0" w:color="auto"/>
                </w:tcBorders>
                <w:hideMark/>
              </w:tcPr>
            </w:tcPrChange>
          </w:tcPr>
          <w:p w14:paraId="2819EEFE" w14:textId="77777777" w:rsidR="0068461A" w:rsidRPr="00FF4F12" w:rsidRDefault="0068461A"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Se fortalecen competencias socioemocionales clave</w:t>
            </w:r>
          </w:p>
        </w:tc>
      </w:tr>
      <w:tr w:rsidR="0068461A" w:rsidRPr="00FF4F12" w14:paraId="0141DEED" w14:textId="77777777" w:rsidTr="00A414E7">
        <w:tc>
          <w:tcPr>
            <w:cnfStyle w:val="001000000000" w:firstRow="0" w:lastRow="0" w:firstColumn="1" w:lastColumn="0" w:oddVBand="0" w:evenVBand="0" w:oddHBand="0" w:evenHBand="0" w:firstRowFirstColumn="0" w:firstRowLastColumn="0" w:lastRowFirstColumn="0" w:lastRowLastColumn="0"/>
            <w:tcW w:w="1696" w:type="dxa"/>
            <w:hideMark/>
            <w:tcPrChange w:id="2848" w:author="Edu Fisica" w:date="2026-05-16T07:13:00Z">
              <w:tcPr>
                <w:tcW w:w="1696" w:type="dxa"/>
                <w:hideMark/>
              </w:tcPr>
            </w:tcPrChange>
          </w:tcPr>
          <w:p w14:paraId="3E020E59" w14:textId="77777777" w:rsidR="0068461A" w:rsidRPr="00FF4F12" w:rsidRDefault="0068461A" w:rsidP="00E06C30">
            <w:pPr>
              <w:spacing w:line="240" w:lineRule="auto"/>
              <w:ind w:firstLine="0"/>
              <w:rPr>
                <w:rFonts w:eastAsia="Times New Roman" w:cs="Times New Roman"/>
                <w:sz w:val="20"/>
                <w:szCs w:val="20"/>
              </w:rPr>
            </w:pPr>
            <w:r w:rsidRPr="00DC5717">
              <w:rPr>
                <w:sz w:val="20"/>
              </w:rPr>
              <w:t>Normas de convivencia</w:t>
            </w:r>
          </w:p>
        </w:tc>
        <w:tc>
          <w:tcPr>
            <w:tcW w:w="2127" w:type="dxa"/>
            <w:hideMark/>
            <w:tcPrChange w:id="2849" w:author="Edu Fisica" w:date="2026-05-16T07:13:00Z">
              <w:tcPr>
                <w:tcW w:w="2127" w:type="dxa"/>
                <w:hideMark/>
              </w:tcPr>
            </w:tcPrChange>
          </w:tcPr>
          <w:p w14:paraId="6FED3024" w14:textId="77777777" w:rsidR="0068461A" w:rsidRPr="00FF4F12" w:rsidRDefault="0068461A"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Reconocimiento de su importancia reguladora</w:t>
            </w:r>
          </w:p>
        </w:tc>
        <w:tc>
          <w:tcPr>
            <w:tcW w:w="2268" w:type="dxa"/>
            <w:hideMark/>
            <w:tcPrChange w:id="2850" w:author="Edu Fisica" w:date="2026-05-16T07:13:00Z">
              <w:tcPr>
                <w:tcW w:w="2268" w:type="dxa"/>
                <w:hideMark/>
              </w:tcPr>
            </w:tcPrChange>
          </w:tcPr>
          <w:p w14:paraId="795CBDAD" w14:textId="77777777" w:rsidR="0068461A" w:rsidRPr="00FF4F12" w:rsidRDefault="0068461A"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“sirven para regular el comportamiento”, “para respetar”</w:t>
            </w:r>
          </w:p>
        </w:tc>
        <w:tc>
          <w:tcPr>
            <w:tcW w:w="2737" w:type="dxa"/>
            <w:hideMark/>
            <w:tcPrChange w:id="2851" w:author="Edu Fisica" w:date="2026-05-16T07:13:00Z">
              <w:tcPr>
                <w:tcW w:w="2737" w:type="dxa"/>
                <w:hideMark/>
              </w:tcPr>
            </w:tcPrChange>
          </w:tcPr>
          <w:p w14:paraId="75E58590" w14:textId="77777777" w:rsidR="0068461A" w:rsidRPr="00FF4F12" w:rsidRDefault="0068461A"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Las normas son comprendidas como necesarias, aunque no siempre interiorizadas</w:t>
            </w:r>
          </w:p>
        </w:tc>
      </w:tr>
      <w:tr w:rsidR="0068461A" w:rsidRPr="00FF4F12" w14:paraId="7B318127" w14:textId="77777777" w:rsidTr="00A41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Change w:id="2852" w:author="Edu Fisica" w:date="2026-05-16T07:13:00Z">
              <w:tcPr>
                <w:tcW w:w="1696" w:type="dxa"/>
                <w:tcBorders>
                  <w:top w:val="none" w:sz="0" w:space="0" w:color="auto"/>
                  <w:bottom w:val="none" w:sz="0" w:space="0" w:color="auto"/>
                </w:tcBorders>
                <w:hideMark/>
              </w:tcPr>
            </w:tcPrChange>
          </w:tcPr>
          <w:p w14:paraId="5711D614" w14:textId="77777777" w:rsidR="0068461A" w:rsidRPr="00FF4F12" w:rsidRDefault="0068461A"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rFonts w:eastAsia="Times New Roman" w:cs="Times New Roman"/>
                <w:sz w:val="20"/>
                <w:szCs w:val="20"/>
              </w:rPr>
            </w:pPr>
            <w:r w:rsidRPr="00DC5717">
              <w:rPr>
                <w:sz w:val="20"/>
              </w:rPr>
              <w:t>Derechos y deberes</w:t>
            </w:r>
          </w:p>
        </w:tc>
        <w:tc>
          <w:tcPr>
            <w:tcW w:w="2127" w:type="dxa"/>
            <w:hideMark/>
            <w:tcPrChange w:id="2853" w:author="Edu Fisica" w:date="2026-05-16T07:13:00Z">
              <w:tcPr>
                <w:tcW w:w="2127" w:type="dxa"/>
                <w:tcBorders>
                  <w:top w:val="none" w:sz="0" w:space="0" w:color="auto"/>
                  <w:bottom w:val="none" w:sz="0" w:space="0" w:color="auto"/>
                </w:tcBorders>
                <w:hideMark/>
              </w:tcPr>
            </w:tcPrChange>
          </w:tcPr>
          <w:p w14:paraId="624EAF02" w14:textId="77777777" w:rsidR="0068461A" w:rsidRPr="00FF4F12" w:rsidRDefault="0068461A"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Comprenden de forma básica, pero con algunas confusiones</w:t>
            </w:r>
          </w:p>
        </w:tc>
        <w:tc>
          <w:tcPr>
            <w:tcW w:w="2268" w:type="dxa"/>
            <w:hideMark/>
            <w:tcPrChange w:id="2854" w:author="Edu Fisica" w:date="2026-05-16T07:13:00Z">
              <w:tcPr>
                <w:tcW w:w="2268" w:type="dxa"/>
                <w:tcBorders>
                  <w:top w:val="none" w:sz="0" w:space="0" w:color="auto"/>
                  <w:bottom w:val="none" w:sz="0" w:space="0" w:color="auto"/>
                </w:tcBorders>
                <w:hideMark/>
              </w:tcPr>
            </w:tcPrChange>
          </w:tcPr>
          <w:p w14:paraId="7F9CBAB0" w14:textId="77777777" w:rsidR="0068461A" w:rsidRPr="00FF4F12" w:rsidRDefault="0068461A"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“derecho a ser respetado”, “deber de cumplir tareas”</w:t>
            </w:r>
          </w:p>
        </w:tc>
        <w:tc>
          <w:tcPr>
            <w:tcW w:w="2737" w:type="dxa"/>
            <w:hideMark/>
            <w:tcPrChange w:id="2855" w:author="Edu Fisica" w:date="2026-05-16T07:13:00Z">
              <w:tcPr>
                <w:tcW w:w="2737" w:type="dxa"/>
                <w:tcBorders>
                  <w:top w:val="none" w:sz="0" w:space="0" w:color="auto"/>
                  <w:bottom w:val="none" w:sz="0" w:space="0" w:color="auto"/>
                </w:tcBorders>
                <w:hideMark/>
              </w:tcPr>
            </w:tcPrChange>
          </w:tcPr>
          <w:p w14:paraId="3AB2DF69" w14:textId="77777777" w:rsidR="0068461A" w:rsidRPr="00FF4F12" w:rsidRDefault="0068461A"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Existe apropiación parcial de estos conceptos</w:t>
            </w:r>
          </w:p>
        </w:tc>
      </w:tr>
      <w:tr w:rsidR="0068461A" w:rsidRPr="00FF4F12" w14:paraId="671D07BC" w14:textId="77777777" w:rsidTr="00A414E7">
        <w:tc>
          <w:tcPr>
            <w:cnfStyle w:val="001000000000" w:firstRow="0" w:lastRow="0" w:firstColumn="1" w:lastColumn="0" w:oddVBand="0" w:evenVBand="0" w:oddHBand="0" w:evenHBand="0" w:firstRowFirstColumn="0" w:firstRowLastColumn="0" w:lastRowFirstColumn="0" w:lastRowLastColumn="0"/>
            <w:tcW w:w="1696" w:type="dxa"/>
            <w:hideMark/>
            <w:tcPrChange w:id="2856" w:author="Edu Fisica" w:date="2026-05-16T07:13:00Z">
              <w:tcPr>
                <w:tcW w:w="1696" w:type="dxa"/>
                <w:hideMark/>
              </w:tcPr>
            </w:tcPrChange>
          </w:tcPr>
          <w:p w14:paraId="3534B658" w14:textId="77777777" w:rsidR="0068461A" w:rsidRPr="00FF4F12" w:rsidRDefault="0068461A" w:rsidP="00E06C30">
            <w:pPr>
              <w:spacing w:line="240" w:lineRule="auto"/>
              <w:ind w:firstLine="0"/>
              <w:rPr>
                <w:rFonts w:eastAsia="Times New Roman" w:cs="Times New Roman"/>
                <w:sz w:val="20"/>
                <w:szCs w:val="20"/>
              </w:rPr>
            </w:pPr>
            <w:r w:rsidRPr="00DC5717">
              <w:rPr>
                <w:sz w:val="20"/>
              </w:rPr>
              <w:t>Conocimiento de la Ley 1620</w:t>
            </w:r>
          </w:p>
        </w:tc>
        <w:tc>
          <w:tcPr>
            <w:tcW w:w="2127" w:type="dxa"/>
            <w:hideMark/>
            <w:tcPrChange w:id="2857" w:author="Edu Fisica" w:date="2026-05-16T07:13:00Z">
              <w:tcPr>
                <w:tcW w:w="2127" w:type="dxa"/>
                <w:hideMark/>
              </w:tcPr>
            </w:tcPrChange>
          </w:tcPr>
          <w:p w14:paraId="42442D81" w14:textId="77777777" w:rsidR="0068461A" w:rsidRPr="00FF4F12" w:rsidRDefault="0068461A"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Bajo conocimiento inicial, pero valoración positiva tras explicación</w:t>
            </w:r>
          </w:p>
        </w:tc>
        <w:tc>
          <w:tcPr>
            <w:tcW w:w="2268" w:type="dxa"/>
            <w:hideMark/>
            <w:tcPrChange w:id="2858" w:author="Edu Fisica" w:date="2026-05-16T07:13:00Z">
              <w:tcPr>
                <w:tcW w:w="2268" w:type="dxa"/>
                <w:hideMark/>
              </w:tcPr>
            </w:tcPrChange>
          </w:tcPr>
          <w:p w14:paraId="4C92780B" w14:textId="77777777" w:rsidR="0068461A" w:rsidRPr="00FF4F12" w:rsidRDefault="0068461A"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“no la he escuchado… pero creo que es buena”, “nos ayuda a estar seguros”</w:t>
            </w:r>
          </w:p>
        </w:tc>
        <w:tc>
          <w:tcPr>
            <w:tcW w:w="2737" w:type="dxa"/>
            <w:hideMark/>
            <w:tcPrChange w:id="2859" w:author="Edu Fisica" w:date="2026-05-16T07:13:00Z">
              <w:tcPr>
                <w:tcW w:w="2737" w:type="dxa"/>
                <w:hideMark/>
              </w:tcPr>
            </w:tcPrChange>
          </w:tcPr>
          <w:p w14:paraId="2A141118" w14:textId="77777777" w:rsidR="0068461A" w:rsidRPr="00FF4F12" w:rsidRDefault="0068461A"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Necesidad de mayor socialización normativa</w:t>
            </w:r>
          </w:p>
          <w:p w14:paraId="5EE08A0D" w14:textId="77777777" w:rsidR="0068461A" w:rsidRPr="00FF4F12" w:rsidRDefault="0068461A"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Falta de interiorización y aplicación de las normas en su cotidianidad.</w:t>
            </w:r>
          </w:p>
        </w:tc>
      </w:tr>
      <w:tr w:rsidR="0068461A" w:rsidRPr="00FF4F12" w14:paraId="4E6E60E1" w14:textId="77777777" w:rsidTr="00A41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Change w:id="2860" w:author="Edu Fisica" w:date="2026-05-16T07:13:00Z">
              <w:tcPr>
                <w:tcW w:w="1696" w:type="dxa"/>
                <w:tcBorders>
                  <w:top w:val="none" w:sz="0" w:space="0" w:color="auto"/>
                  <w:bottom w:val="none" w:sz="0" w:space="0" w:color="auto"/>
                </w:tcBorders>
                <w:hideMark/>
              </w:tcPr>
            </w:tcPrChange>
          </w:tcPr>
          <w:p w14:paraId="5FBEB087" w14:textId="77777777" w:rsidR="0068461A" w:rsidRPr="00FF4F12" w:rsidRDefault="0068461A"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rFonts w:eastAsia="Times New Roman" w:cs="Times New Roman"/>
                <w:sz w:val="20"/>
                <w:szCs w:val="20"/>
              </w:rPr>
            </w:pPr>
            <w:r w:rsidRPr="00DC5717">
              <w:rPr>
                <w:sz w:val="20"/>
              </w:rPr>
              <w:t>Propuestas de mejora</w:t>
            </w:r>
          </w:p>
        </w:tc>
        <w:tc>
          <w:tcPr>
            <w:tcW w:w="2127" w:type="dxa"/>
            <w:hideMark/>
            <w:tcPrChange w:id="2861" w:author="Edu Fisica" w:date="2026-05-16T07:13:00Z">
              <w:tcPr>
                <w:tcW w:w="2127" w:type="dxa"/>
                <w:tcBorders>
                  <w:top w:val="none" w:sz="0" w:space="0" w:color="auto"/>
                  <w:bottom w:val="none" w:sz="0" w:space="0" w:color="auto"/>
                </w:tcBorders>
                <w:hideMark/>
              </w:tcPr>
            </w:tcPrChange>
          </w:tcPr>
          <w:p w14:paraId="31872733" w14:textId="77777777" w:rsidR="0068461A" w:rsidRPr="00FF4F12" w:rsidRDefault="0068461A"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Preferencia por estrategias pedagógicas y formativas fuera del aula.</w:t>
            </w:r>
          </w:p>
        </w:tc>
        <w:tc>
          <w:tcPr>
            <w:tcW w:w="2268" w:type="dxa"/>
            <w:hideMark/>
            <w:tcPrChange w:id="2862" w:author="Edu Fisica" w:date="2026-05-16T07:13:00Z">
              <w:tcPr>
                <w:tcW w:w="2268" w:type="dxa"/>
                <w:tcBorders>
                  <w:top w:val="none" w:sz="0" w:space="0" w:color="auto"/>
                  <w:bottom w:val="none" w:sz="0" w:space="0" w:color="auto"/>
                </w:tcBorders>
                <w:hideMark/>
              </w:tcPr>
            </w:tcPrChange>
          </w:tcPr>
          <w:p w14:paraId="28F7A88B" w14:textId="77777777" w:rsidR="0068461A" w:rsidRPr="00FF4F12" w:rsidRDefault="0068461A"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“juegos”, “videos”, “carteleras”, “mural”, “leer el manual de convivencia”, “cumplir las normas”</w:t>
            </w:r>
          </w:p>
        </w:tc>
        <w:tc>
          <w:tcPr>
            <w:tcW w:w="2737" w:type="dxa"/>
            <w:hideMark/>
            <w:tcPrChange w:id="2863" w:author="Edu Fisica" w:date="2026-05-16T07:13:00Z">
              <w:tcPr>
                <w:tcW w:w="2737" w:type="dxa"/>
                <w:tcBorders>
                  <w:top w:val="none" w:sz="0" w:space="0" w:color="auto"/>
                  <w:bottom w:val="none" w:sz="0" w:space="0" w:color="auto"/>
                </w:tcBorders>
                <w:hideMark/>
              </w:tcPr>
            </w:tcPrChange>
          </w:tcPr>
          <w:p w14:paraId="4009AE3E" w14:textId="77777777" w:rsidR="0068461A" w:rsidRPr="00FF4F12" w:rsidRDefault="0068461A"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Los estudiantes valoran más lo formativo fuera del aula que lo punitivo.</w:t>
            </w:r>
          </w:p>
        </w:tc>
      </w:tr>
      <w:tr w:rsidR="0068461A" w:rsidRPr="00FF4F12" w14:paraId="26D8A5F7" w14:textId="77777777" w:rsidTr="00A414E7">
        <w:tc>
          <w:tcPr>
            <w:cnfStyle w:val="001000000000" w:firstRow="0" w:lastRow="0" w:firstColumn="1" w:lastColumn="0" w:oddVBand="0" w:evenVBand="0" w:oddHBand="0" w:evenHBand="0" w:firstRowFirstColumn="0" w:firstRowLastColumn="0" w:lastRowFirstColumn="0" w:lastRowLastColumn="0"/>
            <w:tcW w:w="1696" w:type="dxa"/>
            <w:hideMark/>
            <w:tcPrChange w:id="2864" w:author="Edu Fisica" w:date="2026-05-16T07:13:00Z">
              <w:tcPr>
                <w:tcW w:w="1696" w:type="dxa"/>
                <w:hideMark/>
              </w:tcPr>
            </w:tcPrChange>
          </w:tcPr>
          <w:p w14:paraId="7B878834" w14:textId="77777777" w:rsidR="0068461A" w:rsidRPr="00FF4F12" w:rsidRDefault="0068461A" w:rsidP="00E06C30">
            <w:pPr>
              <w:spacing w:line="240" w:lineRule="auto"/>
              <w:ind w:firstLine="0"/>
              <w:rPr>
                <w:rFonts w:eastAsia="Times New Roman" w:cs="Times New Roman"/>
                <w:sz w:val="20"/>
                <w:szCs w:val="20"/>
              </w:rPr>
            </w:pPr>
            <w:r w:rsidRPr="00DC5717">
              <w:rPr>
                <w:sz w:val="20"/>
              </w:rPr>
              <w:t>Rol del estudiante (gestor de paz)</w:t>
            </w:r>
          </w:p>
        </w:tc>
        <w:tc>
          <w:tcPr>
            <w:tcW w:w="2127" w:type="dxa"/>
            <w:hideMark/>
            <w:tcPrChange w:id="2865" w:author="Edu Fisica" w:date="2026-05-16T07:13:00Z">
              <w:tcPr>
                <w:tcW w:w="2127" w:type="dxa"/>
                <w:hideMark/>
              </w:tcPr>
            </w:tcPrChange>
          </w:tcPr>
          <w:p w14:paraId="19812562" w14:textId="77777777" w:rsidR="0068461A" w:rsidRPr="00FF4F12" w:rsidRDefault="0068461A"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Reconocimiento del liderazgo y corresponsabilidad</w:t>
            </w:r>
          </w:p>
        </w:tc>
        <w:tc>
          <w:tcPr>
            <w:tcW w:w="2268" w:type="dxa"/>
            <w:hideMark/>
            <w:tcPrChange w:id="2866" w:author="Edu Fisica" w:date="2026-05-16T07:13:00Z">
              <w:tcPr>
                <w:tcW w:w="2268" w:type="dxa"/>
                <w:hideMark/>
              </w:tcPr>
            </w:tcPrChange>
          </w:tcPr>
          <w:p w14:paraId="0A83E910" w14:textId="77777777" w:rsidR="0068461A" w:rsidRPr="00FF4F12" w:rsidRDefault="0068461A"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“ayudar a hacer orden”, “decir que se traten bonito”, “hagan las paces”.</w:t>
            </w:r>
          </w:p>
        </w:tc>
        <w:tc>
          <w:tcPr>
            <w:tcW w:w="2737" w:type="dxa"/>
            <w:hideMark/>
            <w:tcPrChange w:id="2867" w:author="Edu Fisica" w:date="2026-05-16T07:13:00Z">
              <w:tcPr>
                <w:tcW w:w="2737" w:type="dxa"/>
                <w:hideMark/>
              </w:tcPr>
            </w:tcPrChange>
          </w:tcPr>
          <w:p w14:paraId="0190B0BB" w14:textId="77777777" w:rsidR="0068461A" w:rsidRPr="00FF4F12" w:rsidRDefault="0068461A"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Se fortalece la participación activa en la convivencia</w:t>
            </w:r>
          </w:p>
        </w:tc>
      </w:tr>
    </w:tbl>
    <w:p w14:paraId="31D24E5C" w14:textId="2F5AC003" w:rsidR="00CD779F" w:rsidRPr="00CD779F" w:rsidRDefault="0068461A" w:rsidP="0068461A">
      <w:pPr>
        <w:rPr>
          <w:ins w:id="2868" w:author="Edu Fisica" w:date="2026-05-16T07:13:00Z"/>
          <w:rFonts w:cs="Times New Roman"/>
          <w:sz w:val="20"/>
          <w:szCs w:val="20"/>
          <w:lang w:val="es-CO"/>
        </w:rPr>
      </w:pPr>
      <w:r w:rsidRPr="00CD779F">
        <w:rPr>
          <w:i/>
          <w:sz w:val="20"/>
          <w:lang w:val="es-CO"/>
          <w:rPrChange w:id="2869" w:author="Edu Fisica" w:date="2026-05-16T07:13:00Z">
            <w:rPr>
              <w:i/>
              <w:color w:val="FF0000"/>
              <w:lang w:val="es-CO"/>
            </w:rPr>
          </w:rPrChange>
        </w:rPr>
        <w:t>Nota</w:t>
      </w:r>
      <w:del w:id="2870" w:author="Edu Fisica" w:date="2026-05-16T07:13:00Z">
        <w:r w:rsidRPr="000B45BE">
          <w:rPr>
            <w:rFonts w:cs="Times New Roman"/>
            <w:i/>
            <w:iCs/>
            <w:color w:val="FF0000"/>
            <w:szCs w:val="24"/>
            <w:lang w:val="es-CO"/>
          </w:rPr>
          <w:delText>:</w:delText>
        </w:r>
      </w:del>
      <w:ins w:id="2871" w:author="Edu Fisica" w:date="2026-05-16T07:13:00Z">
        <w:r w:rsidR="00CD779F" w:rsidRPr="00CD779F">
          <w:rPr>
            <w:rFonts w:cs="Times New Roman"/>
            <w:i/>
            <w:iCs/>
            <w:sz w:val="20"/>
            <w:szCs w:val="20"/>
            <w:lang w:val="es-CO"/>
          </w:rPr>
          <w:t>.</w:t>
        </w:r>
      </w:ins>
      <w:r w:rsidRPr="00CD779F">
        <w:rPr>
          <w:sz w:val="20"/>
          <w:lang w:val="es-CO"/>
          <w:rPrChange w:id="2872" w:author="Edu Fisica" w:date="2026-05-16T07:13:00Z">
            <w:rPr>
              <w:lang w:val="es-CO"/>
            </w:rPr>
          </w:rPrChange>
        </w:rPr>
        <w:t xml:space="preserve"> Elaboración propia</w:t>
      </w:r>
      <w:del w:id="2873" w:author="Edu Fisica" w:date="2026-05-16T07:13:00Z">
        <w:r w:rsidRPr="00FF4F12">
          <w:rPr>
            <w:rFonts w:cs="Times New Roman"/>
            <w:szCs w:val="24"/>
            <w:lang w:val="es-CO"/>
          </w:rPr>
          <w:delText xml:space="preserve"> a partir</w:delText>
        </w:r>
      </w:del>
      <w:ins w:id="2874" w:author="Edu Fisica" w:date="2026-05-16T07:13:00Z">
        <w:r w:rsidR="00CD779F" w:rsidRPr="00CD779F">
          <w:rPr>
            <w:rFonts w:cs="Times New Roman"/>
            <w:sz w:val="20"/>
            <w:szCs w:val="20"/>
            <w:lang w:val="es-CO"/>
          </w:rPr>
          <w:t>. Descripción</w:t>
        </w:r>
      </w:ins>
      <w:r w:rsidR="00CD779F" w:rsidRPr="00CD779F">
        <w:rPr>
          <w:sz w:val="20"/>
          <w:lang w:val="es-CO"/>
          <w:rPrChange w:id="2875" w:author="Edu Fisica" w:date="2026-05-16T07:13:00Z">
            <w:rPr>
              <w:lang w:val="es-CO"/>
            </w:rPr>
          </w:rPrChange>
        </w:rPr>
        <w:t xml:space="preserve"> de la </w:t>
      </w:r>
      <w:del w:id="2876" w:author="Edu Fisica" w:date="2026-05-16T07:13:00Z">
        <w:r w:rsidRPr="00FF4F12">
          <w:rPr>
            <w:rFonts w:cs="Times New Roman"/>
            <w:szCs w:val="24"/>
            <w:lang w:val="es-CO"/>
          </w:rPr>
          <w:delText xml:space="preserve">información recolectada mediante la </w:delText>
        </w:r>
      </w:del>
      <w:r w:rsidR="00CD779F" w:rsidRPr="00CD779F">
        <w:rPr>
          <w:sz w:val="20"/>
          <w:lang w:val="es-CO"/>
          <w:rPrChange w:id="2877" w:author="Edu Fisica" w:date="2026-05-16T07:13:00Z">
            <w:rPr>
              <w:lang w:val="es-CO"/>
            </w:rPr>
          </w:rPrChange>
        </w:rPr>
        <w:t xml:space="preserve">entrevista semiestructurada aplicada a </w:t>
      </w:r>
      <w:del w:id="2878" w:author="Edu Fisica" w:date="2026-05-16T07:13:00Z">
        <w:r w:rsidRPr="00FF4F12">
          <w:rPr>
            <w:rFonts w:cs="Times New Roman"/>
            <w:szCs w:val="24"/>
            <w:lang w:val="es-CO"/>
          </w:rPr>
          <w:delText>los</w:delText>
        </w:r>
      </w:del>
      <w:ins w:id="2879" w:author="Edu Fisica" w:date="2026-05-16T07:13:00Z">
        <w:r w:rsidR="00CD779F" w:rsidRPr="00CD779F">
          <w:rPr>
            <w:rFonts w:cs="Times New Roman"/>
            <w:sz w:val="20"/>
            <w:szCs w:val="20"/>
            <w:lang w:val="es-CO"/>
          </w:rPr>
          <w:t>una muestra de</w:t>
        </w:r>
      </w:ins>
      <w:r w:rsidR="00CD779F" w:rsidRPr="00CD779F">
        <w:rPr>
          <w:sz w:val="20"/>
          <w:lang w:val="es-CO"/>
          <w:rPrChange w:id="2880" w:author="Edu Fisica" w:date="2026-05-16T07:13:00Z">
            <w:rPr>
              <w:lang w:val="es-CO"/>
            </w:rPr>
          </w:rPrChange>
        </w:rPr>
        <w:t xml:space="preserve"> estudiantes del grado 6°-1.</w:t>
      </w:r>
      <w:del w:id="2881" w:author="Edu Fisica" w:date="2026-05-16T07:13:00Z">
        <w:r w:rsidRPr="00FF4F12">
          <w:rPr>
            <w:rFonts w:cs="Times New Roman"/>
            <w:szCs w:val="24"/>
            <w:lang w:val="es-CO"/>
          </w:rPr>
          <w:delText xml:space="preserve"> La </w:delText>
        </w:r>
      </w:del>
    </w:p>
    <w:p w14:paraId="543A100F" w14:textId="77777777" w:rsidR="0068461A" w:rsidRPr="00FF4F12" w:rsidRDefault="00CD779F" w:rsidP="0068461A">
      <w:pPr>
        <w:rPr>
          <w:del w:id="2882" w:author="Edu Fisica" w:date="2026-05-16T07:13:00Z"/>
          <w:rFonts w:cs="Times New Roman"/>
          <w:szCs w:val="24"/>
          <w:lang w:val="es-CO"/>
        </w:rPr>
      </w:pPr>
      <w:ins w:id="2883" w:author="Edu Fisica" w:date="2026-05-16T07:13:00Z">
        <w:r>
          <w:rPr>
            <w:rFonts w:cs="Times New Roman"/>
            <w:szCs w:val="24"/>
            <w:lang w:val="es-CO"/>
          </w:rPr>
          <w:t>A</w:t>
        </w:r>
        <w:r w:rsidR="0068461A" w:rsidRPr="00FF4F12">
          <w:rPr>
            <w:rFonts w:cs="Times New Roman"/>
            <w:szCs w:val="24"/>
            <w:lang w:val="es-CO"/>
          </w:rPr>
          <w:t xml:space="preserve"> partir de la información recolectada mediante l</w:t>
        </w:r>
        <w:r>
          <w:rPr>
            <w:rFonts w:cs="Times New Roman"/>
            <w:szCs w:val="24"/>
            <w:lang w:val="es-CO"/>
          </w:rPr>
          <w:t>a</w:t>
        </w:r>
        <w:r w:rsidR="0068461A" w:rsidRPr="00FF4F12">
          <w:rPr>
            <w:rFonts w:cs="Times New Roman"/>
            <w:szCs w:val="24"/>
            <w:lang w:val="es-CO"/>
          </w:rPr>
          <w:t xml:space="preserve"> </w:t>
        </w:r>
      </w:ins>
      <w:r w:rsidR="0068461A" w:rsidRPr="00FF4F12">
        <w:rPr>
          <w:rFonts w:cs="Times New Roman"/>
          <w:szCs w:val="24"/>
          <w:lang w:val="es-CO"/>
        </w:rPr>
        <w:t xml:space="preserve">tabla </w:t>
      </w:r>
      <w:del w:id="2884" w:author="Edu Fisica" w:date="2026-05-16T07:13:00Z">
        <w:r w:rsidR="0068461A" w:rsidRPr="00FF4F12">
          <w:rPr>
            <w:rFonts w:cs="Times New Roman"/>
            <w:szCs w:val="24"/>
            <w:lang w:val="es-CO"/>
          </w:rPr>
          <w:delText>sintetiza</w:delText>
        </w:r>
      </w:del>
      <w:ins w:id="2885" w:author="Edu Fisica" w:date="2026-05-16T07:13:00Z">
        <w:r>
          <w:rPr>
            <w:rFonts w:cs="Times New Roman"/>
            <w:szCs w:val="24"/>
            <w:lang w:val="es-CO"/>
          </w:rPr>
          <w:t xml:space="preserve">se </w:t>
        </w:r>
        <w:r w:rsidR="0068461A" w:rsidRPr="00FF4F12">
          <w:rPr>
            <w:rFonts w:cs="Times New Roman"/>
            <w:szCs w:val="24"/>
            <w:lang w:val="es-CO"/>
          </w:rPr>
          <w:t>sintetiza</w:t>
        </w:r>
        <w:r>
          <w:rPr>
            <w:rFonts w:cs="Times New Roman"/>
            <w:szCs w:val="24"/>
            <w:lang w:val="es-CO"/>
          </w:rPr>
          <w:t>n</w:t>
        </w:r>
      </w:ins>
      <w:r w:rsidR="0068461A" w:rsidRPr="00FF4F12">
        <w:rPr>
          <w:rFonts w:cs="Times New Roman"/>
          <w:szCs w:val="24"/>
          <w:lang w:val="es-CO"/>
        </w:rPr>
        <w:t xml:space="preserve"> los principales hallazgos relacionados con la percepción de la convivencia, los conflictos más frecuentes y la incidencia de las estrategias didácticas en el fortalecimiento de las competencias sociales. </w:t>
      </w:r>
    </w:p>
    <w:p w14:paraId="5BB5FC7C" w14:textId="5286E3F8" w:rsidR="006B7242" w:rsidRPr="00FF4F12" w:rsidRDefault="0068461A" w:rsidP="00CD779F">
      <w:pPr>
        <w:rPr>
          <w:rFonts w:cs="Times New Roman"/>
          <w:szCs w:val="24"/>
          <w:lang w:val="es-CO"/>
        </w:rPr>
        <w:pPrChange w:id="2886" w:author="Edu Fisica" w:date="2026-05-16T07:13:00Z">
          <w:pPr>
            <w:pBdr>
              <w:top w:val="nil"/>
              <w:left w:val="nil"/>
              <w:bottom w:val="nil"/>
              <w:right w:val="nil"/>
              <w:between w:val="nil"/>
            </w:pBdr>
            <w:jc w:val="both"/>
          </w:pPr>
        </w:pPrChange>
      </w:pPr>
      <w:r w:rsidRPr="00FF4F12">
        <w:rPr>
          <w:rFonts w:cs="Times New Roman"/>
          <w:szCs w:val="24"/>
          <w:lang w:val="es-CO"/>
        </w:rPr>
        <w:t>En síntesis, los resultados evidencian que las estrategias didácticas implementadas han incidido positivamente en las competencias sociales y en la percepción de la convivencia escolar, favoreciendo la transformación de las relaciones entre los estudiantes</w:t>
      </w:r>
      <w:del w:id="2887" w:author="Edu Fisica" w:date="2026-05-16T07:13:00Z">
        <w:r w:rsidRPr="00FF4F12">
          <w:rPr>
            <w:rFonts w:cs="Times New Roman"/>
            <w:szCs w:val="24"/>
            <w:lang w:val="es-CO"/>
          </w:rPr>
          <w:delText>.</w:delText>
        </w:r>
      </w:del>
      <w:ins w:id="2888" w:author="Edu Fisica" w:date="2026-05-16T07:13:00Z">
        <w:r w:rsidR="00CD779F">
          <w:rPr>
            <w:rFonts w:cs="Times New Roman"/>
            <w:szCs w:val="24"/>
            <w:lang w:val="es-CO"/>
          </w:rPr>
          <w:t xml:space="preserve"> (tabla 15)</w:t>
        </w:r>
        <w:r w:rsidRPr="00FF4F12">
          <w:rPr>
            <w:rFonts w:cs="Times New Roman"/>
            <w:szCs w:val="24"/>
            <w:lang w:val="es-CO"/>
          </w:rPr>
          <w:t>.</w:t>
        </w:r>
      </w:ins>
      <w:r w:rsidRPr="00FF4F12">
        <w:rPr>
          <w:rFonts w:cs="Times New Roman"/>
          <w:szCs w:val="24"/>
          <w:lang w:val="es-CO"/>
        </w:rPr>
        <w:t xml:space="preserve"> Estos hallazgos reafirman que la convivencia se construye en la interacción diaria y que su fortalecimiento requiere de espacios pedagógicos intencionados que promuevan el diálogo, la reflexión y la participación activa de todos los actores de la comunidad educativa (</w:t>
      </w:r>
      <w:proofErr w:type="spellStart"/>
      <w:r w:rsidRPr="00FF4F12">
        <w:rPr>
          <w:rFonts w:cs="Times New Roman"/>
          <w:szCs w:val="24"/>
          <w:lang w:val="es-CO"/>
        </w:rPr>
        <w:t>Nanjarí</w:t>
      </w:r>
      <w:proofErr w:type="spellEnd"/>
      <w:r w:rsidRPr="00FF4F12">
        <w:rPr>
          <w:rFonts w:cs="Times New Roman"/>
          <w:szCs w:val="24"/>
          <w:lang w:val="es-CO"/>
        </w:rPr>
        <w:t xml:space="preserve"> et al., 2021).</w:t>
      </w:r>
    </w:p>
    <w:p w14:paraId="4A058E8A" w14:textId="103626F4" w:rsidR="00D549F5" w:rsidRPr="00FF4F12" w:rsidRDefault="00D549F5" w:rsidP="00D549F5">
      <w:pPr>
        <w:rPr>
          <w:rFonts w:cs="Times New Roman"/>
          <w:szCs w:val="24"/>
          <w:highlight w:val="white"/>
        </w:rPr>
      </w:pPr>
      <w:r w:rsidRPr="00FF4F12">
        <w:rPr>
          <w:rFonts w:cs="Times New Roman"/>
          <w:szCs w:val="24"/>
          <w:lang w:val="es-CO"/>
        </w:rPr>
        <w:t>En segunda instancia, e</w:t>
      </w:r>
      <w:r w:rsidRPr="00FF4F12">
        <w:rPr>
          <w:rFonts w:cs="Times New Roman"/>
          <w:szCs w:val="24"/>
          <w:highlight w:val="white"/>
        </w:rPr>
        <w:t>l análisis de las entrevistas semiestructuradas realizadas a los docentes, complementado con la observación participante y los registros documentales, evidencia que las estrategias didácticas aplicadas diálogo, dinámicas artísticas, juegos de roles, proyectos interdisciplinarios y la figura de “gestores de paz” han tenido una incidencia significativa en el desarrollo de las competencias sociales de los estudiantes.</w:t>
      </w:r>
    </w:p>
    <w:p w14:paraId="523A20AB" w14:textId="77777777" w:rsidR="00D549F5" w:rsidRPr="00FF4F12" w:rsidRDefault="00D549F5" w:rsidP="00D549F5">
      <w:pPr>
        <w:rPr>
          <w:rFonts w:cs="Times New Roman"/>
          <w:szCs w:val="24"/>
          <w:highlight w:val="white"/>
        </w:rPr>
      </w:pPr>
      <w:r w:rsidRPr="00FF4F12">
        <w:rPr>
          <w:rFonts w:cs="Times New Roman"/>
          <w:szCs w:val="24"/>
          <w:highlight w:val="white"/>
        </w:rPr>
        <w:t>Competencias sociales: Los docentes señalan avances en la empatía, la cooperación y la comunicación asertiva. Por ejemplo, se destaca que los estudiantes “han mejorado la comunicación ya que evitan burlarse de sus compañeros y respetan las diferencias” y que las dinámicas grupales permiten “colocarse en los zapatos del otro” para comprender emociones ajenas. Estas evidencias muestran que las metodologías activas favorecen la interiorización de valores de respeto y solidaridad.</w:t>
      </w:r>
    </w:p>
    <w:p w14:paraId="1B04267A" w14:textId="77777777" w:rsidR="00D549F5" w:rsidRPr="00FF4F12" w:rsidRDefault="00D549F5" w:rsidP="00D549F5">
      <w:pPr>
        <w:rPr>
          <w:rFonts w:cs="Times New Roman"/>
          <w:szCs w:val="24"/>
          <w:highlight w:val="white"/>
        </w:rPr>
      </w:pPr>
      <w:r w:rsidRPr="00FF4F12">
        <w:rPr>
          <w:rFonts w:cs="Times New Roman"/>
          <w:szCs w:val="24"/>
          <w:highlight w:val="white"/>
        </w:rPr>
        <w:t>Percepción de convivencia: Aunque algunos docentes describen el ambiente como “regular” debido a la persistencia de conflictos verbales y físicos, otros resaltan que el 90% de los estudiantes son respetuosos y solidarios, aceptando las observaciones para mejorar. Esta diversidad de percepciones refleja que las estrategias didácticas han generado cambios positivos, pero aún requieren fortalecimiento institucional para consolidar una convivencia estable.</w:t>
      </w:r>
    </w:p>
    <w:p w14:paraId="0944CE72" w14:textId="77777777" w:rsidR="00D549F5" w:rsidRPr="00FF4F12" w:rsidRDefault="00D549F5" w:rsidP="00D549F5">
      <w:pPr>
        <w:rPr>
          <w:rFonts w:cs="Times New Roman"/>
          <w:szCs w:val="24"/>
          <w:highlight w:val="white"/>
        </w:rPr>
      </w:pPr>
      <w:r w:rsidRPr="00FF4F12">
        <w:rPr>
          <w:rFonts w:cs="Times New Roman"/>
          <w:szCs w:val="24"/>
          <w:highlight w:val="white"/>
        </w:rPr>
        <w:t>Impacto de metodologías activas: Las actividades artísticas, los talleres de expresión emocional y los proyectos colaborativos han permitido que los estudiantes gestionen mejor sus emociones y desarrollen habilidades de integración. El uso de dinámicas participativas y creativas se relaciona directamente con la prevención de conflictos y la mejora del rendimiento académico, mostrando que la educación para la paz se potencia cuando se vincula con experiencias significativas.</w:t>
      </w:r>
    </w:p>
    <w:p w14:paraId="2FB0A0C4" w14:textId="77777777" w:rsidR="00D549F5" w:rsidRPr="00FF4F12" w:rsidRDefault="00D549F5" w:rsidP="00D549F5">
      <w:pPr>
        <w:rPr>
          <w:rFonts w:cs="Times New Roman"/>
          <w:szCs w:val="24"/>
          <w:highlight w:val="white"/>
        </w:rPr>
      </w:pPr>
      <w:r w:rsidRPr="00FF4F12">
        <w:rPr>
          <w:rFonts w:cs="Times New Roman"/>
          <w:szCs w:val="24"/>
          <w:highlight w:val="white"/>
        </w:rPr>
        <w:t>Triangulación con registros documentales: Los informes de convivencia y registros anecdóticos confirman que los conflictos más frecuentes son agresiones físicas y verbales, pero también evidencian que la intervención de docentes y gestores de paz contribuye a la resolución pacífica y al seguimiento de casos especiales.</w:t>
      </w:r>
    </w:p>
    <w:p w14:paraId="26143F45" w14:textId="77777777" w:rsidR="00D549F5" w:rsidRPr="00FF4F12" w:rsidRDefault="00D549F5" w:rsidP="00D549F5">
      <w:pPr>
        <w:rPr>
          <w:rFonts w:cs="Times New Roman"/>
          <w:szCs w:val="24"/>
          <w:highlight w:val="white"/>
        </w:rPr>
      </w:pPr>
      <w:r w:rsidRPr="00FF4F12">
        <w:rPr>
          <w:rFonts w:cs="Times New Roman"/>
          <w:szCs w:val="24"/>
          <w:highlight w:val="white"/>
        </w:rPr>
        <w:t>En síntesis, las estrategias didácticas implementadas han incidido de manera positiva en el fortalecimiento de las competencias sociales y en la percepción de convivencia de los estudiantes del grado 6-1. No obstante, los hallazgos sugieren la necesidad de proyectos institucionales más integrales —como la presencia permanente de apoyo psicosocial y la articulación con padres de familia— para garantizar la sostenibilidad de los avances logrados.</w:t>
      </w:r>
    </w:p>
    <w:p w14:paraId="1BE476BD" w14:textId="77777777" w:rsidR="00D549F5" w:rsidRPr="00FF4F12" w:rsidRDefault="00D549F5" w:rsidP="00D549F5">
      <w:pPr>
        <w:spacing w:line="240" w:lineRule="auto"/>
        <w:rPr>
          <w:del w:id="2889" w:author="Edu Fisica" w:date="2026-05-16T07:13:00Z"/>
          <w:rFonts w:eastAsia="Times New Roman" w:cs="Times New Roman"/>
          <w:szCs w:val="24"/>
        </w:rPr>
      </w:pPr>
    </w:p>
    <w:p w14:paraId="26ABFBBD" w14:textId="77777777" w:rsidR="00D549F5" w:rsidRPr="00FF4F12" w:rsidRDefault="00D549F5" w:rsidP="00D549F5">
      <w:pPr>
        <w:pStyle w:val="Descripcin"/>
        <w:keepNext/>
        <w:ind w:firstLine="0"/>
        <w:rPr>
          <w:del w:id="2890" w:author="Edu Fisica" w:date="2026-05-16T07:13:00Z"/>
          <w:rFonts w:cs="Times New Roman"/>
        </w:rPr>
      </w:pPr>
    </w:p>
    <w:p w14:paraId="2A739C7F" w14:textId="77777777" w:rsidR="00143231" w:rsidRDefault="00D549F5" w:rsidP="00D549F5">
      <w:pPr>
        <w:pStyle w:val="Descripcin"/>
        <w:keepNext/>
        <w:rPr>
          <w:ins w:id="2891" w:author="Edu Fisica" w:date="2026-05-16T07:13:00Z"/>
          <w:rFonts w:cs="Times New Roman"/>
          <w:sz w:val="20"/>
          <w:szCs w:val="20"/>
        </w:rPr>
      </w:pPr>
      <w:bookmarkStart w:id="2892" w:name="_Toc227605706"/>
      <w:bookmarkStart w:id="2893" w:name="_Toc229133615"/>
      <w:bookmarkStart w:id="2894" w:name="_Toc227693003"/>
      <w:r w:rsidRPr="00FC58F6">
        <w:rPr>
          <w:sz w:val="20"/>
          <w:rPrChange w:id="2895" w:author="Edu Fisica" w:date="2026-05-16T07:13:00Z">
            <w:rPr/>
          </w:rPrChange>
        </w:rPr>
        <w:t xml:space="preserve">Tabla </w:t>
      </w:r>
      <w:r w:rsidRPr="00FC58F6">
        <w:rPr>
          <w:sz w:val="20"/>
          <w:rPrChange w:id="2896" w:author="Edu Fisica" w:date="2026-05-16T07:13:00Z">
            <w:rPr/>
          </w:rPrChange>
        </w:rPr>
        <w:fldChar w:fldCharType="begin"/>
      </w:r>
      <w:r w:rsidRPr="00FC58F6">
        <w:rPr>
          <w:sz w:val="20"/>
          <w:rPrChange w:id="2897" w:author="Edu Fisica" w:date="2026-05-16T07:13:00Z">
            <w:rPr/>
          </w:rPrChange>
        </w:rPr>
        <w:instrText xml:space="preserve"> SEQ Tabla \* ARABIC </w:instrText>
      </w:r>
      <w:r w:rsidRPr="00FC58F6">
        <w:rPr>
          <w:sz w:val="20"/>
          <w:rPrChange w:id="2898" w:author="Edu Fisica" w:date="2026-05-16T07:13:00Z">
            <w:rPr/>
          </w:rPrChange>
        </w:rPr>
        <w:fldChar w:fldCharType="separate"/>
      </w:r>
      <w:r w:rsidR="0072781F" w:rsidRPr="00FC58F6">
        <w:rPr>
          <w:sz w:val="20"/>
          <w:rPrChange w:id="2899" w:author="Edu Fisica" w:date="2026-05-16T07:13:00Z">
            <w:rPr/>
          </w:rPrChange>
        </w:rPr>
        <w:t>16</w:t>
      </w:r>
      <w:r w:rsidRPr="00FC58F6">
        <w:rPr>
          <w:sz w:val="20"/>
          <w:rPrChange w:id="2900" w:author="Edu Fisica" w:date="2026-05-16T07:13:00Z">
            <w:rPr/>
          </w:rPrChange>
        </w:rPr>
        <w:fldChar w:fldCharType="end"/>
      </w:r>
      <w:r w:rsidRPr="00FC58F6">
        <w:rPr>
          <w:sz w:val="20"/>
          <w:rPrChange w:id="2901" w:author="Edu Fisica" w:date="2026-05-16T07:13:00Z">
            <w:rPr/>
          </w:rPrChange>
        </w:rPr>
        <w:t xml:space="preserve"> </w:t>
      </w:r>
    </w:p>
    <w:p w14:paraId="4EB3B496" w14:textId="243543B7" w:rsidR="00D549F5" w:rsidRPr="00FC58F6" w:rsidRDefault="00D549F5" w:rsidP="00D549F5">
      <w:pPr>
        <w:pStyle w:val="Descripcin"/>
        <w:keepNext/>
        <w:rPr>
          <w:sz w:val="20"/>
          <w:rPrChange w:id="2902" w:author="Edu Fisica" w:date="2026-05-16T07:13:00Z">
            <w:rPr/>
          </w:rPrChange>
        </w:rPr>
      </w:pPr>
      <w:r w:rsidRPr="00FC58F6">
        <w:rPr>
          <w:sz w:val="20"/>
          <w:rPrChange w:id="2903" w:author="Edu Fisica" w:date="2026-05-16T07:13:00Z">
            <w:rPr/>
          </w:rPrChange>
        </w:rPr>
        <w:t>Análisis de resultados entrevistas a docentes de la IEJAG</w:t>
      </w:r>
      <w:bookmarkEnd w:id="2892"/>
      <w:bookmarkEnd w:id="2893"/>
      <w:bookmarkEnd w:id="2894"/>
    </w:p>
    <w:tbl>
      <w:tblPr>
        <w:tblStyle w:val="Tablanormal2"/>
        <w:tblW w:w="0" w:type="auto"/>
        <w:tblLook w:val="04A0" w:firstRow="1" w:lastRow="0" w:firstColumn="1" w:lastColumn="0" w:noHBand="0" w:noVBand="1"/>
        <w:tblPrChange w:id="2904" w:author="Edu Fisica" w:date="2026-05-16T07:13:00Z">
          <w:tblPr>
            <w:tblStyle w:val="Tablaconcuadrcula"/>
            <w:tblW w:w="0" w:type="auto"/>
            <w:tblLook w:val="04A0" w:firstRow="1" w:lastRow="0" w:firstColumn="1" w:lastColumn="0" w:noHBand="0" w:noVBand="1"/>
          </w:tblPr>
        </w:tblPrChange>
      </w:tblPr>
      <w:tblGrid>
        <w:gridCol w:w="2242"/>
        <w:gridCol w:w="1732"/>
        <w:gridCol w:w="1843"/>
        <w:gridCol w:w="3543"/>
        <w:tblGridChange w:id="2905">
          <w:tblGrid>
            <w:gridCol w:w="2232"/>
            <w:gridCol w:w="1732"/>
            <w:gridCol w:w="1843"/>
            <w:gridCol w:w="3543"/>
          </w:tblGrid>
        </w:tblGridChange>
      </w:tblGrid>
      <w:tr w:rsidR="00D549F5" w:rsidRPr="00FF4F12" w14:paraId="33265A21" w14:textId="77777777" w:rsidTr="00A41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Change w:id="2906" w:author="Edu Fisica" w:date="2026-05-16T07:13:00Z">
              <w:tcPr>
                <w:tcW w:w="0" w:type="auto"/>
                <w:tcBorders>
                  <w:bottom w:val="none" w:sz="0" w:space="0" w:color="auto"/>
                </w:tcBorders>
                <w:hideMark/>
              </w:tcPr>
            </w:tcPrChange>
          </w:tcPr>
          <w:p w14:paraId="73A8CB23" w14:textId="77777777" w:rsidR="00D549F5" w:rsidRPr="00FF4F12" w:rsidRDefault="00D549F5" w:rsidP="0072781F">
            <w:pPr>
              <w:spacing w:line="240" w:lineRule="auto"/>
              <w:ind w:firstLine="0"/>
              <w:cnfStyle w:val="101000000000" w:firstRow="1" w:lastRow="0" w:firstColumn="1" w:lastColumn="0" w:oddVBand="0" w:evenVBand="0" w:oddHBand="0" w:evenHBand="0" w:firstRowFirstColumn="0" w:firstRowLastColumn="0" w:lastRowFirstColumn="0" w:lastRowLastColumn="0"/>
              <w:rPr>
                <w:b w:val="0"/>
                <w:sz w:val="20"/>
                <w:rPrChange w:id="2907" w:author="Edu Fisica" w:date="2026-05-16T07:13:00Z">
                  <w:rPr>
                    <w:sz w:val="20"/>
                  </w:rPr>
                </w:rPrChange>
              </w:rPr>
            </w:pPr>
            <w:r w:rsidRPr="00DC5717">
              <w:rPr>
                <w:sz w:val="20"/>
              </w:rPr>
              <w:t>Estrategias didácticas</w:t>
            </w:r>
          </w:p>
        </w:tc>
        <w:tc>
          <w:tcPr>
            <w:tcW w:w="1732" w:type="dxa"/>
            <w:hideMark/>
            <w:tcPrChange w:id="2908" w:author="Edu Fisica" w:date="2026-05-16T07:13:00Z">
              <w:tcPr>
                <w:tcW w:w="1732" w:type="dxa"/>
                <w:tcBorders>
                  <w:bottom w:val="none" w:sz="0" w:space="0" w:color="auto"/>
                </w:tcBorders>
                <w:hideMark/>
              </w:tcPr>
            </w:tcPrChange>
          </w:tcPr>
          <w:p w14:paraId="2D85E69E" w14:textId="77777777" w:rsidR="00D549F5" w:rsidRPr="00FF4F12" w:rsidRDefault="00D549F5" w:rsidP="0072781F">
            <w:pPr>
              <w:spacing w:line="240" w:lineRule="auto"/>
              <w:ind w:firstLine="0"/>
              <w:cnfStyle w:val="100000000000" w:firstRow="1" w:lastRow="0" w:firstColumn="0" w:lastColumn="0" w:oddVBand="0" w:evenVBand="0" w:oddHBand="0" w:evenHBand="0" w:firstRowFirstColumn="0" w:firstRowLastColumn="0" w:lastRowFirstColumn="0" w:lastRowLastColumn="0"/>
              <w:rPr>
                <w:b w:val="0"/>
                <w:sz w:val="20"/>
                <w:rPrChange w:id="2909" w:author="Edu Fisica" w:date="2026-05-16T07:13:00Z">
                  <w:rPr>
                    <w:sz w:val="20"/>
                  </w:rPr>
                </w:rPrChange>
              </w:rPr>
            </w:pPr>
            <w:r w:rsidRPr="00DC5717">
              <w:rPr>
                <w:sz w:val="20"/>
              </w:rPr>
              <w:t>Competencias sociales</w:t>
            </w:r>
          </w:p>
        </w:tc>
        <w:tc>
          <w:tcPr>
            <w:tcW w:w="1843" w:type="dxa"/>
            <w:hideMark/>
            <w:tcPrChange w:id="2910" w:author="Edu Fisica" w:date="2026-05-16T07:13:00Z">
              <w:tcPr>
                <w:tcW w:w="1843" w:type="dxa"/>
                <w:tcBorders>
                  <w:bottom w:val="none" w:sz="0" w:space="0" w:color="auto"/>
                </w:tcBorders>
                <w:hideMark/>
              </w:tcPr>
            </w:tcPrChange>
          </w:tcPr>
          <w:p w14:paraId="04ECFA44" w14:textId="77777777" w:rsidR="00D549F5" w:rsidRPr="00FF4F12" w:rsidRDefault="00D549F5" w:rsidP="0072781F">
            <w:pPr>
              <w:spacing w:line="240" w:lineRule="auto"/>
              <w:ind w:firstLine="0"/>
              <w:cnfStyle w:val="100000000000" w:firstRow="1" w:lastRow="0" w:firstColumn="0" w:lastColumn="0" w:oddVBand="0" w:evenVBand="0" w:oddHBand="0" w:evenHBand="0" w:firstRowFirstColumn="0" w:firstRowLastColumn="0" w:lastRowFirstColumn="0" w:lastRowLastColumn="0"/>
              <w:rPr>
                <w:b w:val="0"/>
                <w:sz w:val="20"/>
                <w:rPrChange w:id="2911" w:author="Edu Fisica" w:date="2026-05-16T07:13:00Z">
                  <w:rPr>
                    <w:sz w:val="20"/>
                  </w:rPr>
                </w:rPrChange>
              </w:rPr>
            </w:pPr>
            <w:r w:rsidRPr="00DC5717">
              <w:rPr>
                <w:sz w:val="20"/>
              </w:rPr>
              <w:t>Percepción de convivencia</w:t>
            </w:r>
          </w:p>
        </w:tc>
        <w:tc>
          <w:tcPr>
            <w:tcW w:w="3543" w:type="dxa"/>
            <w:hideMark/>
            <w:tcPrChange w:id="2912" w:author="Edu Fisica" w:date="2026-05-16T07:13:00Z">
              <w:tcPr>
                <w:tcW w:w="3543" w:type="dxa"/>
                <w:tcBorders>
                  <w:bottom w:val="none" w:sz="0" w:space="0" w:color="auto"/>
                </w:tcBorders>
                <w:hideMark/>
              </w:tcPr>
            </w:tcPrChange>
          </w:tcPr>
          <w:p w14:paraId="1249C564" w14:textId="77777777" w:rsidR="00D549F5" w:rsidRPr="00FF4F12" w:rsidRDefault="00D549F5" w:rsidP="0072781F">
            <w:pPr>
              <w:spacing w:line="240" w:lineRule="auto"/>
              <w:ind w:firstLine="0"/>
              <w:cnfStyle w:val="100000000000" w:firstRow="1" w:lastRow="0" w:firstColumn="0" w:lastColumn="0" w:oddVBand="0" w:evenVBand="0" w:oddHBand="0" w:evenHBand="0" w:firstRowFirstColumn="0" w:firstRowLastColumn="0" w:lastRowFirstColumn="0" w:lastRowLastColumn="0"/>
              <w:rPr>
                <w:b w:val="0"/>
                <w:sz w:val="20"/>
                <w:rPrChange w:id="2913" w:author="Edu Fisica" w:date="2026-05-16T07:13:00Z">
                  <w:rPr>
                    <w:sz w:val="20"/>
                  </w:rPr>
                </w:rPrChange>
              </w:rPr>
            </w:pPr>
            <w:r w:rsidRPr="00DC5717">
              <w:rPr>
                <w:sz w:val="20"/>
              </w:rPr>
              <w:t>Evidencias de entrevistas y registros</w:t>
            </w:r>
          </w:p>
        </w:tc>
      </w:tr>
      <w:tr w:rsidR="00D549F5" w:rsidRPr="00FF4F12" w14:paraId="40659218" w14:textId="77777777" w:rsidTr="00A41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Change w:id="2914" w:author="Edu Fisica" w:date="2026-05-16T07:13:00Z">
              <w:tcPr>
                <w:tcW w:w="0" w:type="auto"/>
                <w:tcBorders>
                  <w:top w:val="none" w:sz="0" w:space="0" w:color="auto"/>
                  <w:bottom w:val="none" w:sz="0" w:space="0" w:color="auto"/>
                </w:tcBorders>
                <w:hideMark/>
              </w:tcPr>
            </w:tcPrChange>
          </w:tcPr>
          <w:p w14:paraId="615C84CB" w14:textId="77777777" w:rsidR="00D549F5" w:rsidRPr="00FF4F12" w:rsidRDefault="00D549F5" w:rsidP="00D549F5">
            <w:pPr>
              <w:spacing w:line="240" w:lineRule="auto"/>
              <w:cnfStyle w:val="001000100000" w:firstRow="0" w:lastRow="0" w:firstColumn="1" w:lastColumn="0" w:oddVBand="0" w:evenVBand="0" w:oddHBand="1" w:evenHBand="0" w:firstRowFirstColumn="0" w:firstRowLastColumn="0" w:lastRowFirstColumn="0" w:lastRowLastColumn="0"/>
              <w:rPr>
                <w:rFonts w:eastAsia="Times New Roman" w:cs="Times New Roman"/>
                <w:sz w:val="20"/>
                <w:szCs w:val="20"/>
              </w:rPr>
            </w:pPr>
            <w:r w:rsidRPr="00DC5717">
              <w:rPr>
                <w:sz w:val="20"/>
              </w:rPr>
              <w:t>Docente 1</w:t>
            </w:r>
            <w:r w:rsidRPr="00FF4F12">
              <w:rPr>
                <w:rFonts w:eastAsia="Times New Roman" w:cs="Times New Roman"/>
                <w:sz w:val="20"/>
                <w:szCs w:val="20"/>
              </w:rPr>
              <w:t>: Diálogo entre docente y estudiantes; Juegos de roles; Gestores de paz</w:t>
            </w:r>
          </w:p>
        </w:tc>
        <w:tc>
          <w:tcPr>
            <w:tcW w:w="1732" w:type="dxa"/>
            <w:hideMark/>
            <w:tcPrChange w:id="2915" w:author="Edu Fisica" w:date="2026-05-16T07:13:00Z">
              <w:tcPr>
                <w:tcW w:w="1732" w:type="dxa"/>
                <w:tcBorders>
                  <w:top w:val="none" w:sz="0" w:space="0" w:color="auto"/>
                  <w:bottom w:val="none" w:sz="0" w:space="0" w:color="auto"/>
                </w:tcBorders>
                <w:hideMark/>
              </w:tcPr>
            </w:tcPrChange>
          </w:tcPr>
          <w:p w14:paraId="0B0059F0" w14:textId="77777777" w:rsidR="0072781F" w:rsidRPr="00FF4F12" w:rsidRDefault="0072781F" w:rsidP="00D549F5">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p>
          <w:p w14:paraId="355F53A9" w14:textId="203421C6" w:rsidR="00D549F5" w:rsidRPr="00FF4F12" w:rsidRDefault="00D549F5" w:rsidP="00D549F5">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Comunicación asertiva, empatía, responsabilidad</w:t>
            </w:r>
          </w:p>
        </w:tc>
        <w:tc>
          <w:tcPr>
            <w:tcW w:w="1843" w:type="dxa"/>
            <w:hideMark/>
            <w:tcPrChange w:id="2916" w:author="Edu Fisica" w:date="2026-05-16T07:13:00Z">
              <w:tcPr>
                <w:tcW w:w="1843" w:type="dxa"/>
                <w:tcBorders>
                  <w:top w:val="none" w:sz="0" w:space="0" w:color="auto"/>
                  <w:bottom w:val="none" w:sz="0" w:space="0" w:color="auto"/>
                </w:tcBorders>
                <w:hideMark/>
              </w:tcPr>
            </w:tcPrChange>
          </w:tcPr>
          <w:p w14:paraId="7FDA3C22" w14:textId="77777777" w:rsidR="0072781F" w:rsidRPr="00FF4F12" w:rsidRDefault="0072781F" w:rsidP="00D549F5">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p>
          <w:p w14:paraId="25195429" w14:textId="2786F7B9" w:rsidR="00D549F5" w:rsidRPr="00FF4F12" w:rsidRDefault="00D549F5" w:rsidP="00D549F5">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Ambiente regular con conflictos frecuentes</w:t>
            </w:r>
          </w:p>
        </w:tc>
        <w:tc>
          <w:tcPr>
            <w:tcW w:w="3543" w:type="dxa"/>
            <w:hideMark/>
            <w:tcPrChange w:id="2917" w:author="Edu Fisica" w:date="2026-05-16T07:13:00Z">
              <w:tcPr>
                <w:tcW w:w="3543" w:type="dxa"/>
                <w:tcBorders>
                  <w:top w:val="none" w:sz="0" w:space="0" w:color="auto"/>
                  <w:bottom w:val="none" w:sz="0" w:space="0" w:color="auto"/>
                </w:tcBorders>
                <w:hideMark/>
              </w:tcPr>
            </w:tcPrChange>
          </w:tcPr>
          <w:p w14:paraId="57BE7399" w14:textId="77777777" w:rsidR="00D549F5" w:rsidRPr="00FF4F12" w:rsidRDefault="00D549F5" w:rsidP="00D549F5">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“Se lleva un seguimiento del comportamiento por parte de un gestor de paz…”; “Interpretación de emociones a fin de que se desarrolle la empatía y se coloquen en los zapatos del otro”</w:t>
            </w:r>
          </w:p>
        </w:tc>
      </w:tr>
      <w:tr w:rsidR="00D549F5" w:rsidRPr="00FF4F12" w14:paraId="24F2ED68" w14:textId="77777777" w:rsidTr="00A414E7">
        <w:tc>
          <w:tcPr>
            <w:cnfStyle w:val="001000000000" w:firstRow="0" w:lastRow="0" w:firstColumn="1" w:lastColumn="0" w:oddVBand="0" w:evenVBand="0" w:oddHBand="0" w:evenHBand="0" w:firstRowFirstColumn="0" w:firstRowLastColumn="0" w:lastRowFirstColumn="0" w:lastRowLastColumn="0"/>
            <w:tcW w:w="0" w:type="auto"/>
            <w:hideMark/>
            <w:tcPrChange w:id="2918" w:author="Edu Fisica" w:date="2026-05-16T07:13:00Z">
              <w:tcPr>
                <w:tcW w:w="0" w:type="auto"/>
                <w:hideMark/>
              </w:tcPr>
            </w:tcPrChange>
          </w:tcPr>
          <w:p w14:paraId="13A27093" w14:textId="77777777" w:rsidR="00D549F5" w:rsidRPr="00FF4F12" w:rsidRDefault="00D549F5" w:rsidP="00D549F5">
            <w:pPr>
              <w:spacing w:line="240" w:lineRule="auto"/>
              <w:rPr>
                <w:rFonts w:eastAsia="Times New Roman" w:cs="Times New Roman"/>
                <w:sz w:val="20"/>
                <w:szCs w:val="20"/>
              </w:rPr>
            </w:pPr>
            <w:r w:rsidRPr="00DC5717">
              <w:rPr>
                <w:sz w:val="20"/>
              </w:rPr>
              <w:t>Docente 2</w:t>
            </w:r>
            <w:r w:rsidRPr="00FF4F12">
              <w:rPr>
                <w:rFonts w:eastAsia="Times New Roman" w:cs="Times New Roman"/>
                <w:sz w:val="20"/>
                <w:szCs w:val="20"/>
              </w:rPr>
              <w:t>: Dinámicas artísticas (pintura, collages, historietas); Proyectos interdisciplinarios</w:t>
            </w:r>
          </w:p>
        </w:tc>
        <w:tc>
          <w:tcPr>
            <w:tcW w:w="1732" w:type="dxa"/>
            <w:hideMark/>
            <w:tcPrChange w:id="2919" w:author="Edu Fisica" w:date="2026-05-16T07:13:00Z">
              <w:tcPr>
                <w:tcW w:w="1732" w:type="dxa"/>
                <w:hideMark/>
              </w:tcPr>
            </w:tcPrChange>
          </w:tcPr>
          <w:p w14:paraId="2A51D3B9" w14:textId="77777777" w:rsidR="0072781F" w:rsidRPr="00FF4F12" w:rsidRDefault="0072781F" w:rsidP="0072781F">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p>
          <w:p w14:paraId="59C56050" w14:textId="0623E697" w:rsidR="00D549F5" w:rsidRPr="00FF4F12" w:rsidRDefault="00D549F5" w:rsidP="0072781F">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Empatía, cooperación, respeto</w:t>
            </w:r>
          </w:p>
        </w:tc>
        <w:tc>
          <w:tcPr>
            <w:tcW w:w="1843" w:type="dxa"/>
            <w:hideMark/>
            <w:tcPrChange w:id="2920" w:author="Edu Fisica" w:date="2026-05-16T07:13:00Z">
              <w:tcPr>
                <w:tcW w:w="1843" w:type="dxa"/>
                <w:hideMark/>
              </w:tcPr>
            </w:tcPrChange>
          </w:tcPr>
          <w:p w14:paraId="6711D480" w14:textId="77777777" w:rsidR="0072781F" w:rsidRPr="00FF4F12" w:rsidRDefault="0072781F" w:rsidP="0072781F">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p>
          <w:p w14:paraId="040CBDA6" w14:textId="7241F2F0" w:rsidR="00D549F5" w:rsidRPr="00FF4F12" w:rsidRDefault="00D549F5" w:rsidP="0072781F">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Ambiente positivo con respeto y solidaridad</w:t>
            </w:r>
          </w:p>
        </w:tc>
        <w:tc>
          <w:tcPr>
            <w:tcW w:w="3543" w:type="dxa"/>
            <w:hideMark/>
            <w:tcPrChange w:id="2921" w:author="Edu Fisica" w:date="2026-05-16T07:13:00Z">
              <w:tcPr>
                <w:tcW w:w="3543" w:type="dxa"/>
                <w:hideMark/>
              </w:tcPr>
            </w:tcPrChange>
          </w:tcPr>
          <w:p w14:paraId="77D441F3" w14:textId="77777777" w:rsidR="00D549F5" w:rsidRPr="00FF4F12" w:rsidRDefault="00D549F5" w:rsidP="00D549F5">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“Se realizan talleres de pintura de libre expresión que permiten a los estudiantes entenderse a sí mismos y a los demás”; “Proyectos que fomenten la cooperación, la expresión de emociones y el conocimiento del entorno a través de la práctica artística”</w:t>
            </w:r>
          </w:p>
        </w:tc>
      </w:tr>
      <w:tr w:rsidR="00D549F5" w:rsidRPr="00FF4F12" w14:paraId="781019CD" w14:textId="77777777" w:rsidTr="00A41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Change w:id="2922" w:author="Edu Fisica" w:date="2026-05-16T07:13:00Z">
              <w:tcPr>
                <w:tcW w:w="0" w:type="auto"/>
                <w:tcBorders>
                  <w:top w:val="none" w:sz="0" w:space="0" w:color="auto"/>
                  <w:bottom w:val="none" w:sz="0" w:space="0" w:color="auto"/>
                </w:tcBorders>
                <w:hideMark/>
              </w:tcPr>
            </w:tcPrChange>
          </w:tcPr>
          <w:p w14:paraId="168A7870" w14:textId="77777777" w:rsidR="00D549F5" w:rsidRPr="00FF4F12" w:rsidRDefault="00D549F5" w:rsidP="00D549F5">
            <w:pPr>
              <w:spacing w:line="240" w:lineRule="auto"/>
              <w:cnfStyle w:val="001000100000" w:firstRow="0" w:lastRow="0" w:firstColumn="1" w:lastColumn="0" w:oddVBand="0" w:evenVBand="0" w:oddHBand="1" w:evenHBand="0" w:firstRowFirstColumn="0" w:firstRowLastColumn="0" w:lastRowFirstColumn="0" w:lastRowLastColumn="0"/>
              <w:rPr>
                <w:rFonts w:eastAsia="Times New Roman" w:cs="Times New Roman"/>
                <w:sz w:val="20"/>
                <w:szCs w:val="20"/>
              </w:rPr>
            </w:pPr>
            <w:r w:rsidRPr="00DC5717">
              <w:rPr>
                <w:sz w:val="20"/>
              </w:rPr>
              <w:t>Docente 3</w:t>
            </w:r>
            <w:r w:rsidRPr="00FF4F12">
              <w:rPr>
                <w:rFonts w:eastAsia="Times New Roman" w:cs="Times New Roman"/>
                <w:sz w:val="20"/>
                <w:szCs w:val="20"/>
              </w:rPr>
              <w:t>: Dinámicas artísticas y narrativas visuales</w:t>
            </w:r>
          </w:p>
        </w:tc>
        <w:tc>
          <w:tcPr>
            <w:tcW w:w="1732" w:type="dxa"/>
            <w:hideMark/>
            <w:tcPrChange w:id="2923" w:author="Edu Fisica" w:date="2026-05-16T07:13:00Z">
              <w:tcPr>
                <w:tcW w:w="1732" w:type="dxa"/>
                <w:tcBorders>
                  <w:top w:val="none" w:sz="0" w:space="0" w:color="auto"/>
                  <w:bottom w:val="none" w:sz="0" w:space="0" w:color="auto"/>
                </w:tcBorders>
                <w:hideMark/>
              </w:tcPr>
            </w:tcPrChange>
          </w:tcPr>
          <w:p w14:paraId="7C21AB54" w14:textId="77777777" w:rsidR="0072781F" w:rsidRPr="00FF4F12" w:rsidRDefault="0072781F" w:rsidP="0072781F">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p>
          <w:p w14:paraId="593B295E" w14:textId="6DAF60CE" w:rsidR="00D549F5" w:rsidRPr="00FF4F12" w:rsidRDefault="00D549F5" w:rsidP="0072781F">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Empatía, comunicación asertiva, respeto</w:t>
            </w:r>
          </w:p>
        </w:tc>
        <w:tc>
          <w:tcPr>
            <w:tcW w:w="1843" w:type="dxa"/>
            <w:hideMark/>
            <w:tcPrChange w:id="2924" w:author="Edu Fisica" w:date="2026-05-16T07:13:00Z">
              <w:tcPr>
                <w:tcW w:w="1843" w:type="dxa"/>
                <w:tcBorders>
                  <w:top w:val="none" w:sz="0" w:space="0" w:color="auto"/>
                  <w:bottom w:val="none" w:sz="0" w:space="0" w:color="auto"/>
                </w:tcBorders>
                <w:hideMark/>
              </w:tcPr>
            </w:tcPrChange>
          </w:tcPr>
          <w:p w14:paraId="267D248F" w14:textId="77777777" w:rsidR="0072781F" w:rsidRPr="00FF4F12" w:rsidRDefault="0072781F" w:rsidP="0072781F">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p>
          <w:p w14:paraId="4DAEDC54" w14:textId="32B6B652" w:rsidR="00D549F5" w:rsidRPr="00FF4F12" w:rsidRDefault="00D549F5" w:rsidP="0072781F">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Ambiente positivo con mayoría de estudiantes solidarios</w:t>
            </w:r>
          </w:p>
        </w:tc>
        <w:tc>
          <w:tcPr>
            <w:tcW w:w="3543" w:type="dxa"/>
            <w:hideMark/>
            <w:tcPrChange w:id="2925" w:author="Edu Fisica" w:date="2026-05-16T07:13:00Z">
              <w:tcPr>
                <w:tcW w:w="3543" w:type="dxa"/>
                <w:tcBorders>
                  <w:top w:val="none" w:sz="0" w:space="0" w:color="auto"/>
                  <w:bottom w:val="none" w:sz="0" w:space="0" w:color="auto"/>
                </w:tcBorders>
                <w:hideMark/>
              </w:tcPr>
            </w:tcPrChange>
          </w:tcPr>
          <w:p w14:paraId="010773B6" w14:textId="77777777" w:rsidR="0072781F" w:rsidRPr="00FF4F12" w:rsidRDefault="0072781F" w:rsidP="0072781F">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p>
          <w:p w14:paraId="484772E8" w14:textId="29F04157" w:rsidR="00D549F5" w:rsidRPr="00FF4F12" w:rsidRDefault="00D549F5" w:rsidP="0072781F">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“El 90% de los estudiantes son respetuosos, solidarios y aceptan las observaciones para mejorar”</w:t>
            </w:r>
          </w:p>
        </w:tc>
      </w:tr>
    </w:tbl>
    <w:p w14:paraId="2EE55BA7" w14:textId="77777777" w:rsidR="00D549F5" w:rsidRPr="00FF4F12" w:rsidRDefault="00D549F5" w:rsidP="00D549F5">
      <w:pPr>
        <w:rPr>
          <w:del w:id="2926" w:author="Edu Fisica" w:date="2026-05-16T07:13:00Z"/>
          <w:rFonts w:cs="Times New Roman"/>
        </w:rPr>
      </w:pPr>
    </w:p>
    <w:p w14:paraId="39EB3396" w14:textId="2FF9CEEA" w:rsidR="00FC58F6" w:rsidRDefault="00D549F5" w:rsidP="00D549F5">
      <w:pPr>
        <w:rPr>
          <w:ins w:id="2927" w:author="Edu Fisica" w:date="2026-05-16T07:13:00Z"/>
          <w:rFonts w:cs="Times New Roman"/>
          <w:sz w:val="20"/>
          <w:szCs w:val="20"/>
        </w:rPr>
      </w:pPr>
      <w:del w:id="2928" w:author="Edu Fisica" w:date="2026-05-16T07:13:00Z">
        <w:r w:rsidRPr="000B45BE">
          <w:rPr>
            <w:rFonts w:cs="Times New Roman"/>
            <w:i/>
            <w:color w:val="FF0000"/>
            <w:szCs w:val="24"/>
            <w:highlight w:val="white"/>
          </w:rPr>
          <w:delText>Nota:</w:delText>
        </w:r>
        <w:r w:rsidRPr="00FF4F12">
          <w:rPr>
            <w:rFonts w:cs="Times New Roman"/>
            <w:szCs w:val="24"/>
            <w:highlight w:val="white"/>
          </w:rPr>
          <w:delText xml:space="preserve"> </w:delText>
        </w:r>
      </w:del>
      <w:ins w:id="2929" w:author="Edu Fisica" w:date="2026-05-16T07:13:00Z">
        <w:r w:rsidRPr="00143231">
          <w:rPr>
            <w:rFonts w:cs="Times New Roman"/>
            <w:i/>
            <w:sz w:val="20"/>
            <w:szCs w:val="20"/>
            <w:highlight w:val="white"/>
          </w:rPr>
          <w:t>Nota</w:t>
        </w:r>
        <w:r w:rsidR="00FC58F6" w:rsidRPr="00143231">
          <w:rPr>
            <w:rFonts w:cs="Times New Roman"/>
            <w:i/>
            <w:sz w:val="20"/>
            <w:szCs w:val="20"/>
            <w:highlight w:val="white"/>
          </w:rPr>
          <w:t>.</w:t>
        </w:r>
        <w:r w:rsidRPr="00143231">
          <w:rPr>
            <w:rFonts w:cs="Times New Roman"/>
            <w:sz w:val="20"/>
            <w:szCs w:val="20"/>
            <w:highlight w:val="white"/>
          </w:rPr>
          <w:t xml:space="preserve"> </w:t>
        </w:r>
        <w:r w:rsidR="00FC58F6" w:rsidRPr="00143231">
          <w:rPr>
            <w:rFonts w:cs="Times New Roman"/>
            <w:sz w:val="20"/>
            <w:szCs w:val="20"/>
          </w:rPr>
          <w:t xml:space="preserve">Elaboración </w:t>
        </w:r>
        <w:r w:rsidR="00FC58F6">
          <w:rPr>
            <w:rFonts w:cs="Times New Roman"/>
            <w:sz w:val="20"/>
            <w:szCs w:val="20"/>
          </w:rPr>
          <w:t>propia. Descripción de entrevista semiestructurada realizada a una muestra de docentes.</w:t>
        </w:r>
      </w:ins>
    </w:p>
    <w:p w14:paraId="43746E8F" w14:textId="1D83B828" w:rsidR="00D549F5" w:rsidRPr="00FC58F6" w:rsidRDefault="00D549F5" w:rsidP="00D549F5">
      <w:pPr>
        <w:rPr>
          <w:rFonts w:cs="Times New Roman"/>
          <w:szCs w:val="24"/>
          <w:highlight w:val="white"/>
        </w:rPr>
      </w:pPr>
      <w:r w:rsidRPr="00FC58F6">
        <w:rPr>
          <w:rFonts w:cs="Times New Roman"/>
          <w:szCs w:val="24"/>
        </w:rPr>
        <w:t>La tabla organiza los hallazgos de la entrevista a docentes en cuatro dimensiones: estrategias didácticas, competencias sociales, percepción de convivencia y evidencias. Su propósito es ofrecer una visión comparativa que facilite el análisis y la integración de estas voces en el diseño de protocolos y estrategias de convivencia escolar</w:t>
      </w:r>
      <w:del w:id="2930" w:author="Edu Fisica" w:date="2026-05-16T07:13:00Z">
        <w:r w:rsidRPr="00FF4F12">
          <w:rPr>
            <w:rFonts w:cs="Times New Roman"/>
            <w:szCs w:val="24"/>
          </w:rPr>
          <w:delText>.</w:delText>
        </w:r>
      </w:del>
      <w:ins w:id="2931" w:author="Edu Fisica" w:date="2026-05-16T07:13:00Z">
        <w:r w:rsidR="00FC58F6">
          <w:rPr>
            <w:rFonts w:cs="Times New Roman"/>
            <w:szCs w:val="24"/>
          </w:rPr>
          <w:t xml:space="preserve"> (tabla 16)</w:t>
        </w:r>
        <w:r w:rsidRPr="00FC58F6">
          <w:rPr>
            <w:rFonts w:cs="Times New Roman"/>
            <w:szCs w:val="24"/>
          </w:rPr>
          <w:t>.</w:t>
        </w:r>
      </w:ins>
    </w:p>
    <w:p w14:paraId="64C24BCC" w14:textId="77777777" w:rsidR="00D549F5" w:rsidRPr="00FF4F12" w:rsidRDefault="00D549F5" w:rsidP="00D549F5">
      <w:pPr>
        <w:rPr>
          <w:rFonts w:cs="Times New Roman"/>
          <w:szCs w:val="24"/>
          <w:highlight w:val="white"/>
        </w:rPr>
      </w:pPr>
      <w:r w:rsidRPr="00FF4F12">
        <w:rPr>
          <w:rFonts w:cs="Times New Roman"/>
          <w:szCs w:val="24"/>
          <w:highlight w:val="white"/>
        </w:rPr>
        <w:t>El análisis narrativo realizado sobre las entrevistas semiestructuradas permitió identificar la incidencia de las estrategias didácticas en las competencias sociales y en la percepción de convivencia de los estudiantes del grado 6-1. Los hallazgos muestran coincidencias y matices: mientras el Docente 1 enfatiza el diálogo, los juegos de roles y el seguimiento disciplinario mediante gestores de paz en un ambiente aún conflictivo, los Docentes 2 y 3 destacan el impacto de las dinámicas artísticas, las narrativas visuales y los proyectos interdisciplinarios en la empatía, la cooperación y la comunicación asertiva, resaltando un clima mayoritariamente positivo y solidario. Para complementar esta interpretación, la tabla comparativa final sintetiza las estrategias implementadas, las competencias sociales promovidas, las percepciones de convivencia resultantes y las evidencias expresadas por los tres docentes, ofreciendo una visión clara y estructurada que facilita la triangulación de hallazgos y fortalece la validez del objetivo de investigación.</w:t>
      </w:r>
    </w:p>
    <w:p w14:paraId="0CE2C7E0" w14:textId="77777777" w:rsidR="00D549F5" w:rsidRPr="00FF4F12" w:rsidRDefault="00D549F5" w:rsidP="00D549F5">
      <w:pPr>
        <w:rPr>
          <w:rFonts w:cs="Times New Roman"/>
          <w:szCs w:val="24"/>
          <w:highlight w:val="white"/>
        </w:rPr>
      </w:pPr>
      <w:r w:rsidRPr="00FF4F12">
        <w:rPr>
          <w:rFonts w:cs="Times New Roman"/>
          <w:szCs w:val="24"/>
          <w:highlight w:val="white"/>
        </w:rPr>
        <w:t>La evidencia recogida en el grado 6-1 muestra que las estrategias didácticas el diálogo, los juegos de roles, las dinámicas artísticas y los proyectos interdisciplinarios han favorecido la empatía, la comunicación asertiva y la cooperación entre los estudiantes, aunque persisten situaciones de conflicto que requieren seguimiento constante. Esta realidad se comprende mejor a la luz del triángulo de la violencia de Galtung (1998), donde la violencia directa que aún se manifiesta en el aula tiene raíces en factores culturales y estructurales que deben ser transformados desde la práctica pedagógica. En este sentido, los docentes no solo median conflictos, sino que generan espacios de expresión artística y diálogo que permiten resignificar las relaciones de poder y abrir oportunidades de reconciliación, tal como lo plantea Calderón (2009) al interpretar el conflicto como crisis y oportunidad.</w:t>
      </w:r>
    </w:p>
    <w:p w14:paraId="731A8C07" w14:textId="77777777" w:rsidR="00D549F5" w:rsidRPr="00FF4F12" w:rsidRDefault="00D549F5" w:rsidP="00D549F5">
      <w:pPr>
        <w:rPr>
          <w:rFonts w:cs="Times New Roman"/>
          <w:szCs w:val="24"/>
          <w:highlight w:val="white"/>
        </w:rPr>
      </w:pPr>
      <w:r w:rsidRPr="00FF4F12">
        <w:rPr>
          <w:rFonts w:cs="Times New Roman"/>
          <w:szCs w:val="24"/>
          <w:highlight w:val="white"/>
        </w:rPr>
        <w:t xml:space="preserve">Asimismo, la metáfora de los seis pétalos de </w:t>
      </w:r>
      <w:proofErr w:type="spellStart"/>
      <w:r w:rsidRPr="00FF4F12">
        <w:rPr>
          <w:rFonts w:cs="Times New Roman"/>
          <w:szCs w:val="24"/>
          <w:highlight w:val="white"/>
        </w:rPr>
        <w:t>Toh</w:t>
      </w:r>
      <w:proofErr w:type="spellEnd"/>
      <w:r w:rsidRPr="00FF4F12">
        <w:rPr>
          <w:rFonts w:cs="Times New Roman"/>
          <w:szCs w:val="24"/>
          <w:highlight w:val="white"/>
        </w:rPr>
        <w:t xml:space="preserve"> (2007), citada por Arboleda et al. (2017), aporta una visión holística que se refleja en las experiencias del grado 6-1: educar para la compasión, la justicia y los derechos humanos se materializa en talleres de pintura, narrativas visuales y proyectos colaborativos que fortalecen la solidaridad y el respeto. Estas prácticas muestran que la convivencia escolar no se limita a la ausencia de conflictos, sino que se construye en la capacidad de los estudiantes para transformar sus diferencias en aprendizajes compartidos.</w:t>
      </w:r>
    </w:p>
    <w:p w14:paraId="5C7AD676" w14:textId="77777777" w:rsidR="00D549F5" w:rsidRPr="00FF4F12" w:rsidRDefault="00D549F5" w:rsidP="00D549F5">
      <w:pPr>
        <w:rPr>
          <w:rFonts w:cs="Times New Roman"/>
          <w:szCs w:val="24"/>
          <w:highlight w:val="white"/>
        </w:rPr>
      </w:pPr>
      <w:r w:rsidRPr="00FF4F12">
        <w:rPr>
          <w:rFonts w:cs="Times New Roman"/>
          <w:szCs w:val="24"/>
          <w:highlight w:val="white"/>
        </w:rPr>
        <w:t>Finalmente, la noción de paz imperfecta de Muñoz (2001) resulta clave para interpretar los hallazgos. La convivencia en el grado 6-1 no es plena ni libre de tensiones, pero los avances observados un grupo mayoritariamente respetuoso y solidario, con espacios de diálogo y acompañamiento constituyen expresiones concretas de una paz posible, situada y perfectible. Reconocer esta imperfección no significa fracaso, sino aceptar que la paz escolar es un proceso dinámico, en construcción, que se alimenta de las prácticas cotidianas y de la capacidad de los estudiantes para convivir en medio de la diversidad.</w:t>
      </w:r>
    </w:p>
    <w:p w14:paraId="6F8258B0" w14:textId="77777777" w:rsidR="00D549F5" w:rsidRPr="00FF4F12" w:rsidRDefault="00D549F5" w:rsidP="00D549F5">
      <w:pPr>
        <w:rPr>
          <w:rFonts w:cs="Times New Roman"/>
          <w:szCs w:val="24"/>
          <w:highlight w:val="white"/>
        </w:rPr>
      </w:pPr>
      <w:r w:rsidRPr="00FF4F12">
        <w:rPr>
          <w:rFonts w:cs="Times New Roman"/>
          <w:szCs w:val="24"/>
          <w:highlight w:val="white"/>
        </w:rPr>
        <w:t>En conclusión, los hallazgos en el grado 6-1 muestran que las estrategias didácticas aplicadas por los docentes han incidido de manera significativa en el fortalecimiento de competencias sociales como la empatía, la comunicación asertiva, el respeto y la cooperación. Aunque persisten manifestaciones de conflicto, se evidencian avances en la construcción de un ambiente escolar más solidario y participativo. Estos resultados confirman que la convivencia no se entiende como ausencia de tensiones, sino como un proceso dinámico en el que los estudiantes aprenden a transformar sus diferencias en oportunidades de crecimiento colectivo.</w:t>
      </w:r>
    </w:p>
    <w:p w14:paraId="76914062" w14:textId="77777777" w:rsidR="00D549F5" w:rsidRPr="00FF4F12" w:rsidRDefault="00D549F5" w:rsidP="00D549F5">
      <w:pPr>
        <w:rPr>
          <w:rFonts w:cs="Times New Roman"/>
          <w:szCs w:val="24"/>
          <w:highlight w:val="white"/>
        </w:rPr>
      </w:pPr>
      <w:r w:rsidRPr="00FF4F12">
        <w:rPr>
          <w:rFonts w:cs="Times New Roman"/>
          <w:szCs w:val="24"/>
          <w:highlight w:val="white"/>
        </w:rPr>
        <w:t>A partir de esta experiencia, se recomienda fortalecer el rol de los gestores de paz mediante formación específica, consolidar los proyectos artísticos y colaborativos como espacios de integración, garantizar acompañamiento psicosocial permanente y promover la participación activa de las familias en la construcción de ambientes de paz. De este modo, la educación para la paz en el grado 6-1 se reconoce como un proceso imperfecto pero valioso, que aporta a la formación integral de los estudiantes y a la consolidación de una cultura escolar basada en el respeto y la solidaridad.</w:t>
      </w:r>
    </w:p>
    <w:p w14:paraId="564F5555" w14:textId="34EAC1F8" w:rsidR="0072781F" w:rsidRPr="00FF4F12" w:rsidRDefault="0072781F" w:rsidP="0072781F">
      <w:pPr>
        <w:rPr>
          <w:rFonts w:cs="Times New Roman"/>
          <w:szCs w:val="24"/>
          <w:lang w:val="es-CO"/>
        </w:rPr>
      </w:pPr>
      <w:r w:rsidRPr="00FF4F12">
        <w:rPr>
          <w:rFonts w:eastAsia="Times New Roman" w:cs="Times New Roman"/>
          <w:szCs w:val="24"/>
        </w:rPr>
        <w:t xml:space="preserve">En tercera instancia, </w:t>
      </w:r>
      <w:r w:rsidRPr="00FF4F12">
        <w:rPr>
          <w:rFonts w:cs="Times New Roman"/>
          <w:szCs w:val="24"/>
        </w:rPr>
        <w:t>el re</w:t>
      </w:r>
      <w:proofErr w:type="spellStart"/>
      <w:r w:rsidRPr="00FF4F12">
        <w:rPr>
          <w:rFonts w:cs="Times New Roman"/>
          <w:szCs w:val="24"/>
          <w:lang w:val="es-CO"/>
        </w:rPr>
        <w:t>gistro</w:t>
      </w:r>
      <w:proofErr w:type="spellEnd"/>
      <w:r w:rsidRPr="00FF4F12">
        <w:rPr>
          <w:rFonts w:cs="Times New Roman"/>
          <w:szCs w:val="24"/>
          <w:lang w:val="es-CO"/>
        </w:rPr>
        <w:t xml:space="preserve"> anecdótico grupal</w:t>
      </w:r>
      <w:ins w:id="2932" w:author="Edu Fisica" w:date="2026-05-16T07:13:00Z">
        <w:r w:rsidRPr="00FF4F12">
          <w:rPr>
            <w:rFonts w:cs="Times New Roman"/>
            <w:szCs w:val="24"/>
            <w:lang w:val="es-CO"/>
          </w:rPr>
          <w:t xml:space="preserve"> </w:t>
        </w:r>
        <w:r w:rsidR="008F79DC">
          <w:rPr>
            <w:rFonts w:cs="Times New Roman"/>
            <w:szCs w:val="24"/>
            <w:lang w:val="es-CO"/>
          </w:rPr>
          <w:t>(tabla 17)</w:t>
        </w:r>
      </w:ins>
      <w:r w:rsidR="008F79DC">
        <w:rPr>
          <w:rFonts w:cs="Times New Roman"/>
          <w:szCs w:val="24"/>
          <w:lang w:val="es-CO"/>
        </w:rPr>
        <w:t xml:space="preserve"> </w:t>
      </w:r>
      <w:r w:rsidRPr="00FF4F12">
        <w:rPr>
          <w:rFonts w:cs="Times New Roman"/>
          <w:szCs w:val="24"/>
          <w:lang w:val="es-CO"/>
        </w:rPr>
        <w:t>se empleó como un instrumento cualitativo de carácter descriptivo, orientado a documentar de manera sistemática situaciones significativas observadas durante el desarrollo del proyecto Educar para la paz y la convivencia. Este instrumento se construyó a partir de la observación directa y participante realizada por las docentes investigadoras, lo que permitió un acercamiento contextualizado y profundo a las dinámicas convivenciales del grupo.</w:t>
      </w:r>
    </w:p>
    <w:p w14:paraId="3C8990F8" w14:textId="77777777" w:rsidR="0072781F" w:rsidRPr="00FF4F12" w:rsidRDefault="0072781F" w:rsidP="0072781F">
      <w:pPr>
        <w:rPr>
          <w:rFonts w:cs="Times New Roman"/>
          <w:szCs w:val="24"/>
          <w:lang w:val="es-CO"/>
        </w:rPr>
      </w:pPr>
      <w:r w:rsidRPr="00FF4F12">
        <w:rPr>
          <w:rFonts w:cs="Times New Roman"/>
          <w:szCs w:val="24"/>
          <w:lang w:val="es-CO"/>
        </w:rPr>
        <w:t>La información fue recolectada en diversos escenarios pedagógicos, incluyendo el aula de clases, espacios al aire libre, actividades recreativas, jornadas curriculares y extracurriculares, así como en experiencias de integración, estrategias restaurativas, espacios de reflexión y otras dinámicas propias del entorno escolar. Esta diversidad de contextos posibilitó una visión integral del comportamiento de los estudiantes, al evidenciar sus formas de interacción en situaciones tanto estructuradas como espontáneas.</w:t>
      </w:r>
    </w:p>
    <w:p w14:paraId="048B53F0" w14:textId="77777777" w:rsidR="0072781F" w:rsidRPr="00FF4F12" w:rsidRDefault="0072781F" w:rsidP="0072781F">
      <w:pPr>
        <w:rPr>
          <w:rFonts w:cs="Times New Roman"/>
          <w:szCs w:val="24"/>
          <w:lang w:val="es-CO"/>
        </w:rPr>
      </w:pPr>
      <w:r w:rsidRPr="00FF4F12">
        <w:rPr>
          <w:rFonts w:cs="Times New Roman"/>
          <w:szCs w:val="24"/>
          <w:lang w:val="es-CO"/>
        </w:rPr>
        <w:t>De igual manera, este instrumento permitió consignar hechos relevantes relacionados con el clima escolar, las relaciones interpersonales, la resolución de conflictos y la manifestación de competencias sociales y emocionales. Asimismo, facilitó la identificación de patrones de comportamiento, cambios actitudinales y procesos de transformación en la convivencia del grupo a lo largo del tiempo.</w:t>
      </w:r>
    </w:p>
    <w:p w14:paraId="701FC97E" w14:textId="77777777" w:rsidR="0072781F" w:rsidRPr="00FF4F12" w:rsidRDefault="0072781F" w:rsidP="0072781F">
      <w:pPr>
        <w:rPr>
          <w:rFonts w:cs="Times New Roman"/>
          <w:szCs w:val="24"/>
          <w:lang w:val="es-CO"/>
        </w:rPr>
      </w:pPr>
      <w:r w:rsidRPr="00FF4F12">
        <w:rPr>
          <w:rFonts w:cs="Times New Roman"/>
          <w:szCs w:val="24"/>
          <w:lang w:val="es-CO"/>
        </w:rPr>
        <w:t>Su propósito fue evidenciar el clima escolar, las transformaciones en las relaciones interpersonales y el desarrollo de competencias sociales, en coherencia con el objetivo de evaluar la incidencia de las estrategias didácticas en la convivencia. A través de este registro se lograron identificar comportamientos recurrentes, cambios actitudinales y manifestaciones espontáneas de los estudiantes frente a situaciones de interacción social.</w:t>
      </w:r>
    </w:p>
    <w:p w14:paraId="28759758" w14:textId="77777777" w:rsidR="0072781F" w:rsidRPr="00FF4F12" w:rsidRDefault="0072781F" w:rsidP="0072781F">
      <w:pPr>
        <w:rPr>
          <w:rFonts w:eastAsia="Times New Roman" w:cs="Times New Roman"/>
          <w:color w:val="000000"/>
          <w:szCs w:val="24"/>
          <w:lang w:val="es-CO"/>
        </w:rPr>
      </w:pPr>
      <w:r w:rsidRPr="00FF4F12">
        <w:rPr>
          <w:rFonts w:eastAsia="Times New Roman" w:cs="Times New Roman"/>
          <w:color w:val="000000"/>
          <w:szCs w:val="24"/>
          <w:lang w:val="es-CO"/>
        </w:rPr>
        <w:t>Durante el desarrollo del proyecto, el grupo 6°-1 evidenció un proceso progresivo de transformación en sus dinámicas convivenciales. En una fase inicial, se identificaron comportamientos de timidez que, posteriormente, dieron paso a manifestaciones de indisciplina, conflictos frecuentes y dificultades en la autorregulación emocional, generando un clima escolar inestable y, en algunos momentos, tenso.</w:t>
      </w:r>
    </w:p>
    <w:p w14:paraId="423BDDB1" w14:textId="77777777" w:rsidR="0072781F" w:rsidRPr="00FF4F12" w:rsidRDefault="0072781F" w:rsidP="0072781F">
      <w:pPr>
        <w:rPr>
          <w:rFonts w:eastAsia="Times New Roman" w:cs="Times New Roman"/>
          <w:color w:val="000000"/>
          <w:szCs w:val="24"/>
          <w:lang w:val="es-CO"/>
        </w:rPr>
      </w:pPr>
      <w:r w:rsidRPr="00FF4F12">
        <w:rPr>
          <w:rFonts w:eastAsia="Times New Roman" w:cs="Times New Roman"/>
          <w:color w:val="000000"/>
          <w:szCs w:val="24"/>
          <w:lang w:val="es-CO"/>
        </w:rPr>
        <w:t>Con la implementación de diversas estrategias didácticas —como talleres, la rúbrica de valores, “</w:t>
      </w:r>
      <w:proofErr w:type="spellStart"/>
      <w:r w:rsidRPr="00FF4F12">
        <w:rPr>
          <w:rFonts w:eastAsia="Times New Roman" w:cs="Times New Roman"/>
          <w:color w:val="000000"/>
          <w:szCs w:val="24"/>
          <w:lang w:val="es-CO"/>
        </w:rPr>
        <w:t>educapaz</w:t>
      </w:r>
      <w:proofErr w:type="spellEnd"/>
      <w:r w:rsidRPr="00FF4F12">
        <w:rPr>
          <w:rFonts w:eastAsia="Times New Roman" w:cs="Times New Roman"/>
          <w:color w:val="000000"/>
          <w:szCs w:val="24"/>
          <w:lang w:val="es-CO"/>
        </w:rPr>
        <w:t>”, cátedra de la paz, convivencias, caminata de integración, actividad de emprendimiento, mural restaurativo, “</w:t>
      </w:r>
      <w:proofErr w:type="spellStart"/>
      <w:r w:rsidRPr="00FF4F12">
        <w:rPr>
          <w:rFonts w:eastAsia="Times New Roman" w:cs="Times New Roman"/>
          <w:color w:val="000000"/>
          <w:szCs w:val="24"/>
          <w:lang w:val="es-CO"/>
        </w:rPr>
        <w:t>compartires</w:t>
      </w:r>
      <w:proofErr w:type="spellEnd"/>
      <w:r w:rsidRPr="00FF4F12">
        <w:rPr>
          <w:rFonts w:eastAsia="Times New Roman" w:cs="Times New Roman"/>
          <w:color w:val="000000"/>
          <w:szCs w:val="24"/>
          <w:lang w:val="es-CO"/>
        </w:rPr>
        <w:t>” y espacios de reflexión— se comenzaron a observar cambios significativos en las formas de interacción. De manera gradual, emergieron conductas orientadas al respeto, la cooperación y la empatía, evidenciadas en acciones como el apoyo entre compañeros, la mediación de conflictos y una mayor disposición para el trabajo en equipo.</w:t>
      </w:r>
    </w:p>
    <w:p w14:paraId="0DB49729" w14:textId="77777777" w:rsidR="0072781F" w:rsidRPr="00FF4F12" w:rsidRDefault="0072781F" w:rsidP="0072781F">
      <w:pPr>
        <w:rPr>
          <w:rFonts w:eastAsia="Times New Roman" w:cs="Times New Roman"/>
          <w:color w:val="000000"/>
          <w:szCs w:val="24"/>
          <w:lang w:val="es-CO"/>
        </w:rPr>
      </w:pPr>
      <w:r w:rsidRPr="00FF4F12">
        <w:rPr>
          <w:rFonts w:cs="Times New Roman"/>
        </w:rPr>
        <w:t>En este proceso, también se evidenció que los estudiantes comenzaron a apropiarse del lenguaje propio del proyecto, incorporando términos asociados a la convivencia, la paz y la resolución de conflictos en sus interacciones cotidianas. Asimismo, hicieron uso de marcadores discursivos que les permitieron argumentar, dialogar y expresar sus ideas con mayor claridad, lo cual refleja avances en sus competencias comunicativas y sociales. De igual forma, se observó una comprensión progresiva de la importancia de los procesos de reparación frente a las situaciones de conflicto, reconociendo que sus acciones tienen consecuencias y que es posible restaurar las relaciones a través del diálogo, el respeto y la responsabilidad.</w:t>
      </w:r>
    </w:p>
    <w:p w14:paraId="6417BAC9" w14:textId="77777777" w:rsidR="0072781F" w:rsidRPr="00FF4F12" w:rsidRDefault="0072781F" w:rsidP="0072781F">
      <w:pPr>
        <w:rPr>
          <w:rFonts w:eastAsia="Times New Roman" w:cs="Times New Roman"/>
          <w:color w:val="000000"/>
          <w:szCs w:val="24"/>
          <w:lang w:val="es-CO"/>
        </w:rPr>
      </w:pPr>
      <w:r w:rsidRPr="00FF4F12">
        <w:rPr>
          <w:rFonts w:eastAsia="Times New Roman" w:cs="Times New Roman"/>
          <w:color w:val="000000"/>
          <w:szCs w:val="24"/>
          <w:lang w:val="es-CO"/>
        </w:rPr>
        <w:t xml:space="preserve">Cabe destacar que algunos estudiantes asumieron roles activos en la regulación del comportamiento grupal, especialmente desde figuras como el gestor de paz y el representante del curso, quienes promovieron el diálogo y la resolución pacífica de conflictos. No obstante, en ciertos momentos también se vieron involucrados en situaciones conflictivas, llegando a normalizar algunas conductas inadecuadas, lo que evidencia la necesidad de un acompañamiento continuo en el fortalecimiento de estos liderazgos. Asimismo, se registraron expresiones espontáneas de solidaridad, inclusión y sentido de pertenencia, particularmente en actividades colectivas donde el compartir y el reconocimiento del otro adquirieron un papel central. </w:t>
      </w:r>
    </w:p>
    <w:p w14:paraId="7D65A860" w14:textId="77777777" w:rsidR="0072781F" w:rsidRPr="00FF4F12" w:rsidRDefault="0072781F" w:rsidP="0072781F">
      <w:pPr>
        <w:rPr>
          <w:rFonts w:eastAsia="Times New Roman" w:cs="Times New Roman"/>
          <w:color w:val="000000"/>
          <w:szCs w:val="24"/>
          <w:lang w:val="es-CO"/>
        </w:rPr>
      </w:pPr>
      <w:r w:rsidRPr="00FF4F12">
        <w:rPr>
          <w:rFonts w:eastAsia="Times New Roman" w:cs="Times New Roman"/>
          <w:color w:val="000000"/>
          <w:szCs w:val="24"/>
          <w:lang w:val="es-CO"/>
        </w:rPr>
        <w:t xml:space="preserve">Sin embargo, también se identificaron aspectos por fortalecer, especialmente en lo relacionado con la autoestima y la autovaloración, </w:t>
      </w:r>
      <w:r w:rsidRPr="00FF4F12">
        <w:rPr>
          <w:rFonts w:cs="Times New Roman"/>
        </w:rPr>
        <w:t>algunos estudiantes manifestaron dificultades para reconocer cualidades personales positivas; por ejemplo, en los talleres desarrollados, su capacidad de autoevaluación se veía limitada al asignarse valoraciones negativas basadas en su propia percepción, así como al momento de identificar sus fortalezas en actividades prácticas. No obstante, estas situaciones fueron abordadas pedagógicamente mediante estrategias orientadas al reconocimiento personal, lo que permitió evidenciar avances progresivos en la confianza y la seguridad emocional de los estudiantes.</w:t>
      </w:r>
    </w:p>
    <w:p w14:paraId="6095F887" w14:textId="514248F3" w:rsidR="0072781F" w:rsidRDefault="0072781F" w:rsidP="0072781F">
      <w:pPr>
        <w:pStyle w:val="Descripcin"/>
        <w:keepNext/>
        <w:ind w:firstLine="0"/>
        <w:rPr>
          <w:rFonts w:cs="Times New Roman"/>
        </w:rPr>
      </w:pPr>
      <w:bookmarkStart w:id="2933" w:name="_Hlk227274368"/>
    </w:p>
    <w:p w14:paraId="76F57927" w14:textId="77777777" w:rsidR="008F79DC" w:rsidRPr="008F79DC" w:rsidRDefault="008F79DC" w:rsidP="008F79DC">
      <w:pPr>
        <w:rPr>
          <w:ins w:id="2934" w:author="Edu Fisica" w:date="2026-05-16T07:13:00Z"/>
        </w:rPr>
      </w:pPr>
    </w:p>
    <w:p w14:paraId="42E80F76" w14:textId="77777777" w:rsidR="00143231" w:rsidRDefault="0072781F" w:rsidP="0072781F">
      <w:pPr>
        <w:pStyle w:val="Descripcin"/>
        <w:keepNext/>
        <w:rPr>
          <w:ins w:id="2935" w:author="Edu Fisica" w:date="2026-05-16T07:13:00Z"/>
          <w:rFonts w:cs="Times New Roman"/>
          <w:sz w:val="20"/>
          <w:szCs w:val="20"/>
        </w:rPr>
      </w:pPr>
      <w:bookmarkStart w:id="2936" w:name="_Toc227605707"/>
      <w:bookmarkStart w:id="2937" w:name="_Toc229133616"/>
      <w:bookmarkStart w:id="2938" w:name="_Toc227693004"/>
      <w:r w:rsidRPr="008F79DC">
        <w:rPr>
          <w:sz w:val="20"/>
          <w:rPrChange w:id="2939" w:author="Edu Fisica" w:date="2026-05-16T07:13:00Z">
            <w:rPr/>
          </w:rPrChange>
        </w:rPr>
        <w:t xml:space="preserve">Tabla </w:t>
      </w:r>
      <w:r w:rsidRPr="008F79DC">
        <w:rPr>
          <w:sz w:val="20"/>
          <w:rPrChange w:id="2940" w:author="Edu Fisica" w:date="2026-05-16T07:13:00Z">
            <w:rPr/>
          </w:rPrChange>
        </w:rPr>
        <w:fldChar w:fldCharType="begin"/>
      </w:r>
      <w:r w:rsidRPr="008F79DC">
        <w:rPr>
          <w:sz w:val="20"/>
          <w:rPrChange w:id="2941" w:author="Edu Fisica" w:date="2026-05-16T07:13:00Z">
            <w:rPr/>
          </w:rPrChange>
        </w:rPr>
        <w:instrText xml:space="preserve"> SEQ Tabla \* ARABIC </w:instrText>
      </w:r>
      <w:r w:rsidRPr="008F79DC">
        <w:rPr>
          <w:sz w:val="20"/>
          <w:rPrChange w:id="2942" w:author="Edu Fisica" w:date="2026-05-16T07:13:00Z">
            <w:rPr/>
          </w:rPrChange>
        </w:rPr>
        <w:fldChar w:fldCharType="separate"/>
      </w:r>
      <w:r w:rsidRPr="008F79DC">
        <w:rPr>
          <w:sz w:val="20"/>
          <w:rPrChange w:id="2943" w:author="Edu Fisica" w:date="2026-05-16T07:13:00Z">
            <w:rPr/>
          </w:rPrChange>
        </w:rPr>
        <w:t>17</w:t>
      </w:r>
      <w:r w:rsidRPr="008F79DC">
        <w:rPr>
          <w:sz w:val="20"/>
          <w:rPrChange w:id="2944" w:author="Edu Fisica" w:date="2026-05-16T07:13:00Z">
            <w:rPr/>
          </w:rPrChange>
        </w:rPr>
        <w:fldChar w:fldCharType="end"/>
      </w:r>
      <w:r w:rsidRPr="008F79DC">
        <w:rPr>
          <w:sz w:val="20"/>
          <w:rPrChange w:id="2945" w:author="Edu Fisica" w:date="2026-05-16T07:13:00Z">
            <w:rPr/>
          </w:rPrChange>
        </w:rPr>
        <w:t xml:space="preserve">  </w:t>
      </w:r>
    </w:p>
    <w:p w14:paraId="5F247D41" w14:textId="304785E3" w:rsidR="0072781F" w:rsidRPr="008F79DC" w:rsidRDefault="0072781F" w:rsidP="0072781F">
      <w:pPr>
        <w:pStyle w:val="Descripcin"/>
        <w:keepNext/>
        <w:rPr>
          <w:sz w:val="20"/>
          <w:rPrChange w:id="2946" w:author="Edu Fisica" w:date="2026-05-16T07:13:00Z">
            <w:rPr/>
          </w:rPrChange>
        </w:rPr>
      </w:pPr>
      <w:r w:rsidRPr="008F79DC">
        <w:rPr>
          <w:sz w:val="20"/>
          <w:rPrChange w:id="2947" w:author="Edu Fisica" w:date="2026-05-16T07:13:00Z">
            <w:rPr/>
          </w:rPrChange>
        </w:rPr>
        <w:t>Registro anecdótico grupal - Grado 6-1</w:t>
      </w:r>
      <w:bookmarkEnd w:id="2936"/>
      <w:bookmarkEnd w:id="2937"/>
      <w:bookmarkEnd w:id="2938"/>
    </w:p>
    <w:tbl>
      <w:tblPr>
        <w:tblStyle w:val="Tablanormal2"/>
        <w:tblW w:w="0" w:type="auto"/>
        <w:tblLook w:val="04A0" w:firstRow="1" w:lastRow="0" w:firstColumn="1" w:lastColumn="0" w:noHBand="0" w:noVBand="1"/>
        <w:tblPrChange w:id="2948" w:author="Edu Fisica" w:date="2026-05-16T07:13:00Z">
          <w:tblPr>
            <w:tblStyle w:val="Tablaconcuadrcula"/>
            <w:tblW w:w="0" w:type="auto"/>
            <w:tblLook w:val="04A0" w:firstRow="1" w:lastRow="0" w:firstColumn="1" w:lastColumn="0" w:noHBand="0" w:noVBand="1"/>
          </w:tblPr>
        </w:tblPrChange>
      </w:tblPr>
      <w:tblGrid>
        <w:gridCol w:w="1696"/>
        <w:gridCol w:w="2181"/>
        <w:gridCol w:w="2578"/>
        <w:gridCol w:w="2905"/>
        <w:tblGridChange w:id="2949">
          <w:tblGrid>
            <w:gridCol w:w="1696"/>
            <w:gridCol w:w="2181"/>
            <w:gridCol w:w="2578"/>
            <w:gridCol w:w="2895"/>
          </w:tblGrid>
        </w:tblGridChange>
      </w:tblGrid>
      <w:tr w:rsidR="0072781F" w:rsidRPr="00FF4F12" w14:paraId="1787E2EB" w14:textId="77777777" w:rsidTr="00A41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Change w:id="2950" w:author="Edu Fisica" w:date="2026-05-16T07:13:00Z">
              <w:tcPr>
                <w:tcW w:w="1696" w:type="dxa"/>
                <w:tcBorders>
                  <w:bottom w:val="none" w:sz="0" w:space="0" w:color="auto"/>
                </w:tcBorders>
                <w:hideMark/>
              </w:tcPr>
            </w:tcPrChange>
          </w:tcPr>
          <w:bookmarkEnd w:id="2933"/>
          <w:p w14:paraId="746C41C9" w14:textId="613CA581" w:rsidR="0072781F" w:rsidRPr="00FF4F12" w:rsidRDefault="0072781F" w:rsidP="00E06C30">
            <w:pPr>
              <w:spacing w:line="240" w:lineRule="auto"/>
              <w:ind w:firstLine="0"/>
              <w:jc w:val="center"/>
              <w:cnfStyle w:val="101000000000" w:firstRow="1" w:lastRow="0" w:firstColumn="1" w:lastColumn="0" w:oddVBand="0" w:evenVBand="0" w:oddHBand="0" w:evenHBand="0" w:firstRowFirstColumn="0" w:firstRowLastColumn="0" w:lastRowFirstColumn="0" w:lastRowLastColumn="0"/>
              <w:rPr>
                <w:b w:val="0"/>
                <w:sz w:val="20"/>
                <w:rPrChange w:id="2951" w:author="Edu Fisica" w:date="2026-05-16T07:13:00Z">
                  <w:rPr>
                    <w:sz w:val="20"/>
                  </w:rPr>
                </w:rPrChange>
              </w:rPr>
            </w:pPr>
            <w:del w:id="2952" w:author="Edu Fisica" w:date="2026-05-16T07:13:00Z">
              <w:r w:rsidRPr="00FF4F12">
                <w:rPr>
                  <w:rFonts w:eastAsia="Times New Roman" w:cs="Times New Roman"/>
                  <w:sz w:val="20"/>
                  <w:szCs w:val="20"/>
                </w:rPr>
                <w:delText>Categoría</w:delText>
              </w:r>
            </w:del>
            <w:ins w:id="2953" w:author="Edu Fisica" w:date="2026-05-16T07:13:00Z">
              <w:r w:rsidR="00A414E7">
                <w:rPr>
                  <w:rFonts w:eastAsia="Times New Roman" w:cs="Times New Roman"/>
                  <w:sz w:val="20"/>
                  <w:szCs w:val="20"/>
                </w:rPr>
                <w:t xml:space="preserve">Criterios análisis </w:t>
              </w:r>
            </w:ins>
          </w:p>
        </w:tc>
        <w:tc>
          <w:tcPr>
            <w:tcW w:w="2181" w:type="dxa"/>
            <w:hideMark/>
            <w:tcPrChange w:id="2954" w:author="Edu Fisica" w:date="2026-05-16T07:13:00Z">
              <w:tcPr>
                <w:tcW w:w="2181" w:type="dxa"/>
                <w:tcBorders>
                  <w:bottom w:val="none" w:sz="0" w:space="0" w:color="auto"/>
                </w:tcBorders>
                <w:hideMark/>
              </w:tcPr>
            </w:tcPrChange>
          </w:tcPr>
          <w:p w14:paraId="7824A7B0" w14:textId="77777777" w:rsidR="0072781F" w:rsidRPr="00FF4F12" w:rsidRDefault="0072781F" w:rsidP="00E06C3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sz w:val="20"/>
                <w:rPrChange w:id="2955" w:author="Edu Fisica" w:date="2026-05-16T07:13:00Z">
                  <w:rPr>
                    <w:sz w:val="20"/>
                  </w:rPr>
                </w:rPrChange>
              </w:rPr>
            </w:pPr>
            <w:r w:rsidRPr="00DC5717">
              <w:rPr>
                <w:sz w:val="20"/>
              </w:rPr>
              <w:t>Hallazgos principales</w:t>
            </w:r>
          </w:p>
        </w:tc>
        <w:tc>
          <w:tcPr>
            <w:tcW w:w="2578" w:type="dxa"/>
            <w:hideMark/>
            <w:tcPrChange w:id="2956" w:author="Edu Fisica" w:date="2026-05-16T07:13:00Z">
              <w:tcPr>
                <w:tcW w:w="2578" w:type="dxa"/>
                <w:tcBorders>
                  <w:bottom w:val="none" w:sz="0" w:space="0" w:color="auto"/>
                </w:tcBorders>
                <w:hideMark/>
              </w:tcPr>
            </w:tcPrChange>
          </w:tcPr>
          <w:p w14:paraId="31420BE4" w14:textId="77777777" w:rsidR="0072781F" w:rsidRPr="00FF4F12" w:rsidRDefault="0072781F" w:rsidP="00E06C3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sz w:val="20"/>
                <w:rPrChange w:id="2957" w:author="Edu Fisica" w:date="2026-05-16T07:13:00Z">
                  <w:rPr>
                    <w:sz w:val="20"/>
                  </w:rPr>
                </w:rPrChange>
              </w:rPr>
            </w:pPr>
            <w:r w:rsidRPr="00DC5717">
              <w:rPr>
                <w:sz w:val="20"/>
              </w:rPr>
              <w:t>Evidencias observadas</w:t>
            </w:r>
          </w:p>
        </w:tc>
        <w:tc>
          <w:tcPr>
            <w:tcW w:w="0" w:type="auto"/>
            <w:hideMark/>
            <w:tcPrChange w:id="2958" w:author="Edu Fisica" w:date="2026-05-16T07:13:00Z">
              <w:tcPr>
                <w:tcW w:w="0" w:type="auto"/>
                <w:tcBorders>
                  <w:bottom w:val="none" w:sz="0" w:space="0" w:color="auto"/>
                </w:tcBorders>
                <w:hideMark/>
              </w:tcPr>
            </w:tcPrChange>
          </w:tcPr>
          <w:p w14:paraId="4DCEF488" w14:textId="77777777" w:rsidR="0072781F" w:rsidRPr="00FF4F12" w:rsidRDefault="0072781F" w:rsidP="00E06C3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sz w:val="20"/>
                <w:rPrChange w:id="2959" w:author="Edu Fisica" w:date="2026-05-16T07:13:00Z">
                  <w:rPr>
                    <w:sz w:val="20"/>
                  </w:rPr>
                </w:rPrChange>
              </w:rPr>
            </w:pPr>
            <w:r w:rsidRPr="00DC5717">
              <w:rPr>
                <w:sz w:val="20"/>
              </w:rPr>
              <w:t>Interpretación</w:t>
            </w:r>
          </w:p>
        </w:tc>
      </w:tr>
      <w:tr w:rsidR="0072781F" w:rsidRPr="00FF4F12" w14:paraId="057CB4C0" w14:textId="77777777" w:rsidTr="00A41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Change w:id="2960" w:author="Edu Fisica" w:date="2026-05-16T07:13:00Z">
              <w:tcPr>
                <w:tcW w:w="1696" w:type="dxa"/>
                <w:tcBorders>
                  <w:top w:val="none" w:sz="0" w:space="0" w:color="auto"/>
                  <w:bottom w:val="none" w:sz="0" w:space="0" w:color="auto"/>
                </w:tcBorders>
                <w:hideMark/>
              </w:tcPr>
            </w:tcPrChange>
          </w:tcPr>
          <w:p w14:paraId="53191F39" w14:textId="77777777" w:rsidR="0072781F" w:rsidRPr="00FF4F12" w:rsidRDefault="0072781F"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rFonts w:eastAsia="Times New Roman" w:cs="Times New Roman"/>
                <w:sz w:val="20"/>
                <w:szCs w:val="20"/>
              </w:rPr>
            </w:pPr>
            <w:r w:rsidRPr="00DC5717">
              <w:rPr>
                <w:sz w:val="20"/>
              </w:rPr>
              <w:t>Clima escolar</w:t>
            </w:r>
          </w:p>
        </w:tc>
        <w:tc>
          <w:tcPr>
            <w:tcW w:w="2181" w:type="dxa"/>
            <w:hideMark/>
            <w:tcPrChange w:id="2961" w:author="Edu Fisica" w:date="2026-05-16T07:13:00Z">
              <w:tcPr>
                <w:tcW w:w="2181" w:type="dxa"/>
                <w:tcBorders>
                  <w:top w:val="none" w:sz="0" w:space="0" w:color="auto"/>
                  <w:bottom w:val="none" w:sz="0" w:space="0" w:color="auto"/>
                </w:tcBorders>
                <w:hideMark/>
              </w:tcPr>
            </w:tcPrChange>
          </w:tcPr>
          <w:p w14:paraId="05CF9CFC" w14:textId="77777777" w:rsidR="0072781F" w:rsidRPr="00FF4F12" w:rsidRDefault="0072781F"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Evolución de un ambiente fluctuante hacia uno más armónico</w:t>
            </w:r>
          </w:p>
        </w:tc>
        <w:tc>
          <w:tcPr>
            <w:tcW w:w="2578" w:type="dxa"/>
            <w:hideMark/>
            <w:tcPrChange w:id="2962" w:author="Edu Fisica" w:date="2026-05-16T07:13:00Z">
              <w:tcPr>
                <w:tcW w:w="2578" w:type="dxa"/>
                <w:tcBorders>
                  <w:top w:val="none" w:sz="0" w:space="0" w:color="auto"/>
                  <w:bottom w:val="none" w:sz="0" w:space="0" w:color="auto"/>
                </w:tcBorders>
                <w:hideMark/>
              </w:tcPr>
            </w:tcPrChange>
          </w:tcPr>
          <w:p w14:paraId="08C629C5" w14:textId="77777777" w:rsidR="0072781F" w:rsidRPr="00FF4F12" w:rsidRDefault="0072781F"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Disminución de conflictos, mayor disposición al trabajo en grupo</w:t>
            </w:r>
          </w:p>
        </w:tc>
        <w:tc>
          <w:tcPr>
            <w:tcW w:w="0" w:type="auto"/>
            <w:hideMark/>
            <w:tcPrChange w:id="2963" w:author="Edu Fisica" w:date="2026-05-16T07:13:00Z">
              <w:tcPr>
                <w:tcW w:w="0" w:type="auto"/>
                <w:tcBorders>
                  <w:top w:val="none" w:sz="0" w:space="0" w:color="auto"/>
                  <w:bottom w:val="none" w:sz="0" w:space="0" w:color="auto"/>
                </w:tcBorders>
                <w:hideMark/>
              </w:tcPr>
            </w:tcPrChange>
          </w:tcPr>
          <w:p w14:paraId="353D2337" w14:textId="77777777" w:rsidR="0072781F" w:rsidRPr="00FF4F12" w:rsidRDefault="0072781F"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Las estrategias contribuyeron al mejoramiento progresivo del clima escolar</w:t>
            </w:r>
          </w:p>
        </w:tc>
      </w:tr>
      <w:tr w:rsidR="0072781F" w:rsidRPr="00FF4F12" w14:paraId="1382B1FB" w14:textId="77777777" w:rsidTr="00A414E7">
        <w:tc>
          <w:tcPr>
            <w:cnfStyle w:val="001000000000" w:firstRow="0" w:lastRow="0" w:firstColumn="1" w:lastColumn="0" w:oddVBand="0" w:evenVBand="0" w:oddHBand="0" w:evenHBand="0" w:firstRowFirstColumn="0" w:firstRowLastColumn="0" w:lastRowFirstColumn="0" w:lastRowLastColumn="0"/>
            <w:tcW w:w="1696" w:type="dxa"/>
            <w:hideMark/>
            <w:tcPrChange w:id="2964" w:author="Edu Fisica" w:date="2026-05-16T07:13:00Z">
              <w:tcPr>
                <w:tcW w:w="1696" w:type="dxa"/>
                <w:hideMark/>
              </w:tcPr>
            </w:tcPrChange>
          </w:tcPr>
          <w:p w14:paraId="1C2ECCF8" w14:textId="77777777" w:rsidR="0072781F" w:rsidRPr="00FF4F12" w:rsidRDefault="0072781F" w:rsidP="00E06C30">
            <w:pPr>
              <w:spacing w:line="240" w:lineRule="auto"/>
              <w:ind w:firstLine="0"/>
              <w:rPr>
                <w:rFonts w:eastAsia="Times New Roman" w:cs="Times New Roman"/>
                <w:sz w:val="20"/>
                <w:szCs w:val="20"/>
              </w:rPr>
            </w:pPr>
            <w:r w:rsidRPr="00DC5717">
              <w:rPr>
                <w:sz w:val="20"/>
              </w:rPr>
              <w:t>Relaciones interpersonales</w:t>
            </w:r>
          </w:p>
        </w:tc>
        <w:tc>
          <w:tcPr>
            <w:tcW w:w="2181" w:type="dxa"/>
            <w:hideMark/>
            <w:tcPrChange w:id="2965" w:author="Edu Fisica" w:date="2026-05-16T07:13:00Z">
              <w:tcPr>
                <w:tcW w:w="2181" w:type="dxa"/>
                <w:hideMark/>
              </w:tcPr>
            </w:tcPrChange>
          </w:tcPr>
          <w:p w14:paraId="4A7A07CE" w14:textId="77777777" w:rsidR="0072781F" w:rsidRPr="00FF4F12" w:rsidRDefault="0072781F"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Fortalecimiento de vínculos entre estudiantes</w:t>
            </w:r>
          </w:p>
        </w:tc>
        <w:tc>
          <w:tcPr>
            <w:tcW w:w="2578" w:type="dxa"/>
            <w:hideMark/>
            <w:tcPrChange w:id="2966" w:author="Edu Fisica" w:date="2026-05-16T07:13:00Z">
              <w:tcPr>
                <w:tcW w:w="2578" w:type="dxa"/>
                <w:hideMark/>
              </w:tcPr>
            </w:tcPrChange>
          </w:tcPr>
          <w:p w14:paraId="468A4F24" w14:textId="77777777" w:rsidR="0072781F" w:rsidRPr="00FF4F12" w:rsidRDefault="0072781F"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Actitudes de compañerismo, tolerancia, equidad, ayuda mutua, integración en actividades</w:t>
            </w:r>
          </w:p>
        </w:tc>
        <w:tc>
          <w:tcPr>
            <w:tcW w:w="0" w:type="auto"/>
            <w:hideMark/>
            <w:tcPrChange w:id="2967" w:author="Edu Fisica" w:date="2026-05-16T07:13:00Z">
              <w:tcPr>
                <w:tcW w:w="0" w:type="auto"/>
                <w:hideMark/>
              </w:tcPr>
            </w:tcPrChange>
          </w:tcPr>
          <w:p w14:paraId="430AE1BC" w14:textId="77777777" w:rsidR="0072781F" w:rsidRPr="00FF4F12" w:rsidRDefault="0072781F"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Se consolidan relaciones basadas en el respeto, tolerancia, equidad de género y cooperación</w:t>
            </w:r>
          </w:p>
        </w:tc>
      </w:tr>
      <w:tr w:rsidR="0072781F" w:rsidRPr="00FF4F12" w14:paraId="360876D5" w14:textId="77777777" w:rsidTr="00A41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Change w:id="2968" w:author="Edu Fisica" w:date="2026-05-16T07:13:00Z">
              <w:tcPr>
                <w:tcW w:w="1696" w:type="dxa"/>
                <w:tcBorders>
                  <w:top w:val="none" w:sz="0" w:space="0" w:color="auto"/>
                  <w:bottom w:val="none" w:sz="0" w:space="0" w:color="auto"/>
                </w:tcBorders>
                <w:hideMark/>
              </w:tcPr>
            </w:tcPrChange>
          </w:tcPr>
          <w:p w14:paraId="17F2A501" w14:textId="77777777" w:rsidR="0072781F" w:rsidRPr="00FF4F12" w:rsidRDefault="0072781F"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rFonts w:eastAsia="Times New Roman" w:cs="Times New Roman"/>
                <w:sz w:val="20"/>
                <w:szCs w:val="20"/>
              </w:rPr>
            </w:pPr>
            <w:r w:rsidRPr="00DC5717">
              <w:rPr>
                <w:sz w:val="20"/>
              </w:rPr>
              <w:t>Manejo de conflictos</w:t>
            </w:r>
          </w:p>
        </w:tc>
        <w:tc>
          <w:tcPr>
            <w:tcW w:w="2181" w:type="dxa"/>
            <w:hideMark/>
            <w:tcPrChange w:id="2969" w:author="Edu Fisica" w:date="2026-05-16T07:13:00Z">
              <w:tcPr>
                <w:tcW w:w="2181" w:type="dxa"/>
                <w:tcBorders>
                  <w:top w:val="none" w:sz="0" w:space="0" w:color="auto"/>
                  <w:bottom w:val="none" w:sz="0" w:space="0" w:color="auto"/>
                </w:tcBorders>
                <w:hideMark/>
              </w:tcPr>
            </w:tcPrChange>
          </w:tcPr>
          <w:p w14:paraId="52B0E164" w14:textId="77777777" w:rsidR="0072781F" w:rsidRPr="00FF4F12" w:rsidRDefault="0072781F"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Transición de conductas impulsivas a respuestas más reguladas</w:t>
            </w:r>
          </w:p>
        </w:tc>
        <w:tc>
          <w:tcPr>
            <w:tcW w:w="2578" w:type="dxa"/>
            <w:hideMark/>
            <w:tcPrChange w:id="2970" w:author="Edu Fisica" w:date="2026-05-16T07:13:00Z">
              <w:tcPr>
                <w:tcW w:w="2578" w:type="dxa"/>
                <w:tcBorders>
                  <w:top w:val="none" w:sz="0" w:space="0" w:color="auto"/>
                  <w:bottom w:val="none" w:sz="0" w:space="0" w:color="auto"/>
                </w:tcBorders>
                <w:hideMark/>
              </w:tcPr>
            </w:tcPrChange>
          </w:tcPr>
          <w:p w14:paraId="66C3A4D9" w14:textId="77777777" w:rsidR="0072781F" w:rsidRPr="00FF4F12" w:rsidRDefault="0072781F"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Diálogo, mediación entre pares, solicitud de disculpas</w:t>
            </w:r>
          </w:p>
        </w:tc>
        <w:tc>
          <w:tcPr>
            <w:tcW w:w="0" w:type="auto"/>
            <w:hideMark/>
            <w:tcPrChange w:id="2971" w:author="Edu Fisica" w:date="2026-05-16T07:13:00Z">
              <w:tcPr>
                <w:tcW w:w="0" w:type="auto"/>
                <w:tcBorders>
                  <w:top w:val="none" w:sz="0" w:space="0" w:color="auto"/>
                  <w:bottom w:val="none" w:sz="0" w:space="0" w:color="auto"/>
                </w:tcBorders>
                <w:hideMark/>
              </w:tcPr>
            </w:tcPrChange>
          </w:tcPr>
          <w:p w14:paraId="7A980BC5" w14:textId="77777777" w:rsidR="0072781F" w:rsidRPr="00FF4F12" w:rsidRDefault="0072781F"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Desarrollo de habilidades para la resolución pacífica de conflictos</w:t>
            </w:r>
          </w:p>
        </w:tc>
      </w:tr>
      <w:tr w:rsidR="0072781F" w:rsidRPr="00FF4F12" w14:paraId="53F9C627" w14:textId="77777777" w:rsidTr="00A414E7">
        <w:tc>
          <w:tcPr>
            <w:cnfStyle w:val="001000000000" w:firstRow="0" w:lastRow="0" w:firstColumn="1" w:lastColumn="0" w:oddVBand="0" w:evenVBand="0" w:oddHBand="0" w:evenHBand="0" w:firstRowFirstColumn="0" w:firstRowLastColumn="0" w:lastRowFirstColumn="0" w:lastRowLastColumn="0"/>
            <w:tcW w:w="1696" w:type="dxa"/>
            <w:hideMark/>
            <w:tcPrChange w:id="2972" w:author="Edu Fisica" w:date="2026-05-16T07:13:00Z">
              <w:tcPr>
                <w:tcW w:w="1696" w:type="dxa"/>
                <w:hideMark/>
              </w:tcPr>
            </w:tcPrChange>
          </w:tcPr>
          <w:p w14:paraId="7DC3A35D" w14:textId="77777777" w:rsidR="0072781F" w:rsidRPr="00FF4F12" w:rsidRDefault="0072781F" w:rsidP="00E06C30">
            <w:pPr>
              <w:spacing w:line="240" w:lineRule="auto"/>
              <w:ind w:firstLine="0"/>
              <w:rPr>
                <w:rFonts w:eastAsia="Times New Roman" w:cs="Times New Roman"/>
                <w:sz w:val="20"/>
                <w:szCs w:val="20"/>
              </w:rPr>
            </w:pPr>
            <w:r w:rsidRPr="00DC5717">
              <w:rPr>
                <w:sz w:val="20"/>
              </w:rPr>
              <w:t>Participación y liderazgo</w:t>
            </w:r>
          </w:p>
        </w:tc>
        <w:tc>
          <w:tcPr>
            <w:tcW w:w="2181" w:type="dxa"/>
            <w:hideMark/>
            <w:tcPrChange w:id="2973" w:author="Edu Fisica" w:date="2026-05-16T07:13:00Z">
              <w:tcPr>
                <w:tcW w:w="2181" w:type="dxa"/>
                <w:hideMark/>
              </w:tcPr>
            </w:tcPrChange>
          </w:tcPr>
          <w:p w14:paraId="555F2CC2" w14:textId="77777777" w:rsidR="0072781F" w:rsidRPr="00FF4F12" w:rsidRDefault="0072781F"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Mayor protagonismo estudiantil</w:t>
            </w:r>
          </w:p>
        </w:tc>
        <w:tc>
          <w:tcPr>
            <w:tcW w:w="2578" w:type="dxa"/>
            <w:hideMark/>
            <w:tcPrChange w:id="2974" w:author="Edu Fisica" w:date="2026-05-16T07:13:00Z">
              <w:tcPr>
                <w:tcW w:w="2578" w:type="dxa"/>
                <w:hideMark/>
              </w:tcPr>
            </w:tcPrChange>
          </w:tcPr>
          <w:p w14:paraId="3F44DFA0" w14:textId="77777777" w:rsidR="0072781F" w:rsidRPr="00FF4F12" w:rsidRDefault="0072781F"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Rol activo de gestor de paz, representante del salón, liderazgo en actividades grupales</w:t>
            </w:r>
          </w:p>
        </w:tc>
        <w:tc>
          <w:tcPr>
            <w:tcW w:w="0" w:type="auto"/>
            <w:hideMark/>
            <w:tcPrChange w:id="2975" w:author="Edu Fisica" w:date="2026-05-16T07:13:00Z">
              <w:tcPr>
                <w:tcW w:w="0" w:type="auto"/>
                <w:hideMark/>
              </w:tcPr>
            </w:tcPrChange>
          </w:tcPr>
          <w:p w14:paraId="5043CC19" w14:textId="77777777" w:rsidR="0072781F" w:rsidRPr="00FF4F12" w:rsidRDefault="0072781F"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Se fortalece la corresponsabilidad y la participación democrática</w:t>
            </w:r>
          </w:p>
        </w:tc>
      </w:tr>
      <w:tr w:rsidR="0072781F" w:rsidRPr="00FF4F12" w14:paraId="6CADDFF8" w14:textId="77777777" w:rsidTr="00A41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Change w:id="2976" w:author="Edu Fisica" w:date="2026-05-16T07:13:00Z">
              <w:tcPr>
                <w:tcW w:w="1696" w:type="dxa"/>
                <w:tcBorders>
                  <w:top w:val="none" w:sz="0" w:space="0" w:color="auto"/>
                  <w:bottom w:val="none" w:sz="0" w:space="0" w:color="auto"/>
                </w:tcBorders>
                <w:hideMark/>
              </w:tcPr>
            </w:tcPrChange>
          </w:tcPr>
          <w:p w14:paraId="3033B5AA" w14:textId="77777777" w:rsidR="0072781F" w:rsidRPr="00FF4F12" w:rsidRDefault="0072781F"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rFonts w:eastAsia="Times New Roman" w:cs="Times New Roman"/>
                <w:sz w:val="20"/>
                <w:szCs w:val="20"/>
              </w:rPr>
            </w:pPr>
            <w:r w:rsidRPr="00DC5717">
              <w:rPr>
                <w:sz w:val="20"/>
              </w:rPr>
              <w:t>Competencias socioemocionales</w:t>
            </w:r>
          </w:p>
        </w:tc>
        <w:tc>
          <w:tcPr>
            <w:tcW w:w="2181" w:type="dxa"/>
            <w:hideMark/>
            <w:tcPrChange w:id="2977" w:author="Edu Fisica" w:date="2026-05-16T07:13:00Z">
              <w:tcPr>
                <w:tcW w:w="2181" w:type="dxa"/>
                <w:tcBorders>
                  <w:top w:val="none" w:sz="0" w:space="0" w:color="auto"/>
                  <w:bottom w:val="none" w:sz="0" w:space="0" w:color="auto"/>
                </w:tcBorders>
                <w:hideMark/>
              </w:tcPr>
            </w:tcPrChange>
          </w:tcPr>
          <w:p w14:paraId="4ACCF906" w14:textId="77777777" w:rsidR="0072781F" w:rsidRPr="00FF4F12" w:rsidRDefault="0072781F"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Avances en empatía, autorregulación, tolerancia y respeto</w:t>
            </w:r>
          </w:p>
        </w:tc>
        <w:tc>
          <w:tcPr>
            <w:tcW w:w="2578" w:type="dxa"/>
            <w:hideMark/>
            <w:tcPrChange w:id="2978" w:author="Edu Fisica" w:date="2026-05-16T07:13:00Z">
              <w:tcPr>
                <w:tcW w:w="2578" w:type="dxa"/>
                <w:tcBorders>
                  <w:top w:val="none" w:sz="0" w:space="0" w:color="auto"/>
                  <w:bottom w:val="none" w:sz="0" w:space="0" w:color="auto"/>
                </w:tcBorders>
                <w:hideMark/>
              </w:tcPr>
            </w:tcPrChange>
          </w:tcPr>
          <w:p w14:paraId="347A32D9" w14:textId="77777777" w:rsidR="0072781F" w:rsidRPr="00FF4F12" w:rsidRDefault="0072781F"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Expresiones de apoyo, reconocimiento del otro, control del comportamiento</w:t>
            </w:r>
          </w:p>
        </w:tc>
        <w:tc>
          <w:tcPr>
            <w:tcW w:w="0" w:type="auto"/>
            <w:hideMark/>
            <w:tcPrChange w:id="2979" w:author="Edu Fisica" w:date="2026-05-16T07:13:00Z">
              <w:tcPr>
                <w:tcW w:w="0" w:type="auto"/>
                <w:tcBorders>
                  <w:top w:val="none" w:sz="0" w:space="0" w:color="auto"/>
                  <w:bottom w:val="none" w:sz="0" w:space="0" w:color="auto"/>
                </w:tcBorders>
                <w:hideMark/>
              </w:tcPr>
            </w:tcPrChange>
          </w:tcPr>
          <w:p w14:paraId="4EFD763D" w14:textId="77777777" w:rsidR="0072781F" w:rsidRPr="00FF4F12" w:rsidRDefault="0072781F"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Incidencia positiva de las estrategias en el desarrollo socioemocional</w:t>
            </w:r>
          </w:p>
        </w:tc>
      </w:tr>
      <w:tr w:rsidR="0072781F" w:rsidRPr="00FF4F12" w14:paraId="305E8AFE" w14:textId="77777777" w:rsidTr="00A414E7">
        <w:tc>
          <w:tcPr>
            <w:cnfStyle w:val="001000000000" w:firstRow="0" w:lastRow="0" w:firstColumn="1" w:lastColumn="0" w:oddVBand="0" w:evenVBand="0" w:oddHBand="0" w:evenHBand="0" w:firstRowFirstColumn="0" w:firstRowLastColumn="0" w:lastRowFirstColumn="0" w:lastRowLastColumn="0"/>
            <w:tcW w:w="1696" w:type="dxa"/>
            <w:hideMark/>
            <w:tcPrChange w:id="2980" w:author="Edu Fisica" w:date="2026-05-16T07:13:00Z">
              <w:tcPr>
                <w:tcW w:w="1696" w:type="dxa"/>
                <w:hideMark/>
              </w:tcPr>
            </w:tcPrChange>
          </w:tcPr>
          <w:p w14:paraId="657616D1" w14:textId="77777777" w:rsidR="0072781F" w:rsidRPr="00FF4F12" w:rsidRDefault="0072781F" w:rsidP="00E06C30">
            <w:pPr>
              <w:spacing w:line="240" w:lineRule="auto"/>
              <w:ind w:firstLine="0"/>
              <w:rPr>
                <w:rFonts w:eastAsia="Times New Roman" w:cs="Times New Roman"/>
                <w:sz w:val="20"/>
                <w:szCs w:val="20"/>
              </w:rPr>
            </w:pPr>
            <w:r w:rsidRPr="00DC5717">
              <w:rPr>
                <w:sz w:val="20"/>
              </w:rPr>
              <w:t>Autoestima y autovaloración</w:t>
            </w:r>
          </w:p>
        </w:tc>
        <w:tc>
          <w:tcPr>
            <w:tcW w:w="2181" w:type="dxa"/>
            <w:hideMark/>
            <w:tcPrChange w:id="2981" w:author="Edu Fisica" w:date="2026-05-16T07:13:00Z">
              <w:tcPr>
                <w:tcW w:w="2181" w:type="dxa"/>
                <w:hideMark/>
              </w:tcPr>
            </w:tcPrChange>
          </w:tcPr>
          <w:p w14:paraId="7E563527" w14:textId="77777777" w:rsidR="0072781F" w:rsidRPr="00FF4F12" w:rsidRDefault="0072781F"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Dificultades iniciales con avances progresivos</w:t>
            </w:r>
          </w:p>
        </w:tc>
        <w:tc>
          <w:tcPr>
            <w:tcW w:w="2578" w:type="dxa"/>
            <w:hideMark/>
            <w:tcPrChange w:id="2982" w:author="Edu Fisica" w:date="2026-05-16T07:13:00Z">
              <w:tcPr>
                <w:tcW w:w="2578" w:type="dxa"/>
                <w:hideMark/>
              </w:tcPr>
            </w:tcPrChange>
          </w:tcPr>
          <w:p w14:paraId="4C420238" w14:textId="77777777" w:rsidR="0072781F" w:rsidRPr="00FF4F12" w:rsidRDefault="0072781F"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Expresiones de inseguridad como “no sé”, autoevaluaciones bajas, frente a cualidades propias, luego mayor reconocimiento personal</w:t>
            </w:r>
          </w:p>
        </w:tc>
        <w:tc>
          <w:tcPr>
            <w:tcW w:w="0" w:type="auto"/>
            <w:hideMark/>
            <w:tcPrChange w:id="2983" w:author="Edu Fisica" w:date="2026-05-16T07:13:00Z">
              <w:tcPr>
                <w:tcW w:w="0" w:type="auto"/>
                <w:hideMark/>
              </w:tcPr>
            </w:tcPrChange>
          </w:tcPr>
          <w:p w14:paraId="1B5BEB4C" w14:textId="77777777" w:rsidR="0072781F" w:rsidRPr="00FF4F12" w:rsidRDefault="0072781F"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Necesidad de continuar fortaleciendo la autoconfianza</w:t>
            </w:r>
          </w:p>
        </w:tc>
      </w:tr>
      <w:tr w:rsidR="0072781F" w:rsidRPr="00FF4F12" w14:paraId="43EE5A45" w14:textId="77777777" w:rsidTr="00A41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Change w:id="2984" w:author="Edu Fisica" w:date="2026-05-16T07:13:00Z">
              <w:tcPr>
                <w:tcW w:w="1696" w:type="dxa"/>
                <w:tcBorders>
                  <w:top w:val="none" w:sz="0" w:space="0" w:color="auto"/>
                  <w:bottom w:val="none" w:sz="0" w:space="0" w:color="auto"/>
                </w:tcBorders>
                <w:hideMark/>
              </w:tcPr>
            </w:tcPrChange>
          </w:tcPr>
          <w:p w14:paraId="3606F795" w14:textId="77777777" w:rsidR="0072781F" w:rsidRPr="00FF4F12" w:rsidRDefault="0072781F" w:rsidP="00E06C30">
            <w:pPr>
              <w:spacing w:line="240" w:lineRule="auto"/>
              <w:ind w:firstLine="0"/>
              <w:cnfStyle w:val="001000100000" w:firstRow="0" w:lastRow="0" w:firstColumn="1" w:lastColumn="0" w:oddVBand="0" w:evenVBand="0" w:oddHBand="1" w:evenHBand="0" w:firstRowFirstColumn="0" w:firstRowLastColumn="0" w:lastRowFirstColumn="0" w:lastRowLastColumn="0"/>
              <w:rPr>
                <w:rFonts w:eastAsia="Times New Roman" w:cs="Times New Roman"/>
                <w:sz w:val="20"/>
                <w:szCs w:val="20"/>
              </w:rPr>
            </w:pPr>
            <w:r w:rsidRPr="00DC5717">
              <w:rPr>
                <w:sz w:val="20"/>
              </w:rPr>
              <w:t>Relación escuela-familia</w:t>
            </w:r>
          </w:p>
        </w:tc>
        <w:tc>
          <w:tcPr>
            <w:tcW w:w="2181" w:type="dxa"/>
            <w:hideMark/>
            <w:tcPrChange w:id="2985" w:author="Edu Fisica" w:date="2026-05-16T07:13:00Z">
              <w:tcPr>
                <w:tcW w:w="2181" w:type="dxa"/>
                <w:tcBorders>
                  <w:top w:val="none" w:sz="0" w:space="0" w:color="auto"/>
                  <w:bottom w:val="none" w:sz="0" w:space="0" w:color="auto"/>
                </w:tcBorders>
                <w:hideMark/>
              </w:tcPr>
            </w:tcPrChange>
          </w:tcPr>
          <w:p w14:paraId="4454E9A4" w14:textId="77777777" w:rsidR="0072781F" w:rsidRPr="00FF4F12" w:rsidRDefault="0072781F"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Mayor vinculación de las familias en procesos formativos</w:t>
            </w:r>
          </w:p>
        </w:tc>
        <w:tc>
          <w:tcPr>
            <w:tcW w:w="2578" w:type="dxa"/>
            <w:hideMark/>
            <w:tcPrChange w:id="2986" w:author="Edu Fisica" w:date="2026-05-16T07:13:00Z">
              <w:tcPr>
                <w:tcW w:w="2578" w:type="dxa"/>
                <w:tcBorders>
                  <w:top w:val="none" w:sz="0" w:space="0" w:color="auto"/>
                  <w:bottom w:val="none" w:sz="0" w:space="0" w:color="auto"/>
                </w:tcBorders>
                <w:hideMark/>
              </w:tcPr>
            </w:tcPrChange>
          </w:tcPr>
          <w:p w14:paraId="0894229B" w14:textId="77777777" w:rsidR="0072781F" w:rsidRPr="00FF4F12" w:rsidRDefault="0072781F"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Participación activa en actividades como emprendimiento, convivencia y mural</w:t>
            </w:r>
          </w:p>
        </w:tc>
        <w:tc>
          <w:tcPr>
            <w:tcW w:w="0" w:type="auto"/>
            <w:hideMark/>
            <w:tcPrChange w:id="2987" w:author="Edu Fisica" w:date="2026-05-16T07:13:00Z">
              <w:tcPr>
                <w:tcW w:w="0" w:type="auto"/>
                <w:tcBorders>
                  <w:top w:val="none" w:sz="0" w:space="0" w:color="auto"/>
                  <w:bottom w:val="none" w:sz="0" w:space="0" w:color="auto"/>
                </w:tcBorders>
                <w:hideMark/>
              </w:tcPr>
            </w:tcPrChange>
          </w:tcPr>
          <w:p w14:paraId="3600489C" w14:textId="77777777" w:rsidR="0072781F" w:rsidRPr="00FF4F12" w:rsidRDefault="0072781F" w:rsidP="00E06C30">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La articulación familia-escuela favorece la convivencia según la disposición de padres o acudientes.</w:t>
            </w:r>
          </w:p>
        </w:tc>
      </w:tr>
      <w:tr w:rsidR="0072781F" w:rsidRPr="00FF4F12" w14:paraId="78A87012" w14:textId="77777777" w:rsidTr="00A414E7">
        <w:tc>
          <w:tcPr>
            <w:cnfStyle w:val="001000000000" w:firstRow="0" w:lastRow="0" w:firstColumn="1" w:lastColumn="0" w:oddVBand="0" w:evenVBand="0" w:oddHBand="0" w:evenHBand="0" w:firstRowFirstColumn="0" w:firstRowLastColumn="0" w:lastRowFirstColumn="0" w:lastRowLastColumn="0"/>
            <w:tcW w:w="1696" w:type="dxa"/>
            <w:hideMark/>
            <w:tcPrChange w:id="2988" w:author="Edu Fisica" w:date="2026-05-16T07:13:00Z">
              <w:tcPr>
                <w:tcW w:w="1696" w:type="dxa"/>
                <w:hideMark/>
              </w:tcPr>
            </w:tcPrChange>
          </w:tcPr>
          <w:p w14:paraId="2A09DB7D" w14:textId="77777777" w:rsidR="0072781F" w:rsidRPr="00FF4F12" w:rsidRDefault="0072781F" w:rsidP="00E06C30">
            <w:pPr>
              <w:spacing w:line="240" w:lineRule="auto"/>
              <w:ind w:firstLine="0"/>
              <w:rPr>
                <w:rFonts w:eastAsia="Times New Roman" w:cs="Times New Roman"/>
                <w:sz w:val="20"/>
                <w:szCs w:val="20"/>
              </w:rPr>
            </w:pPr>
            <w:r w:rsidRPr="00DC5717">
              <w:rPr>
                <w:sz w:val="20"/>
              </w:rPr>
              <w:t>Impacto de las estrategias</w:t>
            </w:r>
          </w:p>
        </w:tc>
        <w:tc>
          <w:tcPr>
            <w:tcW w:w="2181" w:type="dxa"/>
            <w:hideMark/>
            <w:tcPrChange w:id="2989" w:author="Edu Fisica" w:date="2026-05-16T07:13:00Z">
              <w:tcPr>
                <w:tcW w:w="2181" w:type="dxa"/>
                <w:hideMark/>
              </w:tcPr>
            </w:tcPrChange>
          </w:tcPr>
          <w:p w14:paraId="57361CC1" w14:textId="77777777" w:rsidR="0072781F" w:rsidRPr="00FF4F12" w:rsidRDefault="0072781F"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 xml:space="preserve">Aumento gradual de estrategias didácticas </w:t>
            </w:r>
          </w:p>
          <w:p w14:paraId="51FA09DB" w14:textId="77777777" w:rsidR="0072781F" w:rsidRPr="00FF4F12" w:rsidRDefault="0072781F"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Incremento de actividades vivenciales y restaurativas.</w:t>
            </w:r>
          </w:p>
          <w:p w14:paraId="0058E610" w14:textId="77777777" w:rsidR="0072781F" w:rsidRPr="00FF4F12" w:rsidRDefault="0072781F"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p>
        </w:tc>
        <w:tc>
          <w:tcPr>
            <w:tcW w:w="2578" w:type="dxa"/>
            <w:hideMark/>
            <w:tcPrChange w:id="2990" w:author="Edu Fisica" w:date="2026-05-16T07:13:00Z">
              <w:tcPr>
                <w:tcW w:w="2578" w:type="dxa"/>
                <w:hideMark/>
              </w:tcPr>
            </w:tcPrChange>
          </w:tcPr>
          <w:p w14:paraId="6D7E9C92" w14:textId="77777777" w:rsidR="0072781F" w:rsidRPr="00FF4F12" w:rsidRDefault="0072781F"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Mejor comportamiento en convivencias, participación activa en estrategias</w:t>
            </w:r>
          </w:p>
        </w:tc>
        <w:tc>
          <w:tcPr>
            <w:tcW w:w="0" w:type="auto"/>
            <w:hideMark/>
            <w:tcPrChange w:id="2991" w:author="Edu Fisica" w:date="2026-05-16T07:13:00Z">
              <w:tcPr>
                <w:tcW w:w="0" w:type="auto"/>
                <w:hideMark/>
              </w:tcPr>
            </w:tcPrChange>
          </w:tcPr>
          <w:p w14:paraId="2D49860D" w14:textId="77777777" w:rsidR="0072781F" w:rsidRPr="00FF4F12" w:rsidRDefault="0072781F" w:rsidP="00E06C30">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rPr>
            </w:pPr>
            <w:r w:rsidRPr="00FF4F12">
              <w:rPr>
                <w:rFonts w:eastAsia="Times New Roman" w:cs="Times New Roman"/>
                <w:sz w:val="20"/>
                <w:szCs w:val="20"/>
              </w:rPr>
              <w:t>Las experiencias significativas generan aprendizajes duraderos</w:t>
            </w:r>
          </w:p>
        </w:tc>
      </w:tr>
    </w:tbl>
    <w:p w14:paraId="6EA630EF" w14:textId="77777777" w:rsidR="00923124" w:rsidRDefault="00923124" w:rsidP="0072781F">
      <w:pPr>
        <w:rPr>
          <w:del w:id="2992" w:author="Edu Fisica" w:date="2026-05-16T07:13:00Z"/>
          <w:rStyle w:val="Textoennegrita"/>
          <w:rFonts w:ascii="Times New Roman" w:hAnsi="Times New Roman" w:cs="Times New Roman"/>
          <w:b w:val="0"/>
          <w:bCs w:val="0"/>
          <w:i/>
          <w:iCs/>
        </w:rPr>
      </w:pPr>
    </w:p>
    <w:p w14:paraId="5FE91246" w14:textId="1A3A780F" w:rsidR="008F79DC" w:rsidRPr="008F79DC" w:rsidRDefault="0072781F" w:rsidP="0072781F">
      <w:pPr>
        <w:rPr>
          <w:ins w:id="2993" w:author="Edu Fisica" w:date="2026-05-16T07:13:00Z"/>
          <w:rFonts w:cs="Times New Roman"/>
          <w:sz w:val="20"/>
          <w:szCs w:val="20"/>
        </w:rPr>
      </w:pPr>
      <w:r w:rsidRPr="008F79DC">
        <w:rPr>
          <w:rStyle w:val="Textoennegrita"/>
          <w:rFonts w:ascii="Times New Roman" w:hAnsi="Times New Roman"/>
          <w:b w:val="0"/>
          <w:i/>
          <w:rPrChange w:id="2994" w:author="Edu Fisica" w:date="2026-05-16T07:13:00Z">
            <w:rPr>
              <w:rStyle w:val="Textoennegrita"/>
              <w:rFonts w:ascii="Times New Roman" w:hAnsi="Times New Roman"/>
              <w:b w:val="0"/>
              <w:i/>
              <w:color w:val="FF0000"/>
            </w:rPr>
          </w:rPrChange>
        </w:rPr>
        <w:t>Nota</w:t>
      </w:r>
      <w:del w:id="2995" w:author="Edu Fisica" w:date="2026-05-16T07:13:00Z">
        <w:r w:rsidRPr="000B45BE">
          <w:rPr>
            <w:rStyle w:val="Textoennegrita"/>
            <w:rFonts w:ascii="Times New Roman" w:hAnsi="Times New Roman" w:cs="Times New Roman"/>
            <w:b w:val="0"/>
            <w:bCs w:val="0"/>
            <w:i/>
            <w:iCs/>
            <w:color w:val="FF0000"/>
          </w:rPr>
          <w:delText>:</w:delText>
        </w:r>
      </w:del>
      <w:ins w:id="2996" w:author="Edu Fisica" w:date="2026-05-16T07:13:00Z">
        <w:r w:rsidR="008F79DC" w:rsidRPr="008F79DC">
          <w:rPr>
            <w:rStyle w:val="Textoennegrita"/>
            <w:rFonts w:ascii="Times New Roman" w:hAnsi="Times New Roman" w:cs="Times New Roman"/>
            <w:b w:val="0"/>
            <w:bCs w:val="0"/>
            <w:i/>
            <w:iCs/>
            <w:szCs w:val="20"/>
          </w:rPr>
          <w:t>.</w:t>
        </w:r>
      </w:ins>
      <w:r w:rsidRPr="008F79DC">
        <w:rPr>
          <w:sz w:val="20"/>
          <w:rPrChange w:id="2997" w:author="Edu Fisica" w:date="2026-05-16T07:13:00Z">
            <w:rPr/>
          </w:rPrChange>
        </w:rPr>
        <w:t xml:space="preserve"> Elaboración propia</w:t>
      </w:r>
      <w:del w:id="2998" w:author="Edu Fisica" w:date="2026-05-16T07:13:00Z">
        <w:r w:rsidRPr="00FF4F12">
          <w:rPr>
            <w:rFonts w:cs="Times New Roman"/>
          </w:rPr>
          <w:delText xml:space="preserve"> a</w:delText>
        </w:r>
      </w:del>
      <w:ins w:id="2999" w:author="Edu Fisica" w:date="2026-05-16T07:13:00Z">
        <w:r w:rsidR="008F79DC" w:rsidRPr="008F79DC">
          <w:rPr>
            <w:rFonts w:cs="Times New Roman"/>
            <w:sz w:val="20"/>
            <w:szCs w:val="20"/>
          </w:rPr>
          <w:t xml:space="preserve">. Descripción del registro anecdótico grupal. </w:t>
        </w:r>
      </w:ins>
    </w:p>
    <w:p w14:paraId="70E04A16" w14:textId="71B9FB63" w:rsidR="0072781F" w:rsidRPr="008F79DC" w:rsidRDefault="008F79DC" w:rsidP="0072781F">
      <w:pPr>
        <w:rPr>
          <w:rFonts w:eastAsia="Times New Roman" w:cs="Times New Roman"/>
          <w:color w:val="000000"/>
          <w:szCs w:val="24"/>
          <w:lang w:val="es-CO"/>
        </w:rPr>
      </w:pPr>
      <w:ins w:id="3000" w:author="Edu Fisica" w:date="2026-05-16T07:13:00Z">
        <w:r w:rsidRPr="008F79DC">
          <w:rPr>
            <w:rFonts w:cs="Times New Roman"/>
            <w:szCs w:val="24"/>
          </w:rPr>
          <w:t>A</w:t>
        </w:r>
      </w:ins>
      <w:r w:rsidRPr="008F79DC">
        <w:rPr>
          <w:rFonts w:cs="Times New Roman"/>
          <w:szCs w:val="24"/>
        </w:rPr>
        <w:t xml:space="preserve"> </w:t>
      </w:r>
      <w:r w:rsidR="0072781F" w:rsidRPr="008F79DC">
        <w:rPr>
          <w:rFonts w:cs="Times New Roman"/>
          <w:szCs w:val="24"/>
        </w:rPr>
        <w:t>partir del registro anecdótico grupal construido mediante la observación participante durante la implementación del proyecto</w:t>
      </w:r>
      <w:del w:id="3001" w:author="Edu Fisica" w:date="2026-05-16T07:13:00Z">
        <w:r w:rsidR="0072781F" w:rsidRPr="00FF4F12">
          <w:rPr>
            <w:rFonts w:cs="Times New Roman"/>
          </w:rPr>
          <w:delText>. La</w:delText>
        </w:r>
      </w:del>
      <w:ins w:id="3002" w:author="Edu Fisica" w:date="2026-05-16T07:13:00Z">
        <w:r w:rsidRPr="008F79DC">
          <w:rPr>
            <w:rFonts w:cs="Times New Roman"/>
            <w:szCs w:val="24"/>
          </w:rPr>
          <w:t xml:space="preserve"> se</w:t>
        </w:r>
        <w:r w:rsidR="0072781F" w:rsidRPr="008F79DC">
          <w:rPr>
            <w:rFonts w:cs="Times New Roman"/>
            <w:szCs w:val="24"/>
          </w:rPr>
          <w:t xml:space="preserve"> sintetiza</w:t>
        </w:r>
        <w:r w:rsidRPr="008F79DC">
          <w:rPr>
            <w:rFonts w:cs="Times New Roman"/>
            <w:szCs w:val="24"/>
          </w:rPr>
          <w:t xml:space="preserve"> la</w:t>
        </w:r>
      </w:ins>
      <w:r w:rsidRPr="008F79DC">
        <w:rPr>
          <w:rFonts w:cs="Times New Roman"/>
          <w:szCs w:val="24"/>
        </w:rPr>
        <w:t xml:space="preserve"> información </w:t>
      </w:r>
      <w:del w:id="3003" w:author="Edu Fisica" w:date="2026-05-16T07:13:00Z">
        <w:r w:rsidR="0072781F" w:rsidRPr="00FF4F12">
          <w:rPr>
            <w:rFonts w:cs="Times New Roman"/>
          </w:rPr>
          <w:delText>sintetiza</w:delText>
        </w:r>
      </w:del>
      <w:ins w:id="3004" w:author="Edu Fisica" w:date="2026-05-16T07:13:00Z">
        <w:r w:rsidRPr="008F79DC">
          <w:rPr>
            <w:rFonts w:cs="Times New Roman"/>
            <w:szCs w:val="24"/>
          </w:rPr>
          <w:t>resaltando</w:t>
        </w:r>
      </w:ins>
      <w:r w:rsidRPr="008F79DC">
        <w:rPr>
          <w:rFonts w:cs="Times New Roman"/>
          <w:szCs w:val="24"/>
        </w:rPr>
        <w:t xml:space="preserve"> </w:t>
      </w:r>
      <w:r w:rsidR="0072781F" w:rsidRPr="008F79DC">
        <w:rPr>
          <w:rFonts w:cs="Times New Roman"/>
          <w:szCs w:val="24"/>
        </w:rPr>
        <w:t>los principales hallazgos relacionados con el clima escolar, las competencias sociales y la incidencia de las estrategias didácticas en el grado 6°-1.</w:t>
      </w:r>
    </w:p>
    <w:p w14:paraId="67872F64" w14:textId="77777777" w:rsidR="0072781F" w:rsidRPr="00FF4F12" w:rsidRDefault="0072781F" w:rsidP="0072781F">
      <w:pPr>
        <w:rPr>
          <w:rFonts w:eastAsia="Times New Roman" w:cs="Times New Roman"/>
          <w:color w:val="000000"/>
          <w:szCs w:val="24"/>
          <w:lang w:val="es-CO"/>
        </w:rPr>
      </w:pPr>
      <w:r w:rsidRPr="00FF4F12">
        <w:rPr>
          <w:rFonts w:eastAsia="Times New Roman" w:cs="Times New Roman"/>
          <w:color w:val="000000"/>
          <w:szCs w:val="24"/>
          <w:lang w:val="es-CO"/>
        </w:rPr>
        <w:t>En términos generales, el clima escolar evolucionó hacia un ambiente más armónico, participativo y respetuoso, evidenciando que las estrategias implementadas tuvieron, en su mayoría una incidencia positiva en el desarrollo de competencias sociales y en la percepción de convivencia del grupo. Este proceso reafirma la importancia de generar espacios pedagógicos intencionados que promuevan la reflexión, la participación y la construcción colectiva de una cultura de paz.</w:t>
      </w:r>
    </w:p>
    <w:p w14:paraId="301E945E" w14:textId="483203D7" w:rsidR="00D549F5" w:rsidRPr="00FF4F12" w:rsidRDefault="00D549F5" w:rsidP="0068461A">
      <w:pPr>
        <w:pBdr>
          <w:top w:val="nil"/>
          <w:left w:val="nil"/>
          <w:bottom w:val="nil"/>
          <w:right w:val="nil"/>
          <w:between w:val="nil"/>
        </w:pBdr>
        <w:jc w:val="both"/>
        <w:rPr>
          <w:rFonts w:eastAsia="Times New Roman" w:cs="Times New Roman"/>
          <w:szCs w:val="24"/>
          <w:lang w:val="es-CO"/>
        </w:rPr>
      </w:pPr>
    </w:p>
    <w:p w14:paraId="6DD2A1E8" w14:textId="2DC2ED54" w:rsidR="00616D3D" w:rsidRPr="00FF4F12" w:rsidRDefault="00616D3D" w:rsidP="0077510E">
      <w:pPr>
        <w:pBdr>
          <w:top w:val="nil"/>
          <w:left w:val="nil"/>
          <w:bottom w:val="nil"/>
          <w:right w:val="nil"/>
          <w:between w:val="nil"/>
        </w:pBdr>
        <w:jc w:val="both"/>
        <w:rPr>
          <w:rFonts w:eastAsia="Times New Roman" w:cs="Times New Roman"/>
          <w:szCs w:val="24"/>
        </w:rPr>
      </w:pPr>
    </w:p>
    <w:p w14:paraId="2A177B6B" w14:textId="61E691C9" w:rsidR="0068461A" w:rsidRPr="00FF4F12" w:rsidRDefault="0068461A" w:rsidP="0077510E">
      <w:pPr>
        <w:pBdr>
          <w:top w:val="nil"/>
          <w:left w:val="nil"/>
          <w:bottom w:val="nil"/>
          <w:right w:val="nil"/>
          <w:between w:val="nil"/>
        </w:pBdr>
        <w:jc w:val="both"/>
        <w:rPr>
          <w:rFonts w:eastAsia="Times New Roman" w:cs="Times New Roman"/>
          <w:szCs w:val="24"/>
        </w:rPr>
      </w:pPr>
    </w:p>
    <w:p w14:paraId="6573A4A8" w14:textId="77777777" w:rsidR="0068461A" w:rsidRPr="00FF4F12" w:rsidRDefault="0068461A" w:rsidP="0077510E">
      <w:pPr>
        <w:pBdr>
          <w:top w:val="nil"/>
          <w:left w:val="nil"/>
          <w:bottom w:val="nil"/>
          <w:right w:val="nil"/>
          <w:between w:val="nil"/>
        </w:pBdr>
        <w:jc w:val="both"/>
        <w:rPr>
          <w:rFonts w:eastAsia="Times New Roman" w:cs="Times New Roman"/>
          <w:szCs w:val="24"/>
        </w:rPr>
      </w:pPr>
    </w:p>
    <w:p w14:paraId="698A895A" w14:textId="02C4250E" w:rsidR="00616D3D" w:rsidRPr="00FF4F12" w:rsidRDefault="00616D3D" w:rsidP="0077510E">
      <w:pPr>
        <w:pBdr>
          <w:top w:val="nil"/>
          <w:left w:val="nil"/>
          <w:bottom w:val="nil"/>
          <w:right w:val="nil"/>
          <w:between w:val="nil"/>
        </w:pBdr>
        <w:jc w:val="both"/>
        <w:rPr>
          <w:rFonts w:eastAsia="Times New Roman" w:cs="Times New Roman"/>
          <w:szCs w:val="24"/>
        </w:rPr>
      </w:pPr>
    </w:p>
    <w:p w14:paraId="39CE3805" w14:textId="3747D88F" w:rsidR="00616D3D" w:rsidRPr="00FF4F12" w:rsidRDefault="00616D3D" w:rsidP="0077510E">
      <w:pPr>
        <w:pBdr>
          <w:top w:val="nil"/>
          <w:left w:val="nil"/>
          <w:bottom w:val="nil"/>
          <w:right w:val="nil"/>
          <w:between w:val="nil"/>
        </w:pBdr>
        <w:jc w:val="both"/>
        <w:rPr>
          <w:rFonts w:eastAsia="Times New Roman" w:cs="Times New Roman"/>
          <w:szCs w:val="24"/>
        </w:rPr>
      </w:pPr>
    </w:p>
    <w:p w14:paraId="5A4BAE07" w14:textId="246038B5" w:rsidR="00616D3D" w:rsidRPr="00FF4F12" w:rsidRDefault="00616D3D" w:rsidP="0077510E">
      <w:pPr>
        <w:pBdr>
          <w:top w:val="nil"/>
          <w:left w:val="nil"/>
          <w:bottom w:val="nil"/>
          <w:right w:val="nil"/>
          <w:between w:val="nil"/>
        </w:pBdr>
        <w:jc w:val="both"/>
        <w:rPr>
          <w:rFonts w:eastAsia="Times New Roman" w:cs="Times New Roman"/>
          <w:szCs w:val="24"/>
        </w:rPr>
      </w:pPr>
    </w:p>
    <w:p w14:paraId="1A6C3C64" w14:textId="77777777" w:rsidR="00616D3D" w:rsidRPr="00FF4F12" w:rsidRDefault="00616D3D" w:rsidP="0077510E">
      <w:pPr>
        <w:pBdr>
          <w:top w:val="nil"/>
          <w:left w:val="nil"/>
          <w:bottom w:val="nil"/>
          <w:right w:val="nil"/>
          <w:between w:val="nil"/>
        </w:pBdr>
        <w:jc w:val="both"/>
        <w:rPr>
          <w:rFonts w:eastAsia="Times New Roman" w:cs="Times New Roman"/>
          <w:szCs w:val="24"/>
        </w:rPr>
      </w:pPr>
    </w:p>
    <w:p w14:paraId="0509F808" w14:textId="77777777" w:rsidR="006B7242" w:rsidRPr="00FF4F12" w:rsidRDefault="006B7242" w:rsidP="0077510E">
      <w:pPr>
        <w:pBdr>
          <w:top w:val="nil"/>
          <w:left w:val="nil"/>
          <w:bottom w:val="nil"/>
          <w:right w:val="nil"/>
          <w:between w:val="nil"/>
        </w:pBdr>
        <w:jc w:val="both"/>
        <w:rPr>
          <w:rFonts w:eastAsia="Times New Roman" w:cs="Times New Roman"/>
          <w:szCs w:val="24"/>
        </w:rPr>
      </w:pPr>
    </w:p>
    <w:p w14:paraId="5865C534" w14:textId="77777777" w:rsidR="006B7242" w:rsidRPr="00FF4F12" w:rsidRDefault="006B7242" w:rsidP="0077510E">
      <w:pPr>
        <w:pBdr>
          <w:top w:val="nil"/>
          <w:left w:val="nil"/>
          <w:bottom w:val="nil"/>
          <w:right w:val="nil"/>
          <w:between w:val="nil"/>
        </w:pBdr>
        <w:jc w:val="both"/>
        <w:rPr>
          <w:rFonts w:eastAsia="Times New Roman" w:cs="Times New Roman"/>
          <w:szCs w:val="24"/>
        </w:rPr>
      </w:pPr>
    </w:p>
    <w:p w14:paraId="08E5C6C3" w14:textId="77777777" w:rsidR="006B7242" w:rsidRPr="00FF4F12" w:rsidRDefault="006B7242" w:rsidP="0077510E">
      <w:pPr>
        <w:pBdr>
          <w:top w:val="nil"/>
          <w:left w:val="nil"/>
          <w:bottom w:val="nil"/>
          <w:right w:val="nil"/>
          <w:between w:val="nil"/>
        </w:pBdr>
        <w:jc w:val="both"/>
        <w:rPr>
          <w:rFonts w:eastAsia="Times New Roman" w:cs="Times New Roman"/>
          <w:szCs w:val="24"/>
        </w:rPr>
      </w:pPr>
    </w:p>
    <w:p w14:paraId="5D2F015F" w14:textId="77777777" w:rsidR="00AD7C7D" w:rsidRPr="00FF4F12" w:rsidRDefault="00AD7C7D" w:rsidP="00BC5AA1">
      <w:pPr>
        <w:pBdr>
          <w:top w:val="nil"/>
          <w:left w:val="nil"/>
          <w:bottom w:val="nil"/>
          <w:right w:val="nil"/>
          <w:between w:val="nil"/>
        </w:pBdr>
        <w:jc w:val="both"/>
        <w:rPr>
          <w:rFonts w:eastAsia="Times New Roman" w:cs="Times New Roman"/>
          <w:bCs/>
        </w:rPr>
      </w:pPr>
    </w:p>
    <w:p w14:paraId="31642D26" w14:textId="77777777" w:rsidR="00410B0B" w:rsidRPr="00FF4F12" w:rsidRDefault="00410B0B" w:rsidP="00BD0F65">
      <w:pPr>
        <w:pBdr>
          <w:top w:val="nil"/>
          <w:left w:val="nil"/>
          <w:bottom w:val="nil"/>
          <w:right w:val="nil"/>
          <w:between w:val="nil"/>
        </w:pBdr>
        <w:jc w:val="both"/>
        <w:rPr>
          <w:rFonts w:eastAsia="Times New Roman" w:cs="Times New Roman"/>
          <w:bCs/>
        </w:rPr>
      </w:pPr>
    </w:p>
    <w:p w14:paraId="33CC9718" w14:textId="4ACD3C66" w:rsidR="00BD0F65" w:rsidRPr="00FF4F12" w:rsidRDefault="00BD0F65" w:rsidP="00210FB3">
      <w:pPr>
        <w:pBdr>
          <w:top w:val="nil"/>
          <w:left w:val="nil"/>
          <w:bottom w:val="nil"/>
          <w:right w:val="nil"/>
          <w:between w:val="nil"/>
        </w:pBdr>
        <w:jc w:val="both"/>
        <w:rPr>
          <w:rFonts w:eastAsia="Times New Roman" w:cs="Times New Roman"/>
          <w:bCs/>
        </w:rPr>
      </w:pPr>
    </w:p>
    <w:p w14:paraId="3E92F63D" w14:textId="77777777" w:rsidR="00BD0F65" w:rsidRPr="00FF4F12" w:rsidRDefault="00BD0F65" w:rsidP="00210FB3">
      <w:pPr>
        <w:pBdr>
          <w:top w:val="nil"/>
          <w:left w:val="nil"/>
          <w:bottom w:val="nil"/>
          <w:right w:val="nil"/>
          <w:between w:val="nil"/>
        </w:pBdr>
        <w:jc w:val="both"/>
        <w:rPr>
          <w:rFonts w:eastAsia="Times New Roman" w:cs="Times New Roman"/>
          <w:bCs/>
        </w:rPr>
      </w:pPr>
    </w:p>
    <w:p w14:paraId="7E74B68C" w14:textId="71234C7E" w:rsidR="00210FB3" w:rsidRDefault="00210FB3" w:rsidP="00210FB3">
      <w:pPr>
        <w:pBdr>
          <w:top w:val="nil"/>
          <w:left w:val="nil"/>
          <w:bottom w:val="nil"/>
          <w:right w:val="nil"/>
          <w:between w:val="nil"/>
        </w:pBdr>
        <w:jc w:val="both"/>
        <w:rPr>
          <w:rFonts w:eastAsia="Times New Roman" w:cs="Times New Roman"/>
          <w:bCs/>
        </w:rPr>
      </w:pPr>
    </w:p>
    <w:p w14:paraId="723A81F2" w14:textId="49980AA3" w:rsidR="008F79DC" w:rsidRDefault="008F79DC" w:rsidP="00210FB3">
      <w:pPr>
        <w:pBdr>
          <w:top w:val="nil"/>
          <w:left w:val="nil"/>
          <w:bottom w:val="nil"/>
          <w:right w:val="nil"/>
          <w:between w:val="nil"/>
        </w:pBdr>
        <w:jc w:val="both"/>
        <w:rPr>
          <w:rFonts w:eastAsia="Times New Roman" w:cs="Times New Roman"/>
          <w:bCs/>
        </w:rPr>
      </w:pPr>
    </w:p>
    <w:p w14:paraId="68DCF471" w14:textId="7F9A7C19" w:rsidR="008F79DC" w:rsidRDefault="008F79DC" w:rsidP="00210FB3">
      <w:pPr>
        <w:pBdr>
          <w:top w:val="nil"/>
          <w:left w:val="nil"/>
          <w:bottom w:val="nil"/>
          <w:right w:val="nil"/>
          <w:between w:val="nil"/>
        </w:pBdr>
        <w:jc w:val="both"/>
        <w:rPr>
          <w:ins w:id="3005" w:author="Edu Fisica" w:date="2026-05-16T07:13:00Z"/>
          <w:rFonts w:eastAsia="Times New Roman" w:cs="Times New Roman"/>
          <w:bCs/>
        </w:rPr>
      </w:pPr>
    </w:p>
    <w:p w14:paraId="6497BE3F" w14:textId="2C6A57C5" w:rsidR="008F79DC" w:rsidRDefault="008F79DC" w:rsidP="00210FB3">
      <w:pPr>
        <w:pBdr>
          <w:top w:val="nil"/>
          <w:left w:val="nil"/>
          <w:bottom w:val="nil"/>
          <w:right w:val="nil"/>
          <w:between w:val="nil"/>
        </w:pBdr>
        <w:jc w:val="both"/>
        <w:rPr>
          <w:ins w:id="3006" w:author="Edu Fisica" w:date="2026-05-16T07:13:00Z"/>
          <w:rFonts w:eastAsia="Times New Roman" w:cs="Times New Roman"/>
          <w:bCs/>
        </w:rPr>
      </w:pPr>
    </w:p>
    <w:p w14:paraId="06B5F517" w14:textId="0D8822A3" w:rsidR="008F79DC" w:rsidRDefault="008F79DC" w:rsidP="00210FB3">
      <w:pPr>
        <w:pBdr>
          <w:top w:val="nil"/>
          <w:left w:val="nil"/>
          <w:bottom w:val="nil"/>
          <w:right w:val="nil"/>
          <w:between w:val="nil"/>
        </w:pBdr>
        <w:jc w:val="both"/>
        <w:rPr>
          <w:ins w:id="3007" w:author="Edu Fisica" w:date="2026-05-16T07:13:00Z"/>
          <w:rFonts w:eastAsia="Times New Roman" w:cs="Times New Roman"/>
          <w:bCs/>
        </w:rPr>
      </w:pPr>
    </w:p>
    <w:p w14:paraId="3AA5924B" w14:textId="77777777" w:rsidR="008F79DC" w:rsidRPr="00FF4F12" w:rsidRDefault="008F79DC" w:rsidP="00210FB3">
      <w:pPr>
        <w:pBdr>
          <w:top w:val="nil"/>
          <w:left w:val="nil"/>
          <w:bottom w:val="nil"/>
          <w:right w:val="nil"/>
          <w:between w:val="nil"/>
        </w:pBdr>
        <w:jc w:val="both"/>
        <w:rPr>
          <w:ins w:id="3008" w:author="Edu Fisica" w:date="2026-05-16T07:13:00Z"/>
          <w:rFonts w:eastAsia="Times New Roman" w:cs="Times New Roman"/>
          <w:bCs/>
        </w:rPr>
      </w:pPr>
    </w:p>
    <w:p w14:paraId="6A0EA205" w14:textId="3DA061ED" w:rsidR="00FF4F12" w:rsidRPr="00DB2B60" w:rsidRDefault="0072781F" w:rsidP="00E06C30">
      <w:pPr>
        <w:pStyle w:val="Ttulo1"/>
        <w:ind w:left="426" w:hanging="426"/>
        <w:rPr>
          <w:bCs/>
        </w:rPr>
      </w:pPr>
      <w:bookmarkStart w:id="3009" w:name="_Toc229133569"/>
      <w:bookmarkStart w:id="3010" w:name="_Toc227692905"/>
      <w:r w:rsidRPr="00FF4F12">
        <w:t>CONCLUSIONES</w:t>
      </w:r>
      <w:bookmarkEnd w:id="3009"/>
      <w:bookmarkEnd w:id="3010"/>
      <w:r w:rsidR="000024C7" w:rsidRPr="00DB2B60">
        <w:rPr>
          <w:bCs/>
        </w:rPr>
        <w:tab/>
      </w:r>
    </w:p>
    <w:p w14:paraId="3284D457" w14:textId="4A9ACD3C" w:rsidR="00FE1745" w:rsidRDefault="00DF61E2" w:rsidP="00FE1745">
      <w:pPr>
        <w:rPr>
          <w:ins w:id="3011" w:author="Edu Fisica" w:date="2026-05-16T07:13:00Z"/>
          <w:rFonts w:eastAsia="Times New Roman" w:cs="Times New Roman"/>
          <w:color w:val="000000"/>
          <w:szCs w:val="24"/>
          <w:lang w:val="es-CO"/>
        </w:rPr>
      </w:pPr>
      <w:del w:id="3012" w:author="Edu Fisica" w:date="2026-05-16T07:13:00Z">
        <w:r w:rsidRPr="00DF61E2">
          <w:rPr>
            <w:rFonts w:eastAsia="Times New Roman" w:cs="Times New Roman"/>
            <w:color w:val="000000"/>
            <w:szCs w:val="24"/>
            <w:lang w:val="es-CO"/>
          </w:rPr>
          <w:delText>El desarrollo e implementación del proyecto</w:delText>
        </w:r>
      </w:del>
      <w:ins w:id="3013" w:author="Edu Fisica" w:date="2026-05-16T07:13:00Z">
        <w:r w:rsidR="00FE1745" w:rsidRPr="00FE1745">
          <w:rPr>
            <w:rFonts w:eastAsia="Times New Roman" w:cs="Times New Roman"/>
            <w:color w:val="000000"/>
            <w:szCs w:val="24"/>
            <w:lang w:val="es-CO"/>
          </w:rPr>
          <w:t>La investigación</w:t>
        </w:r>
      </w:ins>
      <w:r w:rsidR="00FE1745" w:rsidRPr="00FE1745">
        <w:rPr>
          <w:rFonts w:eastAsia="Times New Roman" w:cs="Times New Roman"/>
          <w:color w:val="000000"/>
          <w:szCs w:val="24"/>
          <w:lang w:val="es-CO"/>
        </w:rPr>
        <w:t xml:space="preserve"> Educar para la </w:t>
      </w:r>
      <w:del w:id="3014" w:author="Edu Fisica" w:date="2026-05-16T07:13:00Z">
        <w:r w:rsidRPr="00DF61E2">
          <w:rPr>
            <w:rFonts w:eastAsia="Times New Roman" w:cs="Times New Roman"/>
            <w:color w:val="000000"/>
            <w:szCs w:val="24"/>
            <w:lang w:val="es-CO"/>
          </w:rPr>
          <w:delText>paz</w:delText>
        </w:r>
      </w:del>
      <w:ins w:id="3015" w:author="Edu Fisica" w:date="2026-05-16T07:13:00Z">
        <w:r w:rsidR="00FE1745" w:rsidRPr="00FE1745">
          <w:rPr>
            <w:rFonts w:eastAsia="Times New Roman" w:cs="Times New Roman"/>
            <w:color w:val="000000"/>
            <w:szCs w:val="24"/>
            <w:lang w:val="es-CO"/>
          </w:rPr>
          <w:t>Paz</w:t>
        </w:r>
      </w:ins>
      <w:r w:rsidR="00FE1745" w:rsidRPr="00FE1745">
        <w:rPr>
          <w:rFonts w:eastAsia="Times New Roman" w:cs="Times New Roman"/>
          <w:color w:val="000000"/>
          <w:szCs w:val="24"/>
          <w:lang w:val="es-CO"/>
        </w:rPr>
        <w:t xml:space="preserve"> y la </w:t>
      </w:r>
      <w:del w:id="3016" w:author="Edu Fisica" w:date="2026-05-16T07:13:00Z">
        <w:r w:rsidRPr="00DF61E2">
          <w:rPr>
            <w:rFonts w:eastAsia="Times New Roman" w:cs="Times New Roman"/>
            <w:color w:val="000000"/>
            <w:szCs w:val="24"/>
            <w:lang w:val="es-CO"/>
          </w:rPr>
          <w:delText xml:space="preserve">convivencia </w:delText>
        </w:r>
      </w:del>
      <w:ins w:id="3017" w:author="Edu Fisica" w:date="2026-05-16T07:13:00Z">
        <w:r w:rsidR="00FE1745" w:rsidRPr="00FE1745">
          <w:rPr>
            <w:rFonts w:eastAsia="Times New Roman" w:cs="Times New Roman"/>
            <w:color w:val="000000"/>
            <w:szCs w:val="24"/>
            <w:lang w:val="es-CO"/>
          </w:rPr>
          <w:t xml:space="preserve">Sana Convivencia a través de Estrategias Didácticas realizada </w:t>
        </w:r>
      </w:ins>
      <w:r w:rsidR="00FE1745" w:rsidRPr="00FE1745">
        <w:rPr>
          <w:rFonts w:eastAsia="Times New Roman" w:cs="Times New Roman"/>
          <w:color w:val="000000"/>
          <w:szCs w:val="24"/>
          <w:lang w:val="es-CO"/>
        </w:rPr>
        <w:t>con los estudiantes del grado 6</w:t>
      </w:r>
      <w:del w:id="3018" w:author="Edu Fisica" w:date="2026-05-16T07:13:00Z">
        <w:r w:rsidRPr="00DF61E2">
          <w:rPr>
            <w:rFonts w:eastAsia="Times New Roman" w:cs="Times New Roman"/>
            <w:color w:val="000000"/>
            <w:szCs w:val="24"/>
            <w:lang w:val="es-CO"/>
          </w:rPr>
          <w:delText>°-</w:delText>
        </w:r>
      </w:del>
      <w:ins w:id="3019" w:author="Edu Fisica" w:date="2026-05-16T07:13:00Z">
        <w:r w:rsidR="00FE1745" w:rsidRPr="00FE1745">
          <w:rPr>
            <w:rFonts w:eastAsia="Times New Roman" w:cs="Times New Roman"/>
            <w:color w:val="000000"/>
            <w:szCs w:val="24"/>
            <w:lang w:val="es-CO"/>
          </w:rPr>
          <w:t>-</w:t>
        </w:r>
      </w:ins>
      <w:r w:rsidR="00FE1745" w:rsidRPr="00FE1745">
        <w:rPr>
          <w:rFonts w:eastAsia="Times New Roman" w:cs="Times New Roman"/>
          <w:color w:val="000000"/>
          <w:szCs w:val="24"/>
          <w:lang w:val="es-CO"/>
        </w:rPr>
        <w:t xml:space="preserve">1 </w:t>
      </w:r>
      <w:ins w:id="3020" w:author="Edu Fisica" w:date="2026-05-16T07:13:00Z">
        <w:r w:rsidR="00FE1745" w:rsidRPr="00FE1745">
          <w:rPr>
            <w:rFonts w:eastAsia="Times New Roman" w:cs="Times New Roman"/>
            <w:color w:val="000000"/>
            <w:szCs w:val="24"/>
            <w:lang w:val="es-CO"/>
          </w:rPr>
          <w:t xml:space="preserve">de la Institución Educativa José Antonio Galán durante el año lectivo 2025, </w:t>
        </w:r>
      </w:ins>
      <w:r w:rsidR="00FE1745" w:rsidRPr="00FE1745">
        <w:rPr>
          <w:rFonts w:eastAsia="Times New Roman" w:cs="Times New Roman"/>
          <w:color w:val="000000"/>
          <w:szCs w:val="24"/>
          <w:lang w:val="es-CO"/>
        </w:rPr>
        <w:t xml:space="preserve">permitió </w:t>
      </w:r>
      <w:del w:id="3021" w:author="Edu Fisica" w:date="2026-05-16T07:13:00Z">
        <w:r w:rsidRPr="00DF61E2">
          <w:rPr>
            <w:rFonts w:eastAsia="Times New Roman" w:cs="Times New Roman"/>
            <w:color w:val="000000"/>
            <w:szCs w:val="24"/>
            <w:lang w:val="es-CO"/>
          </w:rPr>
          <w:delText>comprender</w:delText>
        </w:r>
      </w:del>
      <w:ins w:id="3022" w:author="Edu Fisica" w:date="2026-05-16T07:13:00Z">
        <w:r w:rsidR="00FE1745" w:rsidRPr="00FE1745">
          <w:rPr>
            <w:rFonts w:eastAsia="Times New Roman" w:cs="Times New Roman"/>
            <w:color w:val="000000"/>
            <w:szCs w:val="24"/>
            <w:lang w:val="es-CO"/>
          </w:rPr>
          <w:t>constatar</w:t>
        </w:r>
      </w:ins>
      <w:r w:rsidR="00FE1745" w:rsidRPr="00FE1745">
        <w:rPr>
          <w:rFonts w:eastAsia="Times New Roman" w:cs="Times New Roman"/>
          <w:color w:val="000000"/>
          <w:szCs w:val="24"/>
          <w:lang w:val="es-CO"/>
        </w:rPr>
        <w:t xml:space="preserve"> que la paz en el </w:t>
      </w:r>
      <w:del w:id="3023" w:author="Edu Fisica" w:date="2026-05-16T07:13:00Z">
        <w:r w:rsidRPr="00DF61E2">
          <w:rPr>
            <w:rFonts w:eastAsia="Times New Roman" w:cs="Times New Roman"/>
            <w:color w:val="000000"/>
            <w:szCs w:val="24"/>
            <w:lang w:val="es-CO"/>
          </w:rPr>
          <w:delText>contexto</w:delText>
        </w:r>
      </w:del>
      <w:ins w:id="3024" w:author="Edu Fisica" w:date="2026-05-16T07:13:00Z">
        <w:r w:rsidR="00FE1745" w:rsidRPr="00FE1745">
          <w:rPr>
            <w:rFonts w:eastAsia="Times New Roman" w:cs="Times New Roman"/>
            <w:color w:val="000000"/>
            <w:szCs w:val="24"/>
            <w:lang w:val="es-CO"/>
          </w:rPr>
          <w:t>ámbito</w:t>
        </w:r>
      </w:ins>
      <w:r w:rsidR="00FE1745" w:rsidRPr="00FE1745">
        <w:rPr>
          <w:rFonts w:eastAsia="Times New Roman" w:cs="Times New Roman"/>
          <w:color w:val="000000"/>
          <w:szCs w:val="24"/>
          <w:lang w:val="es-CO"/>
        </w:rPr>
        <w:t xml:space="preserve"> escolar no es un estado </w:t>
      </w:r>
      <w:del w:id="3025" w:author="Edu Fisica" w:date="2026-05-16T07:13:00Z">
        <w:r w:rsidRPr="00DF61E2">
          <w:rPr>
            <w:rFonts w:eastAsia="Times New Roman" w:cs="Times New Roman"/>
            <w:color w:val="000000"/>
            <w:szCs w:val="24"/>
            <w:lang w:val="es-CO"/>
          </w:rPr>
          <w:delText>estático</w:delText>
        </w:r>
      </w:del>
      <w:ins w:id="3026" w:author="Edu Fisica" w:date="2026-05-16T07:13:00Z">
        <w:r w:rsidR="00FE1745" w:rsidRPr="00FE1745">
          <w:rPr>
            <w:rFonts w:eastAsia="Times New Roman" w:cs="Times New Roman"/>
            <w:color w:val="000000"/>
            <w:szCs w:val="24"/>
            <w:lang w:val="es-CO"/>
          </w:rPr>
          <w:t>acabado</w:t>
        </w:r>
      </w:ins>
      <w:r w:rsidR="00FE1745" w:rsidRPr="00FE1745">
        <w:rPr>
          <w:rFonts w:eastAsia="Times New Roman" w:cs="Times New Roman"/>
          <w:color w:val="000000"/>
          <w:szCs w:val="24"/>
          <w:lang w:val="es-CO"/>
        </w:rPr>
        <w:t xml:space="preserve"> ni un resultado inmediato, sino </w:t>
      </w:r>
      <w:del w:id="3027" w:author="Edu Fisica" w:date="2026-05-16T07:13:00Z">
        <w:r w:rsidRPr="00DF61E2">
          <w:rPr>
            <w:rFonts w:eastAsia="Times New Roman" w:cs="Times New Roman"/>
            <w:color w:val="000000"/>
            <w:szCs w:val="24"/>
            <w:lang w:val="es-CO"/>
          </w:rPr>
          <w:delText xml:space="preserve">un proceso dinámico, inacabado y en constante </w:delText>
        </w:r>
      </w:del>
      <w:ins w:id="3028" w:author="Edu Fisica" w:date="2026-05-16T07:13:00Z">
        <w:r w:rsidR="00FE1745" w:rsidRPr="00FE1745">
          <w:rPr>
            <w:rFonts w:eastAsia="Times New Roman" w:cs="Times New Roman"/>
            <w:color w:val="000000"/>
            <w:szCs w:val="24"/>
            <w:lang w:val="es-CO"/>
          </w:rPr>
          <w:t xml:space="preserve">una </w:t>
        </w:r>
      </w:ins>
      <w:r w:rsidR="00FE1745" w:rsidRPr="00FE1745">
        <w:rPr>
          <w:rFonts w:eastAsia="Times New Roman" w:cs="Times New Roman"/>
          <w:color w:val="000000"/>
          <w:szCs w:val="24"/>
          <w:lang w:val="es-CO"/>
        </w:rPr>
        <w:t>construcción</w:t>
      </w:r>
      <w:del w:id="3029" w:author="Edu Fisica" w:date="2026-05-16T07:13:00Z">
        <w:r w:rsidRPr="00DF61E2">
          <w:rPr>
            <w:rFonts w:eastAsia="Times New Roman" w:cs="Times New Roman"/>
            <w:color w:val="000000"/>
            <w:szCs w:val="24"/>
            <w:lang w:val="es-CO"/>
          </w:rPr>
          <w:delText>,</w:delText>
        </w:r>
      </w:del>
      <w:ins w:id="3030" w:author="Edu Fisica" w:date="2026-05-16T07:13:00Z">
        <w:r w:rsidR="00FE1745" w:rsidRPr="00FE1745">
          <w:rPr>
            <w:rFonts w:eastAsia="Times New Roman" w:cs="Times New Roman"/>
            <w:color w:val="000000"/>
            <w:szCs w:val="24"/>
            <w:lang w:val="es-CO"/>
          </w:rPr>
          <w:t xml:space="preserve"> viva</w:t>
        </w:r>
      </w:ins>
      <w:r w:rsidR="00FE1745" w:rsidRPr="00FE1745">
        <w:rPr>
          <w:rFonts w:eastAsia="Times New Roman" w:cs="Times New Roman"/>
          <w:color w:val="000000"/>
          <w:szCs w:val="24"/>
          <w:lang w:val="es-CO"/>
        </w:rPr>
        <w:t xml:space="preserve"> que se </w:t>
      </w:r>
      <w:del w:id="3031" w:author="Edu Fisica" w:date="2026-05-16T07:13:00Z">
        <w:r w:rsidRPr="00DF61E2">
          <w:rPr>
            <w:rFonts w:eastAsia="Times New Roman" w:cs="Times New Roman"/>
            <w:color w:val="000000"/>
            <w:szCs w:val="24"/>
            <w:lang w:val="es-CO"/>
          </w:rPr>
          <w:delText>configura</w:delText>
        </w:r>
      </w:del>
      <w:ins w:id="3032" w:author="Edu Fisica" w:date="2026-05-16T07:13:00Z">
        <w:r w:rsidR="00FE1745" w:rsidRPr="00FE1745">
          <w:rPr>
            <w:rFonts w:eastAsia="Times New Roman" w:cs="Times New Roman"/>
            <w:color w:val="000000"/>
            <w:szCs w:val="24"/>
            <w:lang w:val="es-CO"/>
          </w:rPr>
          <w:t>renueva</w:t>
        </w:r>
      </w:ins>
      <w:r w:rsidR="00FE1745" w:rsidRPr="00FE1745">
        <w:rPr>
          <w:rFonts w:eastAsia="Times New Roman" w:cs="Times New Roman"/>
          <w:color w:val="000000"/>
          <w:szCs w:val="24"/>
          <w:lang w:val="es-CO"/>
        </w:rPr>
        <w:t xml:space="preserve"> en cada </w:t>
      </w:r>
      <w:del w:id="3033" w:author="Edu Fisica" w:date="2026-05-16T07:13:00Z">
        <w:r w:rsidRPr="00DF61E2">
          <w:rPr>
            <w:rFonts w:eastAsia="Times New Roman" w:cs="Times New Roman"/>
            <w:color w:val="000000"/>
            <w:szCs w:val="24"/>
            <w:lang w:val="es-CO"/>
          </w:rPr>
          <w:delText>interacción cotidiana. En este sentido,</w:delText>
        </w:r>
      </w:del>
      <w:ins w:id="3034" w:author="Edu Fisica" w:date="2026-05-16T07:13:00Z">
        <w:r w:rsidR="00FE1745" w:rsidRPr="00FE1745">
          <w:rPr>
            <w:rFonts w:eastAsia="Times New Roman" w:cs="Times New Roman"/>
            <w:color w:val="000000"/>
            <w:szCs w:val="24"/>
            <w:lang w:val="es-CO"/>
          </w:rPr>
          <w:t xml:space="preserve">gesto, palabra y encuentro cotidiano. La paz, entendida desde esta perspectiva, se convierte en una práctica </w:t>
        </w:r>
        <w:proofErr w:type="spellStart"/>
        <w:r w:rsidR="00FE1745" w:rsidRPr="00FE1745">
          <w:rPr>
            <w:rFonts w:eastAsia="Times New Roman" w:cs="Times New Roman"/>
            <w:color w:val="000000"/>
            <w:szCs w:val="24"/>
            <w:lang w:val="es-CO"/>
          </w:rPr>
          <w:t>humanizante</w:t>
        </w:r>
        <w:proofErr w:type="spellEnd"/>
        <w:r w:rsidR="00FE1745" w:rsidRPr="00FE1745">
          <w:rPr>
            <w:rFonts w:eastAsia="Times New Roman" w:cs="Times New Roman"/>
            <w:color w:val="000000"/>
            <w:szCs w:val="24"/>
            <w:lang w:val="es-CO"/>
          </w:rPr>
          <w:t xml:space="preserve"> que exige reconocer la diversidad, aceptar la diferencia y transformar los conflictos en oportunidades de aprendizaje y crecimiento colectivo. Este hallazgo reafirma que la convivencia escolar no puede limitarse a</w:t>
        </w:r>
      </w:ins>
      <w:r w:rsidR="00FE1745" w:rsidRPr="00FE1745">
        <w:rPr>
          <w:rFonts w:eastAsia="Times New Roman" w:cs="Times New Roman"/>
          <w:color w:val="000000"/>
          <w:szCs w:val="24"/>
          <w:lang w:val="es-CO"/>
        </w:rPr>
        <w:t xml:space="preserve"> la aplicación de </w:t>
      </w:r>
      <w:ins w:id="3035" w:author="Edu Fisica" w:date="2026-05-16T07:13:00Z">
        <w:r w:rsidR="00FE1745" w:rsidRPr="00FE1745">
          <w:rPr>
            <w:rFonts w:eastAsia="Times New Roman" w:cs="Times New Roman"/>
            <w:color w:val="000000"/>
            <w:szCs w:val="24"/>
            <w:lang w:val="es-CO"/>
          </w:rPr>
          <w:t>normas disciplinarias, sino que requiere un abordaje integral que articule lo emocional, lo ético y lo sociocultural, situando a la escuela como un espacio de memoria, resiliencia y ciudadanía crítica.</w:t>
        </w:r>
      </w:ins>
    </w:p>
    <w:p w14:paraId="244A88D6" w14:textId="77777777" w:rsidR="00DF61E2" w:rsidRDefault="00FE1745" w:rsidP="00DF61E2">
      <w:pPr>
        <w:rPr>
          <w:del w:id="3036" w:author="Edu Fisica" w:date="2026-05-16T07:13:00Z"/>
          <w:rFonts w:eastAsia="Times New Roman" w:cs="Times New Roman"/>
          <w:color w:val="000000"/>
          <w:szCs w:val="24"/>
          <w:lang w:val="es-CO"/>
        </w:rPr>
      </w:pPr>
      <w:ins w:id="3037" w:author="Edu Fisica" w:date="2026-05-16T07:13:00Z">
        <w:r w:rsidRPr="00FE1745">
          <w:rPr>
            <w:rFonts w:eastAsia="Times New Roman" w:cs="Times New Roman"/>
            <w:color w:val="000000"/>
            <w:szCs w:val="24"/>
            <w:lang w:val="es-CO"/>
          </w:rPr>
          <w:t xml:space="preserve">La aplicación de </w:t>
        </w:r>
      </w:ins>
      <w:r w:rsidRPr="00FE1745">
        <w:rPr>
          <w:rFonts w:eastAsia="Times New Roman" w:cs="Times New Roman"/>
          <w:color w:val="000000"/>
          <w:szCs w:val="24"/>
          <w:lang w:val="es-CO"/>
        </w:rPr>
        <w:t xml:space="preserve">estrategias didácticas intencionadas se consolidó como </w:t>
      </w:r>
      <w:del w:id="3038" w:author="Edu Fisica" w:date="2026-05-16T07:13:00Z">
        <w:r w:rsidR="00DF61E2" w:rsidRPr="00DF61E2">
          <w:rPr>
            <w:rFonts w:eastAsia="Times New Roman" w:cs="Times New Roman"/>
            <w:color w:val="000000"/>
            <w:szCs w:val="24"/>
            <w:lang w:val="es-CO"/>
          </w:rPr>
          <w:delText>una vía efectiva</w:delText>
        </w:r>
      </w:del>
      <w:ins w:id="3039" w:author="Edu Fisica" w:date="2026-05-16T07:13:00Z">
        <w:r w:rsidRPr="00FE1745">
          <w:rPr>
            <w:rFonts w:eastAsia="Times New Roman" w:cs="Times New Roman"/>
            <w:color w:val="000000"/>
            <w:szCs w:val="24"/>
            <w:lang w:val="es-CO"/>
          </w:rPr>
          <w:t>un camino productivo</w:t>
        </w:r>
      </w:ins>
      <w:r w:rsidRPr="00FE1745">
        <w:rPr>
          <w:rFonts w:eastAsia="Times New Roman" w:cs="Times New Roman"/>
          <w:color w:val="000000"/>
          <w:szCs w:val="24"/>
          <w:lang w:val="es-CO"/>
        </w:rPr>
        <w:t xml:space="preserve"> para transformar las dinámicas </w:t>
      </w:r>
      <w:del w:id="3040" w:author="Edu Fisica" w:date="2026-05-16T07:13:00Z">
        <w:r w:rsidR="00DF61E2" w:rsidRPr="00DF61E2">
          <w:rPr>
            <w:rFonts w:eastAsia="Times New Roman" w:cs="Times New Roman"/>
            <w:color w:val="000000"/>
            <w:szCs w:val="24"/>
            <w:lang w:val="es-CO"/>
          </w:rPr>
          <w:delText>convivenciales, evidenciándose</w:delText>
        </w:r>
      </w:del>
      <w:ins w:id="3041" w:author="Edu Fisica" w:date="2026-05-16T07:13:00Z">
        <w:r w:rsidRPr="00FE1745">
          <w:rPr>
            <w:rFonts w:eastAsia="Times New Roman" w:cs="Times New Roman"/>
            <w:color w:val="000000"/>
            <w:szCs w:val="24"/>
            <w:lang w:val="es-CO"/>
          </w:rPr>
          <w:t>de convivencia, generando</w:t>
        </w:r>
      </w:ins>
      <w:r w:rsidRPr="00FE1745">
        <w:rPr>
          <w:rFonts w:eastAsia="Times New Roman" w:cs="Times New Roman"/>
          <w:color w:val="000000"/>
          <w:szCs w:val="24"/>
          <w:lang w:val="es-CO"/>
        </w:rPr>
        <w:t xml:space="preserve"> cambios progresivos en las relaciones interpersonales, el clima del aula y el desarrollo de competencias sociales</w:t>
      </w:r>
      <w:del w:id="3042" w:author="Edu Fisica" w:date="2026-05-16T07:13:00Z">
        <w:r w:rsidR="00DF61E2" w:rsidRPr="00DF61E2">
          <w:rPr>
            <w:rFonts w:eastAsia="Times New Roman" w:cs="Times New Roman"/>
            <w:color w:val="000000"/>
            <w:szCs w:val="24"/>
            <w:lang w:val="es-CO"/>
          </w:rPr>
          <w:delText>, en coherencia con el objetivo general de la investigación.</w:delText>
        </w:r>
      </w:del>
    </w:p>
    <w:p w14:paraId="1E947739" w14:textId="77777777" w:rsidR="00DF61E2" w:rsidRDefault="00DF61E2" w:rsidP="00DF61E2">
      <w:pPr>
        <w:rPr>
          <w:del w:id="3043" w:author="Edu Fisica" w:date="2026-05-16T07:13:00Z"/>
          <w:rFonts w:eastAsia="Times New Roman" w:cs="Times New Roman"/>
          <w:color w:val="000000"/>
          <w:szCs w:val="24"/>
          <w:lang w:val="es-CO"/>
        </w:rPr>
      </w:pPr>
      <w:del w:id="3044" w:author="Edu Fisica" w:date="2026-05-16T07:13:00Z">
        <w:r w:rsidRPr="00DF61E2">
          <w:rPr>
            <w:rFonts w:eastAsia="Times New Roman" w:cs="Times New Roman"/>
            <w:color w:val="000000"/>
            <w:szCs w:val="24"/>
            <w:lang w:val="es-CO"/>
          </w:rPr>
          <w:delText xml:space="preserve">En relación con la identificación de los problemas </w:delText>
        </w:r>
        <w:r w:rsidR="000B45BE" w:rsidRPr="000B45BE">
          <w:rPr>
            <w:rFonts w:eastAsia="Times New Roman" w:cs="Times New Roman"/>
            <w:color w:val="385623" w:themeColor="accent6" w:themeShade="80"/>
            <w:szCs w:val="24"/>
            <w:lang w:val="es-CO"/>
          </w:rPr>
          <w:delText>cotidianos</w:delText>
        </w:r>
        <w:r w:rsidR="000B45BE">
          <w:rPr>
            <w:rFonts w:eastAsia="Times New Roman" w:cs="Times New Roman"/>
            <w:color w:val="000000"/>
            <w:szCs w:val="24"/>
            <w:lang w:val="es-CO"/>
          </w:rPr>
          <w:delText xml:space="preserve"> </w:delText>
        </w:r>
        <w:r w:rsidRPr="00DF61E2">
          <w:rPr>
            <w:rFonts w:eastAsia="Times New Roman" w:cs="Times New Roman"/>
            <w:color w:val="000000"/>
            <w:szCs w:val="24"/>
            <w:lang w:val="es-CO"/>
          </w:rPr>
          <w:delText xml:space="preserve">de convivencia, los diferentes instrumentos de recolección de información permitieron visibilizar que las situaciones conflictivas no </w:delText>
        </w:r>
        <w:r w:rsidR="000B45BE" w:rsidRPr="000B45BE">
          <w:rPr>
            <w:rFonts w:eastAsia="Times New Roman" w:cs="Times New Roman"/>
            <w:color w:val="FF0000"/>
            <w:szCs w:val="24"/>
            <w:lang w:val="es-CO"/>
          </w:rPr>
          <w:delText xml:space="preserve">(solo son) </w:delText>
        </w:r>
        <w:r w:rsidRPr="00DF61E2">
          <w:rPr>
            <w:rFonts w:eastAsia="Times New Roman" w:cs="Times New Roman"/>
            <w:color w:val="000000"/>
            <w:szCs w:val="24"/>
            <w:lang w:val="es-CO"/>
          </w:rPr>
          <w:delText xml:space="preserve">se limitaban a agresiones físicas, </w:delText>
        </w:r>
        <w:r w:rsidRPr="000B45BE">
          <w:rPr>
            <w:rFonts w:eastAsia="Times New Roman" w:cs="Times New Roman"/>
            <w:color w:val="FF0000"/>
            <w:szCs w:val="24"/>
            <w:lang w:val="es-CO"/>
          </w:rPr>
          <w:delText xml:space="preserve">sino que </w:delText>
        </w:r>
        <w:r w:rsidR="000B45BE">
          <w:rPr>
            <w:rFonts w:eastAsia="Times New Roman" w:cs="Times New Roman"/>
            <w:color w:val="FF0000"/>
            <w:szCs w:val="24"/>
            <w:lang w:val="es-CO"/>
          </w:rPr>
          <w:delText xml:space="preserve">(también son) </w:delText>
        </w:r>
        <w:r w:rsidRPr="00DF61E2">
          <w:rPr>
            <w:rFonts w:eastAsia="Times New Roman" w:cs="Times New Roman"/>
            <w:color w:val="000000"/>
            <w:szCs w:val="24"/>
            <w:lang w:val="es-CO"/>
          </w:rPr>
          <w:delText>incluían manifestaciones simbólicas y culturales como burlas, apodos, exclusión, indisciplina y dificultades en la autorregulación emocional. Estos hallazgos evidencian que la violencia, en sus múltiples formas, atraviesa la vida escolar y está profundamente influenciada por los contextos familiares y sociales de los estudiantes, así como por vacíos en la comunicación afectiva y el manejo</w:delText>
        </w:r>
      </w:del>
      <w:ins w:id="3045" w:author="Edu Fisica" w:date="2026-05-16T07:13:00Z">
        <w:r w:rsidR="00FE1745" w:rsidRPr="00FE1745">
          <w:rPr>
            <w:rFonts w:eastAsia="Times New Roman" w:cs="Times New Roman"/>
            <w:color w:val="000000"/>
            <w:szCs w:val="24"/>
            <w:lang w:val="es-CO"/>
          </w:rPr>
          <w:t>. La experiencia</w:t>
        </w:r>
      </w:ins>
      <w:r w:rsidR="00FE1745" w:rsidRPr="00FE1745">
        <w:rPr>
          <w:rFonts w:eastAsia="Times New Roman" w:cs="Times New Roman"/>
          <w:color w:val="000000"/>
          <w:szCs w:val="24"/>
          <w:lang w:val="es-CO"/>
        </w:rPr>
        <w:t xml:space="preserve"> de </w:t>
      </w:r>
      <w:del w:id="3046" w:author="Edu Fisica" w:date="2026-05-16T07:13:00Z">
        <w:r w:rsidRPr="00DF61E2">
          <w:rPr>
            <w:rFonts w:eastAsia="Times New Roman" w:cs="Times New Roman"/>
            <w:color w:val="000000"/>
            <w:szCs w:val="24"/>
            <w:lang w:val="es-CO"/>
          </w:rPr>
          <w:delText>emociones. Reconocer estas expresiones permitió comprender la convivencia como un fenómeno complejo que requiere ser abordado desde una perspectiva integral.</w:delText>
        </w:r>
      </w:del>
    </w:p>
    <w:p w14:paraId="6DCEED25" w14:textId="77777777" w:rsidR="00DF61E2" w:rsidRDefault="00DF61E2" w:rsidP="00DF61E2">
      <w:pPr>
        <w:rPr>
          <w:del w:id="3047" w:author="Edu Fisica" w:date="2026-05-16T07:13:00Z"/>
          <w:rFonts w:eastAsia="Times New Roman" w:cs="Times New Roman"/>
          <w:color w:val="000000"/>
          <w:szCs w:val="24"/>
          <w:lang w:val="es-CO"/>
        </w:rPr>
      </w:pPr>
      <w:del w:id="3048" w:author="Edu Fisica" w:date="2026-05-16T07:13:00Z">
        <w:r w:rsidRPr="00DF61E2">
          <w:rPr>
            <w:rFonts w:eastAsia="Times New Roman" w:cs="Times New Roman"/>
            <w:color w:val="000000"/>
            <w:szCs w:val="24"/>
            <w:lang w:val="es-CO"/>
          </w:rPr>
          <w:delText xml:space="preserve">En cuanto al desarrollo de estrategias didácticas, se evidenció un proceso progresivo que partió de acciones iniciales hasta consolidarse en experiencias pedagógicas significativas. La reflexión constante desde la observación participante permitió reconocer que los distintos escenarios académicos y extracurriculares inciden de manera diferenciada en la forma como los estudiantes viven la convivencia. Esto llevó a diversificar y fortalecer las propuestas pedagógicas, integrando estrategias como </w:delText>
        </w:r>
      </w:del>
      <w:r w:rsidR="00FE1745" w:rsidRPr="00FE1745">
        <w:rPr>
          <w:rFonts w:eastAsia="Times New Roman" w:cs="Times New Roman"/>
          <w:color w:val="000000"/>
          <w:szCs w:val="24"/>
          <w:lang w:val="es-CO"/>
        </w:rPr>
        <w:t xml:space="preserve">la cátedra de la paz, </w:t>
      </w:r>
      <w:ins w:id="3049" w:author="Edu Fisica" w:date="2026-05-16T07:13:00Z">
        <w:r w:rsidR="00FE1745" w:rsidRPr="00FE1745">
          <w:rPr>
            <w:rFonts w:eastAsia="Times New Roman" w:cs="Times New Roman"/>
            <w:color w:val="000000"/>
            <w:szCs w:val="24"/>
            <w:lang w:val="es-CO"/>
          </w:rPr>
          <w:t xml:space="preserve">las </w:t>
        </w:r>
      </w:ins>
      <w:r w:rsidR="00FE1745" w:rsidRPr="00FE1745">
        <w:rPr>
          <w:rFonts w:eastAsia="Times New Roman" w:cs="Times New Roman"/>
          <w:color w:val="000000"/>
          <w:szCs w:val="24"/>
          <w:lang w:val="es-CO"/>
        </w:rPr>
        <w:t xml:space="preserve">convivencias, </w:t>
      </w:r>
      <w:del w:id="3050" w:author="Edu Fisica" w:date="2026-05-16T07:13:00Z">
        <w:r w:rsidRPr="00DF61E2">
          <w:rPr>
            <w:rFonts w:eastAsia="Times New Roman" w:cs="Times New Roman"/>
            <w:color w:val="000000"/>
            <w:szCs w:val="24"/>
            <w:lang w:val="es-CO"/>
          </w:rPr>
          <w:delText>caminatas</w:delText>
        </w:r>
      </w:del>
      <w:ins w:id="3051" w:author="Edu Fisica" w:date="2026-05-16T07:13:00Z">
        <w:r w:rsidR="00FE1745" w:rsidRPr="00FE1745">
          <w:rPr>
            <w:rFonts w:eastAsia="Times New Roman" w:cs="Times New Roman"/>
            <w:color w:val="000000"/>
            <w:szCs w:val="24"/>
            <w:lang w:val="es-CO"/>
          </w:rPr>
          <w:t>la caminata</w:t>
        </w:r>
      </w:ins>
      <w:r w:rsidR="00FE1745" w:rsidRPr="00FE1745">
        <w:rPr>
          <w:rFonts w:eastAsia="Times New Roman" w:cs="Times New Roman"/>
          <w:color w:val="000000"/>
          <w:szCs w:val="24"/>
          <w:lang w:val="es-CO"/>
        </w:rPr>
        <w:t xml:space="preserve"> de integración, </w:t>
      </w:r>
      <w:del w:id="3052" w:author="Edu Fisica" w:date="2026-05-16T07:13:00Z">
        <w:r w:rsidRPr="00DF61E2">
          <w:rPr>
            <w:rFonts w:eastAsia="Times New Roman" w:cs="Times New Roman"/>
            <w:color w:val="000000"/>
            <w:szCs w:val="24"/>
            <w:lang w:val="es-CO"/>
          </w:rPr>
          <w:delText xml:space="preserve">actividades de emprendimiento, </w:delText>
        </w:r>
      </w:del>
      <w:ins w:id="3053" w:author="Edu Fisica" w:date="2026-05-16T07:13:00Z">
        <w:r w:rsidR="00FE1745" w:rsidRPr="00FE1745">
          <w:rPr>
            <w:rFonts w:eastAsia="Times New Roman" w:cs="Times New Roman"/>
            <w:color w:val="000000"/>
            <w:szCs w:val="24"/>
            <w:lang w:val="es-CO"/>
          </w:rPr>
          <w:t xml:space="preserve">el </w:t>
        </w:r>
      </w:ins>
      <w:r w:rsidR="00FE1745" w:rsidRPr="00FE1745">
        <w:rPr>
          <w:rFonts w:eastAsia="Times New Roman" w:cs="Times New Roman"/>
          <w:color w:val="000000"/>
          <w:szCs w:val="24"/>
          <w:lang w:val="es-CO"/>
        </w:rPr>
        <w:t xml:space="preserve">mural restaurativo, </w:t>
      </w:r>
      <w:del w:id="3054" w:author="Edu Fisica" w:date="2026-05-16T07:13:00Z">
        <w:r w:rsidRPr="00DF61E2">
          <w:rPr>
            <w:rFonts w:eastAsia="Times New Roman" w:cs="Times New Roman"/>
            <w:color w:val="000000"/>
            <w:szCs w:val="24"/>
            <w:lang w:val="es-CO"/>
          </w:rPr>
          <w:delText>compartires,</w:delText>
        </w:r>
      </w:del>
      <w:ins w:id="3055" w:author="Edu Fisica" w:date="2026-05-16T07:13:00Z">
        <w:r w:rsidR="00FE1745" w:rsidRPr="00FE1745">
          <w:rPr>
            <w:rFonts w:eastAsia="Times New Roman" w:cs="Times New Roman"/>
            <w:color w:val="000000"/>
            <w:szCs w:val="24"/>
            <w:lang w:val="es-CO"/>
          </w:rPr>
          <w:t>los</w:t>
        </w:r>
      </w:ins>
      <w:r w:rsidR="00FE1745" w:rsidRPr="00FE1745">
        <w:rPr>
          <w:rFonts w:eastAsia="Times New Roman" w:cs="Times New Roman"/>
          <w:color w:val="000000"/>
          <w:szCs w:val="24"/>
          <w:lang w:val="es-CO"/>
        </w:rPr>
        <w:t xml:space="preserve"> talleres y </w:t>
      </w:r>
      <w:ins w:id="3056" w:author="Edu Fisica" w:date="2026-05-16T07:13:00Z">
        <w:r w:rsidR="00FE1745" w:rsidRPr="00FE1745">
          <w:rPr>
            <w:rFonts w:eastAsia="Times New Roman" w:cs="Times New Roman"/>
            <w:color w:val="000000"/>
            <w:szCs w:val="24"/>
            <w:lang w:val="es-CO"/>
          </w:rPr>
          <w:t xml:space="preserve">los </w:t>
        </w:r>
      </w:ins>
      <w:r w:rsidR="00FE1745" w:rsidRPr="00FE1745">
        <w:rPr>
          <w:rFonts w:eastAsia="Times New Roman" w:cs="Times New Roman"/>
          <w:color w:val="000000"/>
          <w:szCs w:val="24"/>
          <w:lang w:val="es-CO"/>
        </w:rPr>
        <w:t xml:space="preserve">espacios de </w:t>
      </w:r>
      <w:del w:id="3057" w:author="Edu Fisica" w:date="2026-05-16T07:13:00Z">
        <w:r w:rsidRPr="00DF61E2">
          <w:rPr>
            <w:rFonts w:eastAsia="Times New Roman" w:cs="Times New Roman"/>
            <w:color w:val="000000"/>
            <w:szCs w:val="24"/>
            <w:lang w:val="es-CO"/>
          </w:rPr>
          <w:delText xml:space="preserve">reflexión, que trascendieron el cumplimiento curricular para convertirse en escenarios de </w:delText>
        </w:r>
      </w:del>
      <w:r w:rsidR="00FE1745" w:rsidRPr="00FE1745">
        <w:rPr>
          <w:rFonts w:eastAsia="Times New Roman" w:cs="Times New Roman"/>
          <w:color w:val="000000"/>
          <w:szCs w:val="24"/>
          <w:lang w:val="es-CO"/>
        </w:rPr>
        <w:t>diálogo</w:t>
      </w:r>
      <w:del w:id="3058" w:author="Edu Fisica" w:date="2026-05-16T07:13:00Z">
        <w:r w:rsidRPr="00DF61E2">
          <w:rPr>
            <w:rFonts w:eastAsia="Times New Roman" w:cs="Times New Roman"/>
            <w:color w:val="000000"/>
            <w:szCs w:val="24"/>
            <w:lang w:val="es-CO"/>
          </w:rPr>
          <w:delText>, participación y construcción colectiva de sentido.</w:delText>
        </w:r>
      </w:del>
    </w:p>
    <w:p w14:paraId="366C9BE1" w14:textId="77777777" w:rsidR="00DF61E2" w:rsidRPr="00DF61E2" w:rsidRDefault="00DF61E2" w:rsidP="00DF61E2">
      <w:pPr>
        <w:rPr>
          <w:del w:id="3059" w:author="Edu Fisica" w:date="2026-05-16T07:13:00Z"/>
          <w:rFonts w:eastAsia="Times New Roman" w:cs="Times New Roman"/>
          <w:color w:val="000000"/>
          <w:szCs w:val="24"/>
          <w:lang w:val="es-CO"/>
        </w:rPr>
      </w:pPr>
      <w:del w:id="3060" w:author="Edu Fisica" w:date="2026-05-16T07:13:00Z">
        <w:r w:rsidRPr="00DF61E2">
          <w:rPr>
            <w:rFonts w:eastAsia="Times New Roman" w:cs="Times New Roman"/>
            <w:color w:val="000000"/>
            <w:szCs w:val="24"/>
            <w:lang w:val="es-CO"/>
          </w:rPr>
          <w:delText>Un aspecto fundamental en este proceso fue la vinculación activa de las familias, lo cual fortaleció la relación escuela–comunidad y amplió el impacto formativo del proyecto. Estas experiencias promovieron procesos de corresponsabilidad, reparación simbólica y construcción de acuerdos, evidenciando que la convivencia no se limita al cumplimiento de normas, sino que se construye desde el reconocimiento del otro, la equidad, la solidaridad y el compromiso colectivo. En este sentido, la escuela se reafirma como un espacio de transformación social, capaz de incidir no solo en los estudiantes, sino también en sus entornos familiares y comunitarios.</w:delText>
        </w:r>
      </w:del>
    </w:p>
    <w:p w14:paraId="2EF3E9AA" w14:textId="23810E75" w:rsidR="00FE1745" w:rsidRDefault="00DF61E2" w:rsidP="00FE1745">
      <w:pPr>
        <w:rPr>
          <w:rFonts w:eastAsia="Times New Roman" w:cs="Times New Roman"/>
          <w:color w:val="000000"/>
          <w:szCs w:val="24"/>
          <w:lang w:val="es-CO"/>
        </w:rPr>
      </w:pPr>
      <w:del w:id="3061" w:author="Edu Fisica" w:date="2026-05-16T07:13:00Z">
        <w:r w:rsidRPr="00DF61E2">
          <w:rPr>
            <w:rFonts w:eastAsia="Times New Roman" w:cs="Times New Roman"/>
            <w:color w:val="000000"/>
            <w:szCs w:val="24"/>
            <w:lang w:val="es-CO"/>
          </w:rPr>
          <w:delText>En relación con el fomento de actitudes proactivas</w:delText>
        </w:r>
      </w:del>
      <w:ins w:id="3062" w:author="Edu Fisica" w:date="2026-05-16T07:13:00Z">
        <w:r w:rsidR="00FE1745" w:rsidRPr="00FE1745">
          <w:rPr>
            <w:rFonts w:eastAsia="Times New Roman" w:cs="Times New Roman"/>
            <w:color w:val="000000"/>
            <w:szCs w:val="24"/>
            <w:lang w:val="es-CO"/>
          </w:rPr>
          <w:t xml:space="preserve"> demostraron que la pedagogía</w:t>
        </w:r>
      </w:ins>
      <w:r w:rsidR="00FE1745" w:rsidRPr="00FE1745">
        <w:rPr>
          <w:rFonts w:eastAsia="Times New Roman" w:cs="Times New Roman"/>
          <w:color w:val="000000"/>
          <w:szCs w:val="24"/>
          <w:lang w:val="es-CO"/>
        </w:rPr>
        <w:t xml:space="preserve"> para la paz</w:t>
      </w:r>
      <w:del w:id="3063" w:author="Edu Fisica" w:date="2026-05-16T07:13:00Z">
        <w:r w:rsidRPr="00DF61E2">
          <w:rPr>
            <w:rFonts w:eastAsia="Times New Roman" w:cs="Times New Roman"/>
            <w:color w:val="000000"/>
            <w:szCs w:val="24"/>
            <w:lang w:val="es-CO"/>
          </w:rPr>
          <w:delText>, se evidenció un crecimiento significativo en los estudiantes, quienes comenzaron a manifestar comportamientos basados en el respeto, la empatía, la cooperación, la equidad de género y la solidaridad.</w:delText>
        </w:r>
      </w:del>
      <w:ins w:id="3064" w:author="Edu Fisica" w:date="2026-05-16T07:13:00Z">
        <w:r w:rsidR="00FE1745" w:rsidRPr="00FE1745">
          <w:rPr>
            <w:rFonts w:eastAsia="Times New Roman" w:cs="Times New Roman"/>
            <w:color w:val="000000"/>
            <w:szCs w:val="24"/>
            <w:lang w:val="es-CO"/>
          </w:rPr>
          <w:t xml:space="preserve"> se fortalece cuando se convierte en experiencia vivida y compartida, capaz de resignificar las relaciones y abrir horizontes de sentido.</w:t>
        </w:r>
      </w:ins>
      <w:r w:rsidR="00FE1745" w:rsidRPr="00FE1745">
        <w:rPr>
          <w:rFonts w:eastAsia="Times New Roman" w:cs="Times New Roman"/>
          <w:color w:val="000000"/>
          <w:szCs w:val="24"/>
          <w:lang w:val="es-CO"/>
        </w:rPr>
        <w:t xml:space="preserve"> Estos avances se reflejaron en </w:t>
      </w:r>
      <w:del w:id="3065" w:author="Edu Fisica" w:date="2026-05-16T07:13:00Z">
        <w:r w:rsidRPr="00DF61E2">
          <w:rPr>
            <w:rFonts w:eastAsia="Times New Roman" w:cs="Times New Roman"/>
            <w:color w:val="000000"/>
            <w:szCs w:val="24"/>
            <w:lang w:val="es-CO"/>
          </w:rPr>
          <w:delText xml:space="preserve">la mediación de conflictos, el trabajo en equipo y el fortalecimiento de los vínculos afectivos. Asimismo, los estudiantes lograron apropiarse del lenguaje propio de la convivencia y la paz, comprendiendo la importancia del diálogo, la reparación y el reconocimiento del otro. Sin embargo, este proceso también evidenció desafíos, como la persistencia y normalización de algunas faltas tipo I, lo que pone de manifiesto que </w:delText>
        </w:r>
      </w:del>
      <w:ins w:id="3066" w:author="Edu Fisica" w:date="2026-05-16T07:13:00Z">
        <w:r w:rsidR="00FE1745" w:rsidRPr="00FE1745">
          <w:rPr>
            <w:rFonts w:eastAsia="Times New Roman" w:cs="Times New Roman"/>
            <w:color w:val="000000"/>
            <w:szCs w:val="24"/>
            <w:lang w:val="es-CO"/>
          </w:rPr>
          <w:t xml:space="preserve">comportamientos basados en respeto, tolerancia, empatía, cooperación, equidad de género y solidaridad, confirmando que la educación para la paz es una práctica transformadora que trasciende lo cognitivo y se inscribe en </w:t>
        </w:r>
      </w:ins>
      <w:r w:rsidR="00FE1745" w:rsidRPr="00FE1745">
        <w:rPr>
          <w:rFonts w:eastAsia="Times New Roman" w:cs="Times New Roman"/>
          <w:color w:val="000000"/>
          <w:szCs w:val="24"/>
          <w:lang w:val="es-CO"/>
        </w:rPr>
        <w:t xml:space="preserve">la formación </w:t>
      </w:r>
      <w:del w:id="3067" w:author="Edu Fisica" w:date="2026-05-16T07:13:00Z">
        <w:r w:rsidRPr="00DF61E2">
          <w:rPr>
            <w:rFonts w:eastAsia="Times New Roman" w:cs="Times New Roman"/>
            <w:color w:val="000000"/>
            <w:szCs w:val="24"/>
            <w:lang w:val="es-CO"/>
          </w:rPr>
          <w:delText>en valores es un proceso continuo que requiere acompañamiento permanente</w:delText>
        </w:r>
      </w:del>
      <w:ins w:id="3068" w:author="Edu Fisica" w:date="2026-05-16T07:13:00Z">
        <w:r w:rsidR="00FE1745" w:rsidRPr="00FE1745">
          <w:rPr>
            <w:rFonts w:eastAsia="Times New Roman" w:cs="Times New Roman"/>
            <w:color w:val="000000"/>
            <w:szCs w:val="24"/>
            <w:lang w:val="es-CO"/>
          </w:rPr>
          <w:t>ética y ciudadana</w:t>
        </w:r>
      </w:ins>
      <w:r w:rsidR="00FE1745" w:rsidRPr="00FE1745">
        <w:rPr>
          <w:rFonts w:eastAsia="Times New Roman" w:cs="Times New Roman"/>
          <w:color w:val="000000"/>
          <w:szCs w:val="24"/>
          <w:lang w:val="es-CO"/>
        </w:rPr>
        <w:t>.</w:t>
      </w:r>
    </w:p>
    <w:p w14:paraId="34C34E9C" w14:textId="77777777" w:rsidR="00DF61E2" w:rsidRPr="00DF61E2" w:rsidRDefault="00DF61E2" w:rsidP="00DF61E2">
      <w:pPr>
        <w:rPr>
          <w:del w:id="3069" w:author="Edu Fisica" w:date="2026-05-16T07:13:00Z"/>
          <w:rFonts w:eastAsia="Times New Roman" w:cs="Times New Roman"/>
          <w:color w:val="000000"/>
          <w:szCs w:val="24"/>
          <w:lang w:val="es-CO"/>
        </w:rPr>
      </w:pPr>
      <w:del w:id="3070" w:author="Edu Fisica" w:date="2026-05-16T07:13:00Z">
        <w:r w:rsidRPr="00DF61E2">
          <w:rPr>
            <w:rFonts w:eastAsia="Times New Roman" w:cs="Times New Roman"/>
            <w:color w:val="000000"/>
            <w:szCs w:val="24"/>
            <w:lang w:val="es-CO"/>
          </w:rPr>
          <w:delText xml:space="preserve">De igual manera, se identificaron aspectos por fortalecer </w:delText>
        </w:r>
      </w:del>
      <w:ins w:id="3071" w:author="Edu Fisica" w:date="2026-05-16T07:13:00Z">
        <w:r w:rsidR="00FE1745" w:rsidRPr="00FE1745">
          <w:rPr>
            <w:rFonts w:eastAsia="Times New Roman" w:cs="Times New Roman"/>
            <w:color w:val="000000"/>
            <w:szCs w:val="24"/>
            <w:lang w:val="es-CO"/>
          </w:rPr>
          <w:t xml:space="preserve">La vinculación de las familias </w:t>
        </w:r>
      </w:ins>
      <w:r w:rsidR="00FE1745" w:rsidRPr="00FE1745">
        <w:rPr>
          <w:rFonts w:eastAsia="Times New Roman" w:cs="Times New Roman"/>
          <w:color w:val="000000"/>
          <w:szCs w:val="24"/>
          <w:lang w:val="es-CO"/>
        </w:rPr>
        <w:t xml:space="preserve">en </w:t>
      </w:r>
      <w:ins w:id="3072" w:author="Edu Fisica" w:date="2026-05-16T07:13:00Z">
        <w:r w:rsidR="00FE1745" w:rsidRPr="00FE1745">
          <w:rPr>
            <w:rFonts w:eastAsia="Times New Roman" w:cs="Times New Roman"/>
            <w:color w:val="000000"/>
            <w:szCs w:val="24"/>
            <w:lang w:val="es-CO"/>
          </w:rPr>
          <w:t xml:space="preserve">los procesos de convivencia escolar fortaleció la </w:t>
        </w:r>
      </w:ins>
      <w:r w:rsidR="00FE1745" w:rsidRPr="00FE1745">
        <w:rPr>
          <w:rFonts w:eastAsia="Times New Roman" w:cs="Times New Roman"/>
          <w:color w:val="000000"/>
          <w:szCs w:val="24"/>
          <w:lang w:val="es-CO"/>
        </w:rPr>
        <w:t xml:space="preserve">relación </w:t>
      </w:r>
      <w:del w:id="3073" w:author="Edu Fisica" w:date="2026-05-16T07:13:00Z">
        <w:r w:rsidRPr="00DF61E2">
          <w:rPr>
            <w:rFonts w:eastAsia="Times New Roman" w:cs="Times New Roman"/>
            <w:color w:val="000000"/>
            <w:szCs w:val="24"/>
            <w:lang w:val="es-CO"/>
          </w:rPr>
          <w:delText>con la autoestima</w:delText>
        </w:r>
      </w:del>
      <w:ins w:id="3074" w:author="Edu Fisica" w:date="2026-05-16T07:13:00Z">
        <w:r w:rsidR="00FE1745" w:rsidRPr="00FE1745">
          <w:rPr>
            <w:rFonts w:eastAsia="Times New Roman" w:cs="Times New Roman"/>
            <w:color w:val="000000"/>
            <w:szCs w:val="24"/>
            <w:lang w:val="es-CO"/>
          </w:rPr>
          <w:t>escuela - comunidad</w:t>
        </w:r>
      </w:ins>
      <w:r w:rsidR="00FE1745" w:rsidRPr="00FE1745">
        <w:rPr>
          <w:rFonts w:eastAsia="Times New Roman" w:cs="Times New Roman"/>
          <w:color w:val="000000"/>
          <w:szCs w:val="24"/>
          <w:lang w:val="es-CO"/>
        </w:rPr>
        <w:t xml:space="preserve"> y </w:t>
      </w:r>
      <w:ins w:id="3075" w:author="Edu Fisica" w:date="2026-05-16T07:13:00Z">
        <w:r w:rsidR="00FE1745" w:rsidRPr="00FE1745">
          <w:rPr>
            <w:rFonts w:eastAsia="Times New Roman" w:cs="Times New Roman"/>
            <w:color w:val="000000"/>
            <w:szCs w:val="24"/>
            <w:lang w:val="es-CO"/>
          </w:rPr>
          <w:t xml:space="preserve">promovió </w:t>
        </w:r>
      </w:ins>
      <w:r w:rsidR="00FE1745" w:rsidRPr="00FE1745">
        <w:rPr>
          <w:rFonts w:eastAsia="Times New Roman" w:cs="Times New Roman"/>
          <w:color w:val="000000"/>
          <w:szCs w:val="24"/>
          <w:lang w:val="es-CO"/>
        </w:rPr>
        <w:t xml:space="preserve">la </w:t>
      </w:r>
      <w:del w:id="3076" w:author="Edu Fisica" w:date="2026-05-16T07:13:00Z">
        <w:r w:rsidRPr="00DF61E2">
          <w:rPr>
            <w:rFonts w:eastAsia="Times New Roman" w:cs="Times New Roman"/>
            <w:color w:val="000000"/>
            <w:szCs w:val="24"/>
            <w:lang w:val="es-CO"/>
          </w:rPr>
          <w:delText>autovaloración, influenciados</w:delText>
        </w:r>
      </w:del>
      <w:ins w:id="3077" w:author="Edu Fisica" w:date="2026-05-16T07:13:00Z">
        <w:r w:rsidR="00FE1745" w:rsidRPr="00FE1745">
          <w:rPr>
            <w:rFonts w:eastAsia="Times New Roman" w:cs="Times New Roman"/>
            <w:color w:val="000000"/>
            <w:szCs w:val="24"/>
            <w:lang w:val="es-CO"/>
          </w:rPr>
          <w:t>corresponsabilidad</w:t>
        </w:r>
      </w:ins>
      <w:r w:rsidR="00FE1745" w:rsidRPr="00FE1745">
        <w:rPr>
          <w:rFonts w:eastAsia="Times New Roman" w:cs="Times New Roman"/>
          <w:color w:val="000000"/>
          <w:szCs w:val="24"/>
          <w:lang w:val="es-CO"/>
        </w:rPr>
        <w:t xml:space="preserve"> en </w:t>
      </w:r>
      <w:del w:id="3078" w:author="Edu Fisica" w:date="2026-05-16T07:13:00Z">
        <w:r w:rsidRPr="00DF61E2">
          <w:rPr>
            <w:rFonts w:eastAsia="Times New Roman" w:cs="Times New Roman"/>
            <w:color w:val="000000"/>
            <w:szCs w:val="24"/>
            <w:lang w:val="es-CO"/>
          </w:rPr>
          <w:delText xml:space="preserve">gran medida por las dinámicas familiares. Estas situaciones evidencian </w:delText>
        </w:r>
      </w:del>
      <w:r w:rsidR="00FE1745" w:rsidRPr="00FE1745">
        <w:rPr>
          <w:rFonts w:eastAsia="Times New Roman" w:cs="Times New Roman"/>
          <w:color w:val="000000"/>
          <w:szCs w:val="24"/>
          <w:lang w:val="es-CO"/>
        </w:rPr>
        <w:t xml:space="preserve">la </w:t>
      </w:r>
      <w:del w:id="3079" w:author="Edu Fisica" w:date="2026-05-16T07:13:00Z">
        <w:r w:rsidRPr="00DF61E2">
          <w:rPr>
            <w:rFonts w:eastAsia="Times New Roman" w:cs="Times New Roman"/>
            <w:color w:val="000000"/>
            <w:szCs w:val="24"/>
            <w:lang w:val="es-CO"/>
          </w:rPr>
          <w:delText xml:space="preserve">necesidad de abordar la convivencia no solo desde lo normativo, sino también desde lo emocional y afectivo, reconociendo la integralidad del ser humano y la importancia de generar espacios </w:delText>
        </w:r>
      </w:del>
      <w:ins w:id="3080" w:author="Edu Fisica" w:date="2026-05-16T07:13:00Z">
        <w:r w:rsidR="00FE1745" w:rsidRPr="00FE1745">
          <w:rPr>
            <w:rFonts w:eastAsia="Times New Roman" w:cs="Times New Roman"/>
            <w:color w:val="000000"/>
            <w:szCs w:val="24"/>
            <w:lang w:val="es-CO"/>
          </w:rPr>
          <w:t xml:space="preserve">formación de los estudiantes, confirmando </w:t>
        </w:r>
      </w:ins>
      <w:r w:rsidR="00FE1745" w:rsidRPr="00FE1745">
        <w:rPr>
          <w:rFonts w:eastAsia="Times New Roman" w:cs="Times New Roman"/>
          <w:color w:val="000000"/>
          <w:szCs w:val="24"/>
          <w:lang w:val="es-CO"/>
        </w:rPr>
        <w:t xml:space="preserve">que </w:t>
      </w:r>
      <w:del w:id="3081" w:author="Edu Fisica" w:date="2026-05-16T07:13:00Z">
        <w:r w:rsidRPr="00DF61E2">
          <w:rPr>
            <w:rFonts w:eastAsia="Times New Roman" w:cs="Times New Roman"/>
            <w:color w:val="000000"/>
            <w:szCs w:val="24"/>
            <w:lang w:val="es-CO"/>
          </w:rPr>
          <w:delText xml:space="preserve">fortalezcan la confianza, el reconocimiento personal y la </w:delText>
        </w:r>
      </w:del>
      <w:ins w:id="3082" w:author="Edu Fisica" w:date="2026-05-16T07:13:00Z">
        <w:r w:rsidR="00FE1745" w:rsidRPr="00FE1745">
          <w:rPr>
            <w:rFonts w:eastAsia="Times New Roman" w:cs="Times New Roman"/>
            <w:color w:val="000000"/>
            <w:szCs w:val="24"/>
            <w:lang w:val="es-CO"/>
          </w:rPr>
          <w:t xml:space="preserve">la paz es una </w:t>
        </w:r>
      </w:ins>
      <w:r w:rsidR="00FE1745" w:rsidRPr="00FE1745">
        <w:rPr>
          <w:rFonts w:eastAsia="Times New Roman" w:cs="Times New Roman"/>
          <w:color w:val="000000"/>
          <w:szCs w:val="24"/>
          <w:lang w:val="es-CO"/>
        </w:rPr>
        <w:t xml:space="preserve">construcción </w:t>
      </w:r>
      <w:del w:id="3083" w:author="Edu Fisica" w:date="2026-05-16T07:13:00Z">
        <w:r w:rsidRPr="00DF61E2">
          <w:rPr>
            <w:rFonts w:eastAsia="Times New Roman" w:cs="Times New Roman"/>
            <w:color w:val="000000"/>
            <w:szCs w:val="24"/>
            <w:lang w:val="es-CO"/>
          </w:rPr>
          <w:delText>de identidad.</w:delText>
        </w:r>
      </w:del>
    </w:p>
    <w:p w14:paraId="7648186F" w14:textId="48955B26" w:rsidR="00FE1745" w:rsidRDefault="00DF61E2" w:rsidP="00FE1745">
      <w:pPr>
        <w:rPr>
          <w:rFonts w:eastAsia="Times New Roman" w:cs="Times New Roman"/>
          <w:color w:val="000000"/>
          <w:szCs w:val="24"/>
          <w:lang w:val="es-CO"/>
        </w:rPr>
      </w:pPr>
      <w:del w:id="3084" w:author="Edu Fisica" w:date="2026-05-16T07:13:00Z">
        <w:r w:rsidRPr="00DF61E2">
          <w:rPr>
            <w:rFonts w:eastAsia="Times New Roman" w:cs="Times New Roman"/>
            <w:color w:val="000000"/>
            <w:szCs w:val="24"/>
            <w:lang w:val="es-CO"/>
          </w:rPr>
          <w:delText xml:space="preserve">En cuanto a la </w:delText>
        </w:r>
      </w:del>
      <w:ins w:id="3085" w:author="Edu Fisica" w:date="2026-05-16T07:13:00Z">
        <w:r w:rsidR="00FE1745" w:rsidRPr="00FE1745">
          <w:rPr>
            <w:rFonts w:eastAsia="Times New Roman" w:cs="Times New Roman"/>
            <w:color w:val="000000"/>
            <w:szCs w:val="24"/>
            <w:lang w:val="es-CO"/>
          </w:rPr>
          <w:t xml:space="preserve">compartida que demanda diálogo intergeneracional y articulación entre los distintos actores educativos. La </w:t>
        </w:r>
      </w:ins>
      <w:r w:rsidR="00FE1745" w:rsidRPr="00FE1745">
        <w:rPr>
          <w:rFonts w:eastAsia="Times New Roman" w:cs="Times New Roman"/>
          <w:color w:val="000000"/>
          <w:szCs w:val="24"/>
          <w:lang w:val="es-CO"/>
        </w:rPr>
        <w:t xml:space="preserve">evaluación de </w:t>
      </w:r>
      <w:del w:id="3086" w:author="Edu Fisica" w:date="2026-05-16T07:13:00Z">
        <w:r w:rsidRPr="00DF61E2">
          <w:rPr>
            <w:rFonts w:eastAsia="Times New Roman" w:cs="Times New Roman"/>
            <w:color w:val="000000"/>
            <w:szCs w:val="24"/>
            <w:lang w:val="es-CO"/>
          </w:rPr>
          <w:delText xml:space="preserve">la incidencia de </w:delText>
        </w:r>
      </w:del>
      <w:r w:rsidR="00FE1745" w:rsidRPr="00FE1745">
        <w:rPr>
          <w:rFonts w:eastAsia="Times New Roman" w:cs="Times New Roman"/>
          <w:color w:val="000000"/>
          <w:szCs w:val="24"/>
          <w:lang w:val="es-CO"/>
        </w:rPr>
        <w:t xml:space="preserve">las estrategias </w:t>
      </w:r>
      <w:del w:id="3087" w:author="Edu Fisica" w:date="2026-05-16T07:13:00Z">
        <w:r w:rsidRPr="00DF61E2">
          <w:rPr>
            <w:rFonts w:eastAsia="Times New Roman" w:cs="Times New Roman"/>
            <w:color w:val="000000"/>
            <w:szCs w:val="24"/>
            <w:lang w:val="es-CO"/>
          </w:rPr>
          <w:delText>didácticas, los resultados permiten afirmar que estas tuvieron</w:delText>
        </w:r>
      </w:del>
      <w:ins w:id="3088" w:author="Edu Fisica" w:date="2026-05-16T07:13:00Z">
        <w:r w:rsidR="00FE1745" w:rsidRPr="00FE1745">
          <w:rPr>
            <w:rFonts w:eastAsia="Times New Roman" w:cs="Times New Roman"/>
            <w:color w:val="000000"/>
            <w:szCs w:val="24"/>
            <w:lang w:val="es-CO"/>
          </w:rPr>
          <w:t>implementadas mostró</w:t>
        </w:r>
      </w:ins>
      <w:r w:rsidR="00FE1745" w:rsidRPr="00FE1745">
        <w:rPr>
          <w:rFonts w:eastAsia="Times New Roman" w:cs="Times New Roman"/>
          <w:color w:val="000000"/>
          <w:szCs w:val="24"/>
          <w:lang w:val="es-CO"/>
        </w:rPr>
        <w:t xml:space="preserve"> un impacto positivo en la percepción </w:t>
      </w:r>
      <w:del w:id="3089" w:author="Edu Fisica" w:date="2026-05-16T07:13:00Z">
        <w:r w:rsidRPr="00DF61E2">
          <w:rPr>
            <w:rFonts w:eastAsia="Times New Roman" w:cs="Times New Roman"/>
            <w:color w:val="000000"/>
            <w:szCs w:val="24"/>
            <w:lang w:val="es-CO"/>
          </w:rPr>
          <w:delText xml:space="preserve">de convivencia </w:delText>
        </w:r>
      </w:del>
      <w:ins w:id="3090" w:author="Edu Fisica" w:date="2026-05-16T07:13:00Z">
        <w:r w:rsidR="00FE1745" w:rsidRPr="00FE1745">
          <w:rPr>
            <w:rFonts w:eastAsia="Times New Roman" w:cs="Times New Roman"/>
            <w:color w:val="000000"/>
            <w:szCs w:val="24"/>
            <w:lang w:val="es-CO"/>
          </w:rPr>
          <w:t xml:space="preserve">del clima escolar </w:t>
        </w:r>
      </w:ins>
      <w:r w:rsidR="00FE1745" w:rsidRPr="00FE1745">
        <w:rPr>
          <w:rFonts w:eastAsia="Times New Roman" w:cs="Times New Roman"/>
          <w:color w:val="000000"/>
          <w:szCs w:val="24"/>
          <w:lang w:val="es-CO"/>
        </w:rPr>
        <w:t>y en el desarrollo de competencias sociales</w:t>
      </w:r>
      <w:del w:id="3091" w:author="Edu Fisica" w:date="2026-05-16T07:13:00Z">
        <w:r w:rsidRPr="00DF61E2">
          <w:rPr>
            <w:rFonts w:eastAsia="Times New Roman" w:cs="Times New Roman"/>
            <w:color w:val="000000"/>
            <w:szCs w:val="24"/>
            <w:lang w:val="es-CO"/>
          </w:rPr>
          <w:delText>. Los estudiantes reconocen las actividades implementadas como espacios que “nos han ayudado mucho” a mejorar la convivencia</w:delText>
        </w:r>
      </w:del>
      <w:r w:rsidR="00FE1745" w:rsidRPr="00FE1745">
        <w:rPr>
          <w:rFonts w:eastAsia="Times New Roman" w:cs="Times New Roman"/>
          <w:color w:val="000000"/>
          <w:szCs w:val="24"/>
          <w:lang w:val="es-CO"/>
        </w:rPr>
        <w:t xml:space="preserve">, destacando el valor del diálogo, </w:t>
      </w:r>
      <w:del w:id="3092" w:author="Edu Fisica" w:date="2026-05-16T07:13:00Z">
        <w:r w:rsidRPr="00DF61E2">
          <w:rPr>
            <w:rFonts w:eastAsia="Times New Roman" w:cs="Times New Roman"/>
            <w:color w:val="000000"/>
            <w:szCs w:val="24"/>
            <w:lang w:val="es-CO"/>
          </w:rPr>
          <w:delText>la participación y el respeto. En términos generales, el clima escolar evolucionó hacia un ambiente más armónico, participativo e inclusivo, lo que evidencia que las prácticas pedagógicas orientadas a la paz tienen un efecto transformador cuando se desarrollan de manera contextualizada y significativa</w:delText>
        </w:r>
      </w:del>
      <w:ins w:id="3093" w:author="Edu Fisica" w:date="2026-05-16T07:13:00Z">
        <w:r w:rsidR="00FE1745" w:rsidRPr="00FE1745">
          <w:rPr>
            <w:rFonts w:eastAsia="Times New Roman" w:cs="Times New Roman"/>
            <w:color w:val="000000"/>
            <w:szCs w:val="24"/>
            <w:lang w:val="es-CO"/>
          </w:rPr>
          <w:t>el respeto y la participación como herramientas para la construcción de ambientes más armónicos, inclusivos y participativos. Estos resultados permiten afirmar que la escuela se consolida como un escenario privilegiado para la formación integral, donde la educación trasciende la transmisión de contenidos y se convierte en una práctica ética, emocional y ciudadana</w:t>
        </w:r>
      </w:ins>
      <w:r w:rsidR="00FE1745" w:rsidRPr="00FE1745">
        <w:rPr>
          <w:rFonts w:eastAsia="Times New Roman" w:cs="Times New Roman"/>
          <w:color w:val="000000"/>
          <w:szCs w:val="24"/>
          <w:lang w:val="es-CO"/>
        </w:rPr>
        <w:t>.</w:t>
      </w:r>
    </w:p>
    <w:p w14:paraId="39EA40C3" w14:textId="755E8AF6" w:rsidR="00FE1745" w:rsidRDefault="00FE1745" w:rsidP="00FE1745">
      <w:pPr>
        <w:rPr>
          <w:ins w:id="3094" w:author="Edu Fisica" w:date="2026-05-16T07:13:00Z"/>
          <w:rFonts w:eastAsia="Times New Roman" w:cs="Times New Roman"/>
          <w:color w:val="000000"/>
          <w:szCs w:val="24"/>
          <w:lang w:val="es-CO"/>
        </w:rPr>
      </w:pPr>
      <w:ins w:id="3095" w:author="Edu Fisica" w:date="2026-05-16T07:13:00Z">
        <w:r w:rsidRPr="00FE1745">
          <w:rPr>
            <w:rFonts w:eastAsia="Times New Roman" w:cs="Times New Roman"/>
            <w:color w:val="000000"/>
            <w:szCs w:val="24"/>
            <w:lang w:val="es-CO"/>
          </w:rPr>
          <w:t>No obstante, el proceso no estuvo exento de dificultades. Algunos estudiantes continuaron normalizando actitudes negativas que reproducen patrones de violencia cotidiana, lo que evidenció la persistencia de la violencia cultural y estructural descrita por Galtung</w:t>
        </w:r>
        <w:r>
          <w:rPr>
            <w:rFonts w:eastAsia="Times New Roman" w:cs="Times New Roman"/>
            <w:color w:val="000000"/>
            <w:szCs w:val="24"/>
            <w:lang w:val="es-CO"/>
          </w:rPr>
          <w:t xml:space="preserve"> (1998)</w:t>
        </w:r>
        <w:r w:rsidRPr="00FE1745">
          <w:rPr>
            <w:rFonts w:eastAsia="Times New Roman" w:cs="Times New Roman"/>
            <w:color w:val="000000"/>
            <w:szCs w:val="24"/>
            <w:lang w:val="es-CO"/>
          </w:rPr>
          <w:t>. El liderazgo asumido por el gestor de paz y el representante escolar fue exigente y en ocasiones desgastante, pues debieron enfrentar resistencias y prácticas arraigadas desde los hogares que limitaban la transformación esperada. Sin embargo, las estrategias didácticas implementadas lograron diezmar los conflictos y abrir espacios de diálogo y participación, mostrando que, aunque el cambio no fue total ni inmediato, sí se generaron condiciones pedagógicas que favorecen la construcción progresiva de una convivencia más sana y solidaria.</w:t>
        </w:r>
      </w:ins>
    </w:p>
    <w:p w14:paraId="3070D19C" w14:textId="77777777" w:rsidR="00FE1745" w:rsidRDefault="00FE1745" w:rsidP="00FE1745">
      <w:pPr>
        <w:rPr>
          <w:ins w:id="3096" w:author="Edu Fisica" w:date="2026-05-16T07:13:00Z"/>
          <w:rFonts w:eastAsia="Times New Roman" w:cs="Times New Roman"/>
          <w:color w:val="000000"/>
          <w:szCs w:val="24"/>
          <w:lang w:val="es-CO"/>
        </w:rPr>
      </w:pPr>
      <w:ins w:id="3097" w:author="Edu Fisica" w:date="2026-05-16T07:13:00Z">
        <w:r w:rsidRPr="00FE1745">
          <w:rPr>
            <w:rFonts w:eastAsia="Times New Roman" w:cs="Times New Roman"/>
            <w:color w:val="000000"/>
            <w:szCs w:val="24"/>
            <w:lang w:val="es-CO"/>
          </w:rPr>
          <w:t>A partir de los hallazgos, se recomienda integrar de manera transversal la educación para la paz y la convivencia en el currículo, articulándola con el Proyecto Educativo Institucional y el manual de convivencia, fortaleciendo la implementación de la cátedra de la paz como espacio permanente de reflexión crítica y formación ciudadana, y promoviendo procesos de formación docente en educación emocional, resolución de conflictos y pedagogías para la paz. En el ámbito pedagógico, se sugiere diseñar estrategias situadas que respondan a las realidades socioculturales de los estudiantes, incorporar metodologías activas que favorezcan el diálogo y la mediación escolar, y generar espacios sistemáticos de reflexión sobre la convivencia que permitan transformar prácticas y comportamientos. En el ámbito familiar y comunitario, se recomienda fortalecer la vinculación de las familias mediante estrategias participativas que promuevan la corresponsabilidad en la formación de los estudiantes y desarrollar escuelas de padres orientadas al fortalecimiento de habilidades socioemocionales y comunicación asertiva. Finalmente, en el ámbito investigativo, se plantea dar continuidad a este tipo de estudios en otros grados y contextos educativos para ampliar la comprensión del fenómeno y profundizar en el análisis de la relación entre convivencia escolar, contexto familiar y desarrollo emocional, con el fin de consolidar propuestas integrales que continúen fortaleciendo la educación para la paz como política pública y práctica pedagógica replicable en diversos escenarios.</w:t>
        </w:r>
      </w:ins>
    </w:p>
    <w:p w14:paraId="7566963F" w14:textId="77777777" w:rsidR="00DF61E2" w:rsidRDefault="00FE1745" w:rsidP="00DF61E2">
      <w:pPr>
        <w:rPr>
          <w:del w:id="3098" w:author="Edu Fisica" w:date="2026-05-16T07:13:00Z"/>
          <w:rFonts w:eastAsia="Times New Roman" w:cs="Times New Roman"/>
          <w:color w:val="000000"/>
          <w:szCs w:val="24"/>
          <w:lang w:val="es-CO"/>
        </w:rPr>
      </w:pPr>
      <w:r w:rsidRPr="00FE1745">
        <w:rPr>
          <w:rFonts w:eastAsia="Times New Roman" w:cs="Times New Roman"/>
          <w:color w:val="000000"/>
          <w:szCs w:val="24"/>
          <w:lang w:val="es-CO"/>
        </w:rPr>
        <w:t xml:space="preserve">En síntesis, esta investigación confirma que la </w:t>
      </w:r>
      <w:ins w:id="3099" w:author="Edu Fisica" w:date="2026-05-16T07:13:00Z">
        <w:r w:rsidRPr="00FE1745">
          <w:rPr>
            <w:rFonts w:eastAsia="Times New Roman" w:cs="Times New Roman"/>
            <w:color w:val="000000"/>
            <w:szCs w:val="24"/>
            <w:lang w:val="es-CO"/>
          </w:rPr>
          <w:t xml:space="preserve">paz y la </w:t>
        </w:r>
      </w:ins>
      <w:r w:rsidRPr="00FE1745">
        <w:rPr>
          <w:rFonts w:eastAsia="Times New Roman" w:cs="Times New Roman"/>
          <w:color w:val="000000"/>
          <w:szCs w:val="24"/>
          <w:lang w:val="es-CO"/>
        </w:rPr>
        <w:t>convivencia</w:t>
      </w:r>
      <w:del w:id="3100" w:author="Edu Fisica" w:date="2026-05-16T07:13:00Z">
        <w:r w:rsidR="00DF61E2" w:rsidRPr="00DF61E2">
          <w:rPr>
            <w:rFonts w:eastAsia="Times New Roman" w:cs="Times New Roman"/>
            <w:color w:val="000000"/>
            <w:szCs w:val="24"/>
            <w:lang w:val="es-CO"/>
          </w:rPr>
          <w:delText xml:space="preserve"> y la paz</w:delText>
        </w:r>
      </w:del>
      <w:r w:rsidRPr="00FE1745">
        <w:rPr>
          <w:rFonts w:eastAsia="Times New Roman" w:cs="Times New Roman"/>
          <w:color w:val="000000"/>
          <w:szCs w:val="24"/>
          <w:lang w:val="es-CO"/>
        </w:rPr>
        <w:t xml:space="preserve"> son construcciones vivas, complejas y profundamente humanas, que se configuran en la interacción diaria</w:t>
      </w:r>
      <w:del w:id="3101" w:author="Edu Fisica" w:date="2026-05-16T07:13:00Z">
        <w:r w:rsidR="00DF61E2" w:rsidRPr="00DF61E2">
          <w:rPr>
            <w:rFonts w:eastAsia="Times New Roman" w:cs="Times New Roman"/>
            <w:color w:val="000000"/>
            <w:szCs w:val="24"/>
            <w:lang w:val="es-CO"/>
          </w:rPr>
          <w:delText>,</w:delText>
        </w:r>
      </w:del>
      <w:ins w:id="3102" w:author="Edu Fisica" w:date="2026-05-16T07:13:00Z">
        <w:r w:rsidRPr="00FE1745">
          <w:rPr>
            <w:rFonts w:eastAsia="Times New Roman" w:cs="Times New Roman"/>
            <w:color w:val="000000"/>
            <w:szCs w:val="24"/>
            <w:lang w:val="es-CO"/>
          </w:rPr>
          <w:t xml:space="preserve"> y</w:t>
        </w:r>
      </w:ins>
      <w:r w:rsidRPr="00FE1745">
        <w:rPr>
          <w:rFonts w:eastAsia="Times New Roman" w:cs="Times New Roman"/>
          <w:color w:val="000000"/>
          <w:szCs w:val="24"/>
          <w:lang w:val="es-CO"/>
        </w:rPr>
        <w:t xml:space="preserve"> en la capacidad de </w:t>
      </w:r>
      <w:del w:id="3103" w:author="Edu Fisica" w:date="2026-05-16T07:13:00Z">
        <w:r w:rsidR="00DF61E2" w:rsidRPr="00DF61E2">
          <w:rPr>
            <w:rFonts w:eastAsia="Times New Roman" w:cs="Times New Roman"/>
            <w:color w:val="000000"/>
            <w:szCs w:val="24"/>
            <w:lang w:val="es-CO"/>
          </w:rPr>
          <w:delText xml:space="preserve">reconocer la diversidad y en la disposición para </w:delText>
        </w:r>
      </w:del>
      <w:r w:rsidRPr="00FE1745">
        <w:rPr>
          <w:rFonts w:eastAsia="Times New Roman" w:cs="Times New Roman"/>
          <w:color w:val="000000"/>
          <w:szCs w:val="24"/>
          <w:lang w:val="es-CO"/>
        </w:rPr>
        <w:t xml:space="preserve">transformar los conflictos en oportunidades de </w:t>
      </w:r>
      <w:del w:id="3104" w:author="Edu Fisica" w:date="2026-05-16T07:13:00Z">
        <w:r w:rsidR="00DF61E2" w:rsidRPr="00DF61E2">
          <w:rPr>
            <w:rFonts w:eastAsia="Times New Roman" w:cs="Times New Roman"/>
            <w:color w:val="000000"/>
            <w:szCs w:val="24"/>
            <w:lang w:val="es-CO"/>
          </w:rPr>
          <w:delText>aprendizaje.</w:delText>
        </w:r>
      </w:del>
      <w:ins w:id="3105" w:author="Edu Fisica" w:date="2026-05-16T07:13:00Z">
        <w:r w:rsidRPr="00FE1745">
          <w:rPr>
            <w:rFonts w:eastAsia="Times New Roman" w:cs="Times New Roman"/>
            <w:color w:val="000000"/>
            <w:szCs w:val="24"/>
            <w:lang w:val="es-CO"/>
          </w:rPr>
          <w:t>bienestar social.</w:t>
        </w:r>
      </w:ins>
      <w:r w:rsidRPr="00FE1745">
        <w:rPr>
          <w:rFonts w:eastAsia="Times New Roman" w:cs="Times New Roman"/>
          <w:color w:val="000000"/>
          <w:szCs w:val="24"/>
          <w:lang w:val="es-CO"/>
        </w:rPr>
        <w:t xml:space="preserve"> La </w:t>
      </w:r>
      <w:del w:id="3106" w:author="Edu Fisica" w:date="2026-05-16T07:13:00Z">
        <w:r w:rsidR="00DF61E2" w:rsidRPr="00DF61E2">
          <w:rPr>
            <w:rFonts w:eastAsia="Times New Roman" w:cs="Times New Roman"/>
            <w:color w:val="000000"/>
            <w:szCs w:val="24"/>
            <w:lang w:val="es-CO"/>
          </w:rPr>
          <w:delText>educación</w:delText>
        </w:r>
      </w:del>
      <w:ins w:id="3107" w:author="Edu Fisica" w:date="2026-05-16T07:13:00Z">
        <w:r w:rsidRPr="00FE1745">
          <w:rPr>
            <w:rFonts w:eastAsia="Times New Roman" w:cs="Times New Roman"/>
            <w:color w:val="000000"/>
            <w:szCs w:val="24"/>
            <w:lang w:val="es-CO"/>
          </w:rPr>
          <w:t>escuela</w:t>
        </w:r>
      </w:ins>
      <w:r w:rsidRPr="00FE1745">
        <w:rPr>
          <w:rFonts w:eastAsia="Times New Roman" w:cs="Times New Roman"/>
          <w:color w:val="000000"/>
          <w:szCs w:val="24"/>
          <w:lang w:val="es-CO"/>
        </w:rPr>
        <w:t xml:space="preserve">, desde esta perspectiva, </w:t>
      </w:r>
      <w:del w:id="3108" w:author="Edu Fisica" w:date="2026-05-16T07:13:00Z">
        <w:r w:rsidR="00DF61E2" w:rsidRPr="00DF61E2">
          <w:rPr>
            <w:rFonts w:eastAsia="Times New Roman" w:cs="Times New Roman"/>
            <w:color w:val="000000"/>
            <w:szCs w:val="24"/>
            <w:lang w:val="es-CO"/>
          </w:rPr>
          <w:delText>trasciende la transmisión de contenidos para convertirse en una práctica humanizante, donde la didáctica, la memoria, el diálogo y la participación se articulan como herramientas para la formación de ciudadanos críticos, sensibles y comprometidos</w:delText>
        </w:r>
      </w:del>
      <w:ins w:id="3109" w:author="Edu Fisica" w:date="2026-05-16T07:13:00Z">
        <w:r w:rsidRPr="00FE1745">
          <w:rPr>
            <w:rFonts w:eastAsia="Times New Roman" w:cs="Times New Roman"/>
            <w:color w:val="000000"/>
            <w:szCs w:val="24"/>
            <w:lang w:val="es-CO"/>
          </w:rPr>
          <w:t xml:space="preserve">se constituye </w:t>
        </w:r>
        <w:r w:rsidR="003E425E">
          <w:rPr>
            <w:rFonts w:eastAsia="Times New Roman" w:cs="Times New Roman"/>
            <w:color w:val="000000"/>
            <w:szCs w:val="24"/>
            <w:lang w:val="es-CO"/>
          </w:rPr>
          <w:t>en</w:t>
        </w:r>
        <w:r w:rsidRPr="00FE1745">
          <w:rPr>
            <w:rFonts w:eastAsia="Times New Roman" w:cs="Times New Roman"/>
            <w:color w:val="000000"/>
            <w:szCs w:val="24"/>
            <w:lang w:val="es-CO"/>
          </w:rPr>
          <w:t xml:space="preserve"> un escenario privilegiado para la formación integral, donde la educación trasciende lo cognitivo e incorpora dimensiones éticas, emocionales y sociales. Educar para la paz implica, entonces, sembrar en cada estudiante la posibilidad de convertirse en ciudadano crítico, sensible y comprometido</w:t>
        </w:r>
      </w:ins>
      <w:r w:rsidRPr="00FE1745">
        <w:rPr>
          <w:rFonts w:eastAsia="Times New Roman" w:cs="Times New Roman"/>
          <w:color w:val="000000"/>
          <w:szCs w:val="24"/>
          <w:lang w:val="es-CO"/>
        </w:rPr>
        <w:t xml:space="preserve"> con la construcción de una sociedad más justa, </w:t>
      </w:r>
      <w:ins w:id="3110" w:author="Edu Fisica" w:date="2026-05-16T07:13:00Z">
        <w:r w:rsidRPr="00FE1745">
          <w:rPr>
            <w:rFonts w:eastAsia="Times New Roman" w:cs="Times New Roman"/>
            <w:color w:val="000000"/>
            <w:szCs w:val="24"/>
            <w:lang w:val="es-CO"/>
          </w:rPr>
          <w:t xml:space="preserve">tolerante, </w:t>
        </w:r>
      </w:ins>
      <w:r w:rsidRPr="00FE1745">
        <w:rPr>
          <w:rFonts w:eastAsia="Times New Roman" w:cs="Times New Roman"/>
          <w:color w:val="000000"/>
          <w:szCs w:val="24"/>
          <w:lang w:val="es-CO"/>
        </w:rPr>
        <w:t>solidaria</w:t>
      </w:r>
      <w:ins w:id="3111" w:author="Edu Fisica" w:date="2026-05-16T07:13:00Z">
        <w:r w:rsidRPr="00FE1745">
          <w:rPr>
            <w:rFonts w:eastAsia="Times New Roman" w:cs="Times New Roman"/>
            <w:color w:val="000000"/>
            <w:szCs w:val="24"/>
            <w:lang w:val="es-CO"/>
          </w:rPr>
          <w:t>, equitativa</w:t>
        </w:r>
      </w:ins>
      <w:r w:rsidRPr="00FE1745">
        <w:rPr>
          <w:rFonts w:eastAsia="Times New Roman" w:cs="Times New Roman"/>
          <w:color w:val="000000"/>
          <w:szCs w:val="24"/>
          <w:lang w:val="es-CO"/>
        </w:rPr>
        <w:t xml:space="preserve"> y en paz.</w:t>
      </w:r>
    </w:p>
    <w:p w14:paraId="7B9ED7EF" w14:textId="77777777" w:rsidR="00DF61E2" w:rsidRDefault="00DF61E2" w:rsidP="000024C7">
      <w:pPr>
        <w:rPr>
          <w:del w:id="3112" w:author="Edu Fisica" w:date="2026-05-16T07:13:00Z"/>
          <w:rFonts w:eastAsia="Times New Roman" w:cs="Times New Roman"/>
          <w:color w:val="000000"/>
          <w:szCs w:val="24"/>
          <w:lang w:val="es-CO"/>
        </w:rPr>
      </w:pPr>
    </w:p>
    <w:p w14:paraId="17CEDF24" w14:textId="77777777" w:rsidR="00DF61E2" w:rsidRDefault="00DF61E2" w:rsidP="000024C7">
      <w:pPr>
        <w:rPr>
          <w:del w:id="3113" w:author="Edu Fisica" w:date="2026-05-16T07:13:00Z"/>
          <w:rFonts w:eastAsia="Times New Roman" w:cs="Times New Roman"/>
          <w:color w:val="000000"/>
          <w:szCs w:val="24"/>
          <w:lang w:val="es-CO"/>
        </w:rPr>
      </w:pPr>
    </w:p>
    <w:p w14:paraId="76533088" w14:textId="77777777" w:rsidR="00DF61E2" w:rsidRDefault="00DF61E2" w:rsidP="000024C7">
      <w:pPr>
        <w:rPr>
          <w:del w:id="3114" w:author="Edu Fisica" w:date="2026-05-16T07:13:00Z"/>
          <w:rFonts w:eastAsia="Times New Roman" w:cs="Times New Roman"/>
          <w:color w:val="000000"/>
          <w:szCs w:val="24"/>
          <w:lang w:val="es-CO"/>
        </w:rPr>
      </w:pPr>
    </w:p>
    <w:p w14:paraId="7BAB3161" w14:textId="5DC4F790" w:rsidR="00FE1745" w:rsidRDefault="0065486A" w:rsidP="00FE1745">
      <w:pPr>
        <w:rPr>
          <w:color w:val="000000"/>
          <w:lang w:val="es-CO"/>
          <w:rPrChange w:id="3115" w:author="Edu Fisica" w:date="2026-05-16T07:13:00Z">
            <w:rPr/>
          </w:rPrChange>
        </w:rPr>
      </w:pPr>
      <w:del w:id="3116" w:author="Edu Fisica" w:date="2026-05-16T07:13:00Z">
        <w:r>
          <w:delText>En cuanto al desarrollo</w:delText>
        </w:r>
      </w:del>
      <w:ins w:id="3117" w:author="Edu Fisica" w:date="2026-05-16T07:13:00Z">
        <w:r w:rsidR="00FE1745" w:rsidRPr="00FE1745">
          <w:rPr>
            <w:rFonts w:eastAsia="Times New Roman" w:cs="Times New Roman"/>
            <w:color w:val="000000"/>
            <w:szCs w:val="24"/>
            <w:lang w:val="es-CO"/>
          </w:rPr>
          <w:t xml:space="preserve"> La pertinencia</w:t>
        </w:r>
      </w:ins>
      <w:r w:rsidR="00FE1745" w:rsidRPr="00FE1745">
        <w:rPr>
          <w:color w:val="000000"/>
          <w:lang w:val="es-CO"/>
          <w:rPrChange w:id="3118" w:author="Edu Fisica" w:date="2026-05-16T07:13:00Z">
            <w:rPr/>
          </w:rPrChange>
        </w:rPr>
        <w:t xml:space="preserve"> de </w:t>
      </w:r>
      <w:del w:id="3119" w:author="Edu Fisica" w:date="2026-05-16T07:13:00Z">
        <w:r>
          <w:delText xml:space="preserve">estrategias didácticas orientadas a educar para la paz y la convivencia, </w:delText>
        </w:r>
      </w:del>
      <w:r w:rsidR="00FE1745" w:rsidRPr="00FE1745">
        <w:rPr>
          <w:color w:val="000000"/>
          <w:lang w:val="es-CO"/>
          <w:rPrChange w:id="3120" w:author="Edu Fisica" w:date="2026-05-16T07:13:00Z">
            <w:rPr/>
          </w:rPrChange>
        </w:rPr>
        <w:t xml:space="preserve">este </w:t>
      </w:r>
      <w:del w:id="3121" w:author="Edu Fisica" w:date="2026-05-16T07:13:00Z">
        <w:r>
          <w:delText>proceso se dio de manera progresiva, pasando de acciones iniciales a propuestas más consolidadas y significativas. A partir de la observación participante y la reflexión constante sobre la práctica, se logró comprender</w:delText>
        </w:r>
      </w:del>
      <w:ins w:id="3122" w:author="Edu Fisica" w:date="2026-05-16T07:13:00Z">
        <w:r w:rsidR="00FE1745" w:rsidRPr="00FE1745">
          <w:rPr>
            <w:rFonts w:eastAsia="Times New Roman" w:cs="Times New Roman"/>
            <w:color w:val="000000"/>
            <w:szCs w:val="24"/>
            <w:lang w:val="es-CO"/>
          </w:rPr>
          <w:t>estudio radica en</w:t>
        </w:r>
      </w:ins>
      <w:r w:rsidR="00FE1745" w:rsidRPr="00FE1745">
        <w:rPr>
          <w:color w:val="000000"/>
          <w:lang w:val="es-CO"/>
          <w:rPrChange w:id="3123" w:author="Edu Fisica" w:date="2026-05-16T07:13:00Z">
            <w:rPr/>
          </w:rPrChange>
        </w:rPr>
        <w:t xml:space="preserve"> que </w:t>
      </w:r>
      <w:del w:id="3124" w:author="Edu Fisica" w:date="2026-05-16T07:13:00Z">
        <w:r>
          <w:delText>los</w:delText>
        </w:r>
      </w:del>
      <w:ins w:id="3125" w:author="Edu Fisica" w:date="2026-05-16T07:13:00Z">
        <w:r w:rsidR="00FE1745" w:rsidRPr="00FE1745">
          <w:rPr>
            <w:rFonts w:eastAsia="Times New Roman" w:cs="Times New Roman"/>
            <w:color w:val="000000"/>
            <w:szCs w:val="24"/>
            <w:lang w:val="es-CO"/>
          </w:rPr>
          <w:t>ofrece rutas pedagógicas replicables en otros</w:t>
        </w:r>
      </w:ins>
      <w:r w:rsidR="00FE1745" w:rsidRPr="00FE1745">
        <w:rPr>
          <w:color w:val="000000"/>
          <w:lang w:val="es-CO"/>
          <w:rPrChange w:id="3126" w:author="Edu Fisica" w:date="2026-05-16T07:13:00Z">
            <w:rPr/>
          </w:rPrChange>
        </w:rPr>
        <w:t xml:space="preserve"> contextos </w:t>
      </w:r>
      <w:del w:id="3127" w:author="Edu Fisica" w:date="2026-05-16T07:13:00Z">
        <w:r>
          <w:delText>tanto académicos como extracurriculares influían de forma distinta en la manera como los estudiantes asumían la convivencia. Esta comprensión llevó a diversificar y fortalecer las estrategias pedagógicas, buscando flexibilizar las formas de interacción y responder de manera más pertinente a las necesidades del grupo</w:delText>
        </w:r>
      </w:del>
      <w:ins w:id="3128" w:author="Edu Fisica" w:date="2026-05-16T07:13:00Z">
        <w:r w:rsidR="00FE1745" w:rsidRPr="00FE1745">
          <w:rPr>
            <w:rFonts w:eastAsia="Times New Roman" w:cs="Times New Roman"/>
            <w:color w:val="000000"/>
            <w:szCs w:val="24"/>
            <w:lang w:val="es-CO"/>
          </w:rPr>
          <w:t>escolares, reafirmando que la paz no es un ideal lejano, sino una práctica cotidiana que se construye con voluntad, creatividad y esperanza compartida</w:t>
        </w:r>
      </w:ins>
      <w:r w:rsidR="00FE1745" w:rsidRPr="00FE1745">
        <w:rPr>
          <w:color w:val="000000"/>
          <w:lang w:val="es-CO"/>
          <w:rPrChange w:id="3129" w:author="Edu Fisica" w:date="2026-05-16T07:13:00Z">
            <w:rPr/>
          </w:rPrChange>
        </w:rPr>
        <w:t>.</w:t>
      </w:r>
    </w:p>
    <w:p w14:paraId="685A434D" w14:textId="77777777" w:rsidR="007018AD" w:rsidRDefault="007018AD" w:rsidP="000024C7">
      <w:pPr>
        <w:rPr>
          <w:del w:id="3130" w:author="Edu Fisica" w:date="2026-05-16T07:13:00Z"/>
        </w:rPr>
      </w:pPr>
      <w:del w:id="3131" w:author="Edu Fisica" w:date="2026-05-16T07:13:00Z">
        <w:r>
          <w:delText>En este camino, fue fundamental involucrar de manera más activa a las familias, integrándolas en experiencias como convivencias, caminatas de integración, actividades de emprendimiento, el mural restaurativo, compartires, talleres y espacios de reflexión. Estas acciones trascendieron el aula y se convirtieron en verdaderos escenarios de aprendizaje social, donde estudiantes y acudientes compartieron, dialogaron y construyeron juntos. Como resultado, se promovieron procesos de corresponsabilidad, reparación simbólica y construcción colectiva de acuerdos, fortaleciendo no solo la convivencia escolar, sino también los vínculos entre la escuela y la familia desde una perspectiva más humana y comprometida con la educación para la paz.</w:delText>
        </w:r>
      </w:del>
    </w:p>
    <w:p w14:paraId="69D4C1B4" w14:textId="77777777" w:rsidR="0065511E" w:rsidRPr="0065511E" w:rsidRDefault="0065511E" w:rsidP="0065511E">
      <w:pPr>
        <w:rPr>
          <w:del w:id="3132" w:author="Edu Fisica" w:date="2026-05-16T07:13:00Z"/>
          <w:rFonts w:eastAsia="Times New Roman" w:cs="Times New Roman"/>
          <w:color w:val="000000"/>
          <w:szCs w:val="24"/>
          <w:lang w:val="es-CO"/>
        </w:rPr>
      </w:pPr>
      <w:del w:id="3133" w:author="Edu Fisica" w:date="2026-05-16T07:13:00Z">
        <w:r w:rsidRPr="0065511E">
          <w:rPr>
            <w:rFonts w:eastAsia="Times New Roman" w:cs="Times New Roman"/>
            <w:color w:val="000000"/>
            <w:szCs w:val="24"/>
            <w:lang w:val="es-CO"/>
          </w:rPr>
          <w:delText>En relación con el fomento de actitudes proactivas para la paz, se evidenció un proceso de crecimiento significativo en los estudiantes. De manera gradual, comenzaron a manifestarse comportamientos basados en el respeto, la tolerancia, la empatía, la cooperación, la equidad de género y la solidaridad, los cuales se hicieron visibles en acciones como la mediación de conflictos, el trabajo en equipo y el fortalecimiento de los vínculos afectivos. Asimismo, los estudiantes fueron apropiándose del lenguaje propio de la convivencia y la paz, comprendiendo cada vez más la importancia de reconocer al otro y de asumir procesos de reparación frente a sus acciones.</w:delText>
        </w:r>
      </w:del>
    </w:p>
    <w:p w14:paraId="22180357" w14:textId="77777777" w:rsidR="0065511E" w:rsidRDefault="0065511E" w:rsidP="0065511E">
      <w:pPr>
        <w:rPr>
          <w:del w:id="3134" w:author="Edu Fisica" w:date="2026-05-16T07:13:00Z"/>
          <w:rFonts w:eastAsia="Times New Roman" w:cs="Times New Roman"/>
          <w:color w:val="000000"/>
          <w:szCs w:val="24"/>
          <w:lang w:val="es-CO"/>
        </w:rPr>
      </w:pPr>
      <w:del w:id="3135" w:author="Edu Fisica" w:date="2026-05-16T07:13:00Z">
        <w:r w:rsidRPr="0065511E">
          <w:rPr>
            <w:rFonts w:eastAsia="Times New Roman" w:cs="Times New Roman"/>
            <w:color w:val="000000"/>
            <w:szCs w:val="24"/>
            <w:lang w:val="es-CO"/>
          </w:rPr>
          <w:delText>Sin embargo, este proceso no estuvo exento de desafíos. Persistieron algunas conductas relacionadas con faltas tipo I que, al repetirse con frecuencia, tendían a normalizarse dentro del grupo, a pesar de las orientaciones brindadas y de los acuerdos establecidos. En ocasiones, los estudiantes justificaban sus comportamientos o restaban importancia a estas acciones, lo que evidencia que la interiorización de las normas y valores es un proceso que requiere continuidad y acompañamiento constante. De igual manera, en lo relacionado con la autoestima y la autovaloración, se identificaron situaciones del contexto familiar que incidían en la forma en que los estudiantes se perciben a sí mismos, así como en su manera de actuar y de reconocer sus propias cualidades. Estos hallazgos invitan a seguir fortaleciendo estrategias que no solo aborden la convivencia desde lo normativo, sino también desde lo emocional, reconociendo la integralidad de los procesos formativos.</w:delText>
        </w:r>
      </w:del>
    </w:p>
    <w:p w14:paraId="0E44D821" w14:textId="77777777" w:rsidR="008E1560" w:rsidRDefault="008E1560" w:rsidP="0065511E">
      <w:pPr>
        <w:rPr>
          <w:del w:id="3136" w:author="Edu Fisica" w:date="2026-05-16T07:13:00Z"/>
          <w:rFonts w:eastAsia="Times New Roman" w:cs="Times New Roman"/>
          <w:color w:val="000000"/>
          <w:szCs w:val="24"/>
          <w:lang w:val="es-CO"/>
        </w:rPr>
      </w:pPr>
    </w:p>
    <w:p w14:paraId="02243452" w14:textId="77777777" w:rsidR="008E1560" w:rsidRDefault="00134EC5" w:rsidP="008E1560">
      <w:pPr>
        <w:ind w:firstLine="0"/>
        <w:rPr>
          <w:del w:id="3137" w:author="Edu Fisica" w:date="2026-05-16T07:13:00Z"/>
          <w:rFonts w:eastAsia="Times New Roman" w:cs="Times New Roman"/>
          <w:color w:val="385623" w:themeColor="accent6" w:themeShade="80"/>
          <w:szCs w:val="24"/>
          <w:lang w:val="es-CO"/>
        </w:rPr>
      </w:pPr>
      <w:del w:id="3138" w:author="Edu Fisica" w:date="2026-05-16T07:13:00Z">
        <w:r>
          <w:rPr>
            <w:rFonts w:eastAsia="Times New Roman" w:cs="Times New Roman"/>
            <w:color w:val="385623" w:themeColor="accent6" w:themeShade="80"/>
            <w:szCs w:val="24"/>
            <w:lang w:val="es-CO"/>
          </w:rPr>
          <w:delText>MUY BIEN, ME PARECE QUE HAN AVANZADO CON UN EXCELENTE ANALISIS E INTERPRETACIÓN DE RESULTADOS.</w:delText>
        </w:r>
      </w:del>
    </w:p>
    <w:p w14:paraId="41F7E875" w14:textId="77777777" w:rsidR="00134EC5" w:rsidRDefault="00134EC5" w:rsidP="008E1560">
      <w:pPr>
        <w:ind w:firstLine="0"/>
        <w:rPr>
          <w:del w:id="3139" w:author="Edu Fisica" w:date="2026-05-16T07:13:00Z"/>
          <w:rFonts w:eastAsia="Times New Roman" w:cs="Times New Roman"/>
          <w:color w:val="385623" w:themeColor="accent6" w:themeShade="80"/>
          <w:szCs w:val="24"/>
          <w:lang w:val="es-CO"/>
        </w:rPr>
      </w:pPr>
      <w:del w:id="3140" w:author="Edu Fisica" w:date="2026-05-16T07:13:00Z">
        <w:r>
          <w:rPr>
            <w:rFonts w:eastAsia="Times New Roman" w:cs="Times New Roman"/>
            <w:color w:val="385623" w:themeColor="accent6" w:themeShade="80"/>
            <w:szCs w:val="24"/>
            <w:lang w:val="es-CO"/>
          </w:rPr>
          <w:delText>MEJORAR LAS NORMAS APA EN TABLAS Y NOTAS</w:delText>
        </w:r>
      </w:del>
    </w:p>
    <w:p w14:paraId="5E9DB2F6" w14:textId="77777777" w:rsidR="00134EC5" w:rsidRDefault="00134EC5" w:rsidP="008E1560">
      <w:pPr>
        <w:ind w:firstLine="0"/>
        <w:rPr>
          <w:del w:id="3141" w:author="Edu Fisica" w:date="2026-05-16T07:13:00Z"/>
          <w:rFonts w:eastAsia="Times New Roman" w:cs="Times New Roman"/>
          <w:color w:val="385623" w:themeColor="accent6" w:themeShade="80"/>
          <w:szCs w:val="24"/>
          <w:lang w:val="es-CO"/>
        </w:rPr>
      </w:pPr>
      <w:del w:id="3142" w:author="Edu Fisica" w:date="2026-05-16T07:13:00Z">
        <w:r>
          <w:rPr>
            <w:rFonts w:eastAsia="Times New Roman" w:cs="Times New Roman"/>
            <w:color w:val="385623" w:themeColor="accent6" w:themeShade="80"/>
            <w:szCs w:val="24"/>
            <w:lang w:val="es-CO"/>
          </w:rPr>
          <w:delText>SUGIERO MEJORAR LA REDACCIÓN DE LAS CONCLUSIONES Y RECOMENDACIONES (adjunto anexo)</w:delText>
        </w:r>
      </w:del>
    </w:p>
    <w:p w14:paraId="62E76BC5" w14:textId="77777777" w:rsidR="00134EC5" w:rsidRPr="00134EC5" w:rsidRDefault="00134EC5" w:rsidP="008E1560">
      <w:pPr>
        <w:ind w:firstLine="0"/>
        <w:rPr>
          <w:del w:id="3143" w:author="Edu Fisica" w:date="2026-05-16T07:13:00Z"/>
          <w:rFonts w:eastAsia="Times New Roman" w:cs="Times New Roman"/>
          <w:color w:val="385623" w:themeColor="accent6" w:themeShade="80"/>
          <w:szCs w:val="24"/>
          <w:lang w:val="es-CO"/>
        </w:rPr>
      </w:pPr>
    </w:p>
    <w:p w14:paraId="631E4DB0" w14:textId="77777777" w:rsidR="00D81A21" w:rsidRDefault="00D81A21" w:rsidP="0065511E">
      <w:pPr>
        <w:rPr>
          <w:del w:id="3144" w:author="Edu Fisica" w:date="2026-05-16T07:13:00Z"/>
          <w:rFonts w:eastAsia="Times New Roman" w:cs="Times New Roman"/>
          <w:color w:val="000000"/>
          <w:szCs w:val="24"/>
          <w:lang w:val="es-CO"/>
        </w:rPr>
      </w:pPr>
    </w:p>
    <w:p w14:paraId="1C975313" w14:textId="77777777" w:rsidR="00FF4F12" w:rsidRPr="00FF4F12" w:rsidRDefault="00FF4F12" w:rsidP="00D50D47">
      <w:pPr>
        <w:pStyle w:val="NormalWeb"/>
        <w:ind w:left="426" w:hanging="426"/>
        <w:jc w:val="center"/>
        <w:rPr>
          <w:del w:id="3145" w:author="Edu Fisica" w:date="2026-05-16T07:13:00Z"/>
          <w:b/>
          <w:bCs/>
        </w:rPr>
      </w:pPr>
    </w:p>
    <w:p w14:paraId="75690598" w14:textId="77777777" w:rsidR="00FF4F12" w:rsidRPr="00FF4F12" w:rsidRDefault="00FF4F12" w:rsidP="00554AE0">
      <w:pPr>
        <w:ind w:firstLine="0"/>
        <w:rPr>
          <w:rFonts w:cs="Times New Roman"/>
          <w:szCs w:val="24"/>
        </w:rPr>
        <w:pPrChange w:id="3146" w:author="Edu Fisica" w:date="2026-05-16T07:13:00Z">
          <w:pPr/>
        </w:pPrChange>
      </w:pPr>
    </w:p>
    <w:p w14:paraId="3417CFF5" w14:textId="5311CA23" w:rsidR="00FE2C7E" w:rsidRPr="00B638CA" w:rsidRDefault="00FE2C7E" w:rsidP="00B638CA">
      <w:pPr>
        <w:pStyle w:val="NormalWeb"/>
        <w:ind w:left="426" w:hanging="426"/>
        <w:rPr>
          <w:b/>
          <w:bCs/>
        </w:rPr>
        <w:sectPr w:rsidR="00FE2C7E" w:rsidRPr="00B638CA" w:rsidSect="00FE2C7E">
          <w:footerReference w:type="default" r:id="rId35"/>
          <w:pgSz w:w="12240" w:h="15840"/>
          <w:pgMar w:top="1440" w:right="1440" w:bottom="1440" w:left="1440" w:header="709" w:footer="709" w:gutter="0"/>
          <w:cols w:space="720"/>
          <w:docGrid w:linePitch="326"/>
        </w:sectPr>
      </w:pPr>
    </w:p>
    <w:p w14:paraId="7DB39304" w14:textId="6A2D8497" w:rsidR="00BE6CD9" w:rsidRPr="00FF4F12" w:rsidRDefault="00ED44F5" w:rsidP="00F32EF9">
      <w:pPr>
        <w:pStyle w:val="Ttulo1"/>
        <w:rPr>
          <w:rFonts w:cs="Times New Roman"/>
        </w:rPr>
      </w:pPr>
      <w:bookmarkStart w:id="3147" w:name="_Toc229133570"/>
      <w:bookmarkStart w:id="3148" w:name="_Toc227692906"/>
      <w:r w:rsidRPr="00FF4F12">
        <w:rPr>
          <w:rFonts w:cs="Times New Roman"/>
        </w:rPr>
        <w:t>Cronograma</w:t>
      </w:r>
      <w:bookmarkEnd w:id="3147"/>
      <w:bookmarkEnd w:id="3148"/>
      <w:r w:rsidRPr="00FF4F12">
        <w:rPr>
          <w:rFonts w:cs="Times New Roman"/>
        </w:rPr>
        <w:t xml:space="preserve"> </w:t>
      </w:r>
    </w:p>
    <w:p w14:paraId="075A7B97" w14:textId="77777777" w:rsidR="00143231" w:rsidRDefault="00B13C7C" w:rsidP="00DA6C78">
      <w:pPr>
        <w:pStyle w:val="Descripcin"/>
        <w:keepNext/>
        <w:rPr>
          <w:ins w:id="3149" w:author="Edu Fisica" w:date="2026-05-16T07:13:00Z"/>
          <w:rFonts w:cs="Times New Roman"/>
          <w:b/>
          <w:bCs/>
          <w:color w:val="auto"/>
          <w:sz w:val="24"/>
          <w:szCs w:val="24"/>
        </w:rPr>
      </w:pPr>
      <w:bookmarkStart w:id="3150" w:name="_Toc227605708"/>
      <w:bookmarkStart w:id="3151" w:name="_Toc229133617"/>
      <w:bookmarkStart w:id="3152" w:name="_Toc227693005"/>
      <w:r w:rsidRPr="00FF4F12">
        <w:rPr>
          <w:rFonts w:cs="Times New Roman"/>
          <w:b/>
          <w:bCs/>
          <w:color w:val="auto"/>
          <w:sz w:val="24"/>
          <w:szCs w:val="24"/>
        </w:rPr>
        <w:t xml:space="preserve">Tabla </w:t>
      </w:r>
      <w:r w:rsidRPr="00FF4F12">
        <w:rPr>
          <w:rFonts w:cs="Times New Roman"/>
          <w:b/>
          <w:bCs/>
          <w:color w:val="auto"/>
          <w:sz w:val="24"/>
          <w:szCs w:val="24"/>
        </w:rPr>
        <w:fldChar w:fldCharType="begin"/>
      </w:r>
      <w:r w:rsidRPr="00FF4F12">
        <w:rPr>
          <w:rFonts w:cs="Times New Roman"/>
          <w:b/>
          <w:bCs/>
          <w:color w:val="auto"/>
          <w:sz w:val="24"/>
          <w:szCs w:val="24"/>
        </w:rPr>
        <w:instrText xml:space="preserve"> SEQ Tabla \* ARABIC </w:instrText>
      </w:r>
      <w:r w:rsidRPr="00FF4F12">
        <w:rPr>
          <w:rFonts w:cs="Times New Roman"/>
          <w:b/>
          <w:bCs/>
          <w:color w:val="auto"/>
          <w:sz w:val="24"/>
          <w:szCs w:val="24"/>
        </w:rPr>
        <w:fldChar w:fldCharType="separate"/>
      </w:r>
      <w:r w:rsidR="0072781F" w:rsidRPr="00FF4F12">
        <w:rPr>
          <w:rFonts w:cs="Times New Roman"/>
          <w:b/>
          <w:bCs/>
          <w:noProof/>
          <w:color w:val="auto"/>
          <w:sz w:val="24"/>
          <w:szCs w:val="24"/>
        </w:rPr>
        <w:t>18</w:t>
      </w:r>
      <w:r w:rsidRPr="00FF4F12">
        <w:rPr>
          <w:rFonts w:cs="Times New Roman"/>
          <w:b/>
          <w:bCs/>
          <w:color w:val="auto"/>
          <w:sz w:val="24"/>
          <w:szCs w:val="24"/>
        </w:rPr>
        <w:fldChar w:fldCharType="end"/>
      </w:r>
      <w:r w:rsidR="00253E8C" w:rsidRPr="00FF4F12">
        <w:rPr>
          <w:rFonts w:cs="Times New Roman"/>
          <w:b/>
          <w:bCs/>
          <w:color w:val="auto"/>
          <w:sz w:val="24"/>
          <w:szCs w:val="24"/>
        </w:rPr>
        <w:t xml:space="preserve"> </w:t>
      </w:r>
    </w:p>
    <w:p w14:paraId="14AAB2C3" w14:textId="5BA5EBF8" w:rsidR="00B13C7C" w:rsidRPr="00FF4F12" w:rsidRDefault="00B13C7C" w:rsidP="00DA6C78">
      <w:pPr>
        <w:pStyle w:val="Descripcin"/>
        <w:keepNext/>
        <w:rPr>
          <w:rFonts w:cs="Times New Roman"/>
          <w:color w:val="auto"/>
          <w:sz w:val="24"/>
          <w:szCs w:val="24"/>
        </w:rPr>
      </w:pPr>
      <w:r w:rsidRPr="00FF4F12">
        <w:rPr>
          <w:rFonts w:cs="Times New Roman"/>
          <w:color w:val="auto"/>
          <w:sz w:val="24"/>
          <w:szCs w:val="24"/>
        </w:rPr>
        <w:t>Cronograma de Actividades</w:t>
      </w:r>
      <w:bookmarkEnd w:id="3150"/>
      <w:bookmarkEnd w:id="3151"/>
      <w:bookmarkEnd w:id="3152"/>
    </w:p>
    <w:tbl>
      <w:tblPr>
        <w:tblStyle w:val="Tablaconcuadrcula4-nfasis2"/>
        <w:tblW w:w="12813" w:type="dxa"/>
        <w:tblInd w:w="137" w:type="dxa"/>
        <w:tblLayout w:type="fixed"/>
        <w:tblLook w:val="0400" w:firstRow="0" w:lastRow="0" w:firstColumn="0" w:lastColumn="0" w:noHBand="0" w:noVBand="1"/>
      </w:tblPr>
      <w:tblGrid>
        <w:gridCol w:w="3827"/>
        <w:gridCol w:w="1418"/>
        <w:gridCol w:w="1417"/>
        <w:gridCol w:w="567"/>
        <w:gridCol w:w="567"/>
        <w:gridCol w:w="567"/>
        <w:gridCol w:w="530"/>
        <w:gridCol w:w="560"/>
        <w:gridCol w:w="560"/>
        <w:gridCol w:w="560"/>
        <w:gridCol w:w="560"/>
        <w:gridCol w:w="560"/>
        <w:gridCol w:w="560"/>
        <w:gridCol w:w="560"/>
      </w:tblGrid>
      <w:tr w:rsidR="004331FC" w:rsidRPr="00FF4F12" w14:paraId="6CB7BF19" w14:textId="77777777" w:rsidTr="00DA6C78">
        <w:trPr>
          <w:cnfStyle w:val="000000100000" w:firstRow="0" w:lastRow="0" w:firstColumn="0" w:lastColumn="0" w:oddVBand="0" w:evenVBand="0" w:oddHBand="1" w:evenHBand="0" w:firstRowFirstColumn="0" w:firstRowLastColumn="0" w:lastRowFirstColumn="0" w:lastRowLastColumn="0"/>
          <w:trHeight w:val="210"/>
        </w:trPr>
        <w:tc>
          <w:tcPr>
            <w:tcW w:w="3827" w:type="dxa"/>
            <w:vMerge w:val="restart"/>
          </w:tcPr>
          <w:p w14:paraId="6F9E4DBD" w14:textId="77777777" w:rsidR="004331FC" w:rsidRPr="00FF4F12" w:rsidRDefault="004331FC" w:rsidP="004331FC">
            <w:pPr>
              <w:pStyle w:val="Prrafodelista"/>
              <w:rPr>
                <w:rFonts w:cs="Times New Roman"/>
                <w:szCs w:val="24"/>
              </w:rPr>
            </w:pPr>
          </w:p>
          <w:p w14:paraId="2719499E" w14:textId="77777777" w:rsidR="004331FC" w:rsidRPr="00FF4F12" w:rsidRDefault="004331FC" w:rsidP="004331FC">
            <w:pPr>
              <w:pStyle w:val="Prrafodelista"/>
              <w:rPr>
                <w:rFonts w:cs="Times New Roman"/>
                <w:szCs w:val="24"/>
              </w:rPr>
            </w:pPr>
            <w:r w:rsidRPr="00FF4F12">
              <w:rPr>
                <w:rFonts w:cs="Times New Roman"/>
                <w:szCs w:val="24"/>
              </w:rPr>
              <w:t>Fases</w:t>
            </w:r>
          </w:p>
        </w:tc>
        <w:tc>
          <w:tcPr>
            <w:tcW w:w="1418" w:type="dxa"/>
            <w:vMerge w:val="restart"/>
          </w:tcPr>
          <w:p w14:paraId="1029F2EA" w14:textId="77777777" w:rsidR="004331FC" w:rsidRPr="00FF4F12" w:rsidRDefault="004331FC" w:rsidP="004331FC">
            <w:pPr>
              <w:pStyle w:val="Prrafodelista"/>
              <w:rPr>
                <w:rFonts w:cs="Times New Roman"/>
                <w:szCs w:val="24"/>
              </w:rPr>
            </w:pPr>
          </w:p>
          <w:p w14:paraId="3458BD8C" w14:textId="77777777" w:rsidR="004331FC" w:rsidRPr="00FF4F12" w:rsidRDefault="004331FC" w:rsidP="004331FC">
            <w:pPr>
              <w:pStyle w:val="Prrafodelista"/>
              <w:rPr>
                <w:rFonts w:cs="Times New Roman"/>
                <w:szCs w:val="24"/>
              </w:rPr>
            </w:pPr>
            <w:r w:rsidRPr="00FF4F12">
              <w:rPr>
                <w:rFonts w:cs="Times New Roman"/>
                <w:szCs w:val="24"/>
              </w:rPr>
              <w:t>Inicio</w:t>
            </w:r>
          </w:p>
        </w:tc>
        <w:tc>
          <w:tcPr>
            <w:tcW w:w="1417" w:type="dxa"/>
            <w:vMerge w:val="restart"/>
          </w:tcPr>
          <w:p w14:paraId="4B6C62B9" w14:textId="77777777" w:rsidR="004331FC" w:rsidRPr="00FF4F12" w:rsidRDefault="004331FC" w:rsidP="004331FC">
            <w:pPr>
              <w:pStyle w:val="Prrafodelista"/>
              <w:rPr>
                <w:rFonts w:cs="Times New Roman"/>
                <w:szCs w:val="24"/>
              </w:rPr>
            </w:pPr>
          </w:p>
          <w:p w14:paraId="18143C42" w14:textId="77777777" w:rsidR="004331FC" w:rsidRPr="00FF4F12" w:rsidRDefault="004331FC" w:rsidP="004331FC">
            <w:pPr>
              <w:pStyle w:val="Prrafodelista"/>
              <w:rPr>
                <w:rFonts w:cs="Times New Roman"/>
                <w:szCs w:val="24"/>
              </w:rPr>
            </w:pPr>
            <w:r w:rsidRPr="00FF4F12">
              <w:rPr>
                <w:rFonts w:cs="Times New Roman"/>
                <w:szCs w:val="24"/>
              </w:rPr>
              <w:t>Finalización</w:t>
            </w:r>
          </w:p>
        </w:tc>
        <w:tc>
          <w:tcPr>
            <w:tcW w:w="6151" w:type="dxa"/>
            <w:gridSpan w:val="11"/>
          </w:tcPr>
          <w:p w14:paraId="5B587CC7" w14:textId="77777777" w:rsidR="004331FC" w:rsidRPr="00FF4F12" w:rsidRDefault="004331FC" w:rsidP="00006AAF">
            <w:pPr>
              <w:pStyle w:val="Prrafodelista"/>
              <w:jc w:val="center"/>
              <w:rPr>
                <w:rFonts w:cs="Times New Roman"/>
                <w:szCs w:val="24"/>
              </w:rPr>
            </w:pPr>
            <w:r w:rsidRPr="00FF4F12">
              <w:rPr>
                <w:rFonts w:cs="Times New Roman"/>
                <w:szCs w:val="24"/>
              </w:rPr>
              <w:t>2025</w:t>
            </w:r>
          </w:p>
        </w:tc>
      </w:tr>
      <w:tr w:rsidR="004331FC" w:rsidRPr="00FF4F12" w14:paraId="6C61C145" w14:textId="77777777" w:rsidTr="00DA6C78">
        <w:trPr>
          <w:cantSplit/>
          <w:trHeight w:val="908"/>
        </w:trPr>
        <w:tc>
          <w:tcPr>
            <w:tcW w:w="3827" w:type="dxa"/>
            <w:vMerge/>
          </w:tcPr>
          <w:p w14:paraId="602B15FF" w14:textId="77777777" w:rsidR="004331FC" w:rsidRPr="00FF4F12" w:rsidRDefault="004331FC" w:rsidP="004331FC">
            <w:pPr>
              <w:pStyle w:val="Prrafodelista"/>
              <w:rPr>
                <w:rFonts w:cs="Times New Roman"/>
                <w:szCs w:val="24"/>
              </w:rPr>
            </w:pPr>
          </w:p>
        </w:tc>
        <w:tc>
          <w:tcPr>
            <w:tcW w:w="1418" w:type="dxa"/>
            <w:vMerge/>
          </w:tcPr>
          <w:p w14:paraId="6FF7B179" w14:textId="77777777" w:rsidR="004331FC" w:rsidRPr="00FF4F12" w:rsidRDefault="004331FC" w:rsidP="004331FC">
            <w:pPr>
              <w:pStyle w:val="Prrafodelista"/>
              <w:rPr>
                <w:rFonts w:cs="Times New Roman"/>
                <w:szCs w:val="24"/>
              </w:rPr>
            </w:pPr>
          </w:p>
        </w:tc>
        <w:tc>
          <w:tcPr>
            <w:tcW w:w="1417" w:type="dxa"/>
            <w:vMerge/>
          </w:tcPr>
          <w:p w14:paraId="0C6066FF" w14:textId="77777777" w:rsidR="004331FC" w:rsidRPr="00FF4F12" w:rsidRDefault="004331FC" w:rsidP="004331FC">
            <w:pPr>
              <w:pStyle w:val="Prrafodelista"/>
              <w:rPr>
                <w:rFonts w:cs="Times New Roman"/>
                <w:szCs w:val="24"/>
              </w:rPr>
            </w:pPr>
          </w:p>
        </w:tc>
        <w:tc>
          <w:tcPr>
            <w:tcW w:w="567" w:type="dxa"/>
            <w:textDirection w:val="btLr"/>
          </w:tcPr>
          <w:p w14:paraId="695BF7D0" w14:textId="38124672" w:rsidR="004331FC" w:rsidRPr="00FF4F12" w:rsidRDefault="004331FC" w:rsidP="00006AAF">
            <w:pPr>
              <w:pStyle w:val="Prrafodelista"/>
              <w:rPr>
                <w:rFonts w:cs="Times New Roman"/>
                <w:szCs w:val="24"/>
              </w:rPr>
            </w:pPr>
            <w:r w:rsidRPr="00FF4F12">
              <w:rPr>
                <w:rFonts w:cs="Times New Roman"/>
                <w:szCs w:val="24"/>
              </w:rPr>
              <w:t>Febrero</w:t>
            </w:r>
          </w:p>
        </w:tc>
        <w:tc>
          <w:tcPr>
            <w:tcW w:w="567" w:type="dxa"/>
            <w:textDirection w:val="btLr"/>
          </w:tcPr>
          <w:p w14:paraId="083EC2BA" w14:textId="24439A9D" w:rsidR="004331FC" w:rsidRPr="00FF4F12" w:rsidRDefault="004331FC" w:rsidP="00006AAF">
            <w:pPr>
              <w:pStyle w:val="Prrafodelista"/>
              <w:rPr>
                <w:rFonts w:cs="Times New Roman"/>
                <w:szCs w:val="24"/>
              </w:rPr>
            </w:pPr>
            <w:r w:rsidRPr="00FF4F12">
              <w:rPr>
                <w:rFonts w:cs="Times New Roman"/>
                <w:szCs w:val="24"/>
              </w:rPr>
              <w:t>Marzo</w:t>
            </w:r>
          </w:p>
        </w:tc>
        <w:tc>
          <w:tcPr>
            <w:tcW w:w="567" w:type="dxa"/>
            <w:textDirection w:val="btLr"/>
          </w:tcPr>
          <w:p w14:paraId="6AC11D14" w14:textId="508F4FE0" w:rsidR="004331FC" w:rsidRPr="00FF4F12" w:rsidRDefault="004331FC" w:rsidP="00006AAF">
            <w:pPr>
              <w:pStyle w:val="Prrafodelista"/>
              <w:rPr>
                <w:rFonts w:cs="Times New Roman"/>
                <w:szCs w:val="24"/>
              </w:rPr>
            </w:pPr>
            <w:r w:rsidRPr="00FF4F12">
              <w:rPr>
                <w:rFonts w:cs="Times New Roman"/>
                <w:szCs w:val="24"/>
              </w:rPr>
              <w:t>Abril</w:t>
            </w:r>
          </w:p>
        </w:tc>
        <w:tc>
          <w:tcPr>
            <w:tcW w:w="530" w:type="dxa"/>
            <w:textDirection w:val="btLr"/>
          </w:tcPr>
          <w:p w14:paraId="0D857B5C" w14:textId="24F83239" w:rsidR="004331FC" w:rsidRPr="00FF4F12" w:rsidRDefault="004331FC" w:rsidP="00006AAF">
            <w:pPr>
              <w:pStyle w:val="Prrafodelista"/>
              <w:rPr>
                <w:rFonts w:cs="Times New Roman"/>
                <w:szCs w:val="24"/>
              </w:rPr>
            </w:pPr>
            <w:r w:rsidRPr="00FF4F12">
              <w:rPr>
                <w:rFonts w:cs="Times New Roman"/>
                <w:szCs w:val="24"/>
              </w:rPr>
              <w:t>Mayo</w:t>
            </w:r>
          </w:p>
        </w:tc>
        <w:tc>
          <w:tcPr>
            <w:tcW w:w="560" w:type="dxa"/>
            <w:textDirection w:val="btLr"/>
          </w:tcPr>
          <w:p w14:paraId="54DA2BE6" w14:textId="77777777" w:rsidR="004331FC" w:rsidRPr="00FF4F12" w:rsidRDefault="004331FC" w:rsidP="00006AAF">
            <w:pPr>
              <w:pStyle w:val="Prrafodelista"/>
              <w:rPr>
                <w:rFonts w:cs="Times New Roman"/>
                <w:szCs w:val="24"/>
              </w:rPr>
            </w:pPr>
            <w:r w:rsidRPr="00FF4F12">
              <w:rPr>
                <w:rFonts w:cs="Times New Roman"/>
                <w:szCs w:val="24"/>
              </w:rPr>
              <w:t>Junio</w:t>
            </w:r>
          </w:p>
        </w:tc>
        <w:tc>
          <w:tcPr>
            <w:tcW w:w="560" w:type="dxa"/>
            <w:textDirection w:val="btLr"/>
          </w:tcPr>
          <w:p w14:paraId="50D2E83A" w14:textId="77777777" w:rsidR="004331FC" w:rsidRPr="00FF4F12" w:rsidRDefault="004331FC" w:rsidP="00006AAF">
            <w:pPr>
              <w:pStyle w:val="Prrafodelista"/>
              <w:rPr>
                <w:rFonts w:cs="Times New Roman"/>
                <w:szCs w:val="24"/>
              </w:rPr>
            </w:pPr>
            <w:r w:rsidRPr="00FF4F12">
              <w:rPr>
                <w:rFonts w:cs="Times New Roman"/>
                <w:szCs w:val="24"/>
              </w:rPr>
              <w:t>Julio</w:t>
            </w:r>
          </w:p>
        </w:tc>
        <w:tc>
          <w:tcPr>
            <w:tcW w:w="560" w:type="dxa"/>
            <w:textDirection w:val="btLr"/>
          </w:tcPr>
          <w:p w14:paraId="4623D276" w14:textId="77777777" w:rsidR="004331FC" w:rsidRPr="00FF4F12" w:rsidRDefault="004331FC" w:rsidP="00006AAF">
            <w:pPr>
              <w:pStyle w:val="Prrafodelista"/>
              <w:rPr>
                <w:rFonts w:cs="Times New Roman"/>
                <w:szCs w:val="24"/>
              </w:rPr>
            </w:pPr>
            <w:r w:rsidRPr="00FF4F12">
              <w:rPr>
                <w:rFonts w:cs="Times New Roman"/>
                <w:szCs w:val="24"/>
              </w:rPr>
              <w:t>Agosto</w:t>
            </w:r>
          </w:p>
        </w:tc>
        <w:tc>
          <w:tcPr>
            <w:tcW w:w="560" w:type="dxa"/>
            <w:textDirection w:val="btLr"/>
          </w:tcPr>
          <w:p w14:paraId="674DC717" w14:textId="77777777" w:rsidR="004331FC" w:rsidRPr="00FF4F12" w:rsidRDefault="004331FC" w:rsidP="00006AAF">
            <w:pPr>
              <w:pStyle w:val="Prrafodelista"/>
              <w:rPr>
                <w:rFonts w:cs="Times New Roman"/>
                <w:szCs w:val="24"/>
              </w:rPr>
            </w:pPr>
            <w:r w:rsidRPr="00FF4F12">
              <w:rPr>
                <w:rFonts w:cs="Times New Roman"/>
                <w:szCs w:val="24"/>
              </w:rPr>
              <w:t>Sept.</w:t>
            </w:r>
          </w:p>
        </w:tc>
        <w:tc>
          <w:tcPr>
            <w:tcW w:w="560" w:type="dxa"/>
            <w:textDirection w:val="btLr"/>
          </w:tcPr>
          <w:p w14:paraId="2DDBAF79" w14:textId="77777777" w:rsidR="004331FC" w:rsidRPr="00FF4F12" w:rsidRDefault="004331FC" w:rsidP="00006AAF">
            <w:pPr>
              <w:pStyle w:val="Prrafodelista"/>
              <w:rPr>
                <w:rFonts w:cs="Times New Roman"/>
                <w:szCs w:val="24"/>
              </w:rPr>
            </w:pPr>
            <w:r w:rsidRPr="00FF4F12">
              <w:rPr>
                <w:rFonts w:cs="Times New Roman"/>
                <w:szCs w:val="24"/>
              </w:rPr>
              <w:t>Octubre</w:t>
            </w:r>
          </w:p>
        </w:tc>
        <w:tc>
          <w:tcPr>
            <w:tcW w:w="560" w:type="dxa"/>
            <w:textDirection w:val="btLr"/>
          </w:tcPr>
          <w:p w14:paraId="5FE780EF" w14:textId="77777777" w:rsidR="004331FC" w:rsidRPr="00FF4F12" w:rsidRDefault="004331FC" w:rsidP="00006AAF">
            <w:pPr>
              <w:pStyle w:val="Prrafodelista"/>
              <w:rPr>
                <w:rFonts w:cs="Times New Roman"/>
                <w:szCs w:val="24"/>
              </w:rPr>
            </w:pPr>
            <w:r w:rsidRPr="00FF4F12">
              <w:rPr>
                <w:rFonts w:cs="Times New Roman"/>
                <w:szCs w:val="24"/>
              </w:rPr>
              <w:t>Nov.</w:t>
            </w:r>
          </w:p>
        </w:tc>
        <w:tc>
          <w:tcPr>
            <w:tcW w:w="560" w:type="dxa"/>
            <w:textDirection w:val="btLr"/>
          </w:tcPr>
          <w:p w14:paraId="4F4A31B5" w14:textId="77777777" w:rsidR="004331FC" w:rsidRPr="00FF4F12" w:rsidRDefault="004331FC" w:rsidP="00006AAF">
            <w:pPr>
              <w:pStyle w:val="Prrafodelista"/>
              <w:rPr>
                <w:rFonts w:cs="Times New Roman"/>
                <w:szCs w:val="24"/>
              </w:rPr>
            </w:pPr>
            <w:r w:rsidRPr="00FF4F12">
              <w:rPr>
                <w:rFonts w:cs="Times New Roman"/>
                <w:szCs w:val="24"/>
              </w:rPr>
              <w:t>Dic.</w:t>
            </w:r>
          </w:p>
        </w:tc>
      </w:tr>
      <w:tr w:rsidR="004331FC" w:rsidRPr="00FF4F12" w14:paraId="434808CE" w14:textId="77777777" w:rsidTr="00DA6C78">
        <w:trPr>
          <w:cnfStyle w:val="000000100000" w:firstRow="0" w:lastRow="0" w:firstColumn="0" w:lastColumn="0" w:oddVBand="0" w:evenVBand="0" w:oddHBand="1" w:evenHBand="0" w:firstRowFirstColumn="0" w:firstRowLastColumn="0" w:lastRowFirstColumn="0" w:lastRowLastColumn="0"/>
          <w:trHeight w:val="886"/>
        </w:trPr>
        <w:tc>
          <w:tcPr>
            <w:tcW w:w="3827" w:type="dxa"/>
          </w:tcPr>
          <w:p w14:paraId="7D407012" w14:textId="77777777" w:rsidR="004331FC" w:rsidRPr="00FF4F12" w:rsidRDefault="004331FC" w:rsidP="004331FC">
            <w:pPr>
              <w:pStyle w:val="Prrafodelista"/>
              <w:rPr>
                <w:rFonts w:cs="Times New Roman"/>
                <w:szCs w:val="24"/>
              </w:rPr>
            </w:pPr>
            <w:r w:rsidRPr="00FF4F12">
              <w:rPr>
                <w:rFonts w:cs="Times New Roman"/>
                <w:szCs w:val="24"/>
              </w:rPr>
              <w:t>Recolección de información, observación y revisión bibliográfica para definir problema y objetivos.</w:t>
            </w:r>
          </w:p>
        </w:tc>
        <w:tc>
          <w:tcPr>
            <w:tcW w:w="2835" w:type="dxa"/>
            <w:gridSpan w:val="2"/>
          </w:tcPr>
          <w:p w14:paraId="2C18540F" w14:textId="23B4126E" w:rsidR="004331FC" w:rsidRPr="00FF4F12" w:rsidRDefault="004331FC" w:rsidP="004331FC">
            <w:pPr>
              <w:pStyle w:val="Prrafodelista"/>
              <w:rPr>
                <w:rFonts w:cs="Times New Roman"/>
                <w:szCs w:val="24"/>
              </w:rPr>
            </w:pPr>
            <w:r w:rsidRPr="00FF4F12">
              <w:rPr>
                <w:rFonts w:cs="Times New Roman"/>
                <w:noProof/>
                <w:szCs w:val="24"/>
                <w:lang w:val="es-CO"/>
              </w:rPr>
              <w:drawing>
                <wp:anchor distT="0" distB="0" distL="114300" distR="114300" simplePos="0" relativeHeight="251665408" behindDoc="0" locked="0" layoutInCell="1" allowOverlap="1" wp14:anchorId="023A76AB" wp14:editId="17E730A0">
                  <wp:simplePos x="0" y="0"/>
                  <wp:positionH relativeFrom="column">
                    <wp:posOffset>1722120</wp:posOffset>
                  </wp:positionH>
                  <wp:positionV relativeFrom="paragraph">
                    <wp:posOffset>98425</wp:posOffset>
                  </wp:positionV>
                  <wp:extent cx="351155" cy="304800"/>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51155" cy="304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F4F12">
              <w:rPr>
                <w:rFonts w:cs="Times New Roman"/>
                <w:szCs w:val="24"/>
              </w:rPr>
              <w:t xml:space="preserve">03 feb 25         03 mar 25 </w:t>
            </w:r>
          </w:p>
        </w:tc>
        <w:tc>
          <w:tcPr>
            <w:tcW w:w="567" w:type="dxa"/>
            <w:shd w:val="clear" w:color="auto" w:fill="B4C6E7" w:themeFill="accent1" w:themeFillTint="66"/>
            <w:vAlign w:val="center"/>
          </w:tcPr>
          <w:p w14:paraId="3C5D7E1E" w14:textId="77777777" w:rsidR="004331FC" w:rsidRPr="00FF4F12" w:rsidRDefault="004331FC" w:rsidP="004331FC">
            <w:pPr>
              <w:pStyle w:val="Prrafodelista"/>
              <w:rPr>
                <w:rFonts w:cs="Times New Roman"/>
                <w:szCs w:val="24"/>
              </w:rPr>
            </w:pPr>
            <w:r w:rsidRPr="00FF4F12">
              <w:rPr>
                <w:rFonts w:cs="Times New Roman"/>
                <w:noProof/>
                <w:szCs w:val="24"/>
                <w:lang w:val="es-CO"/>
              </w:rPr>
              <w:drawing>
                <wp:anchor distT="0" distB="0" distL="114300" distR="114300" simplePos="0" relativeHeight="251666432" behindDoc="0" locked="0" layoutInCell="1" allowOverlap="1" wp14:anchorId="1B412DF1" wp14:editId="2E8C296E">
                  <wp:simplePos x="0" y="0"/>
                  <wp:positionH relativeFrom="column">
                    <wp:posOffset>278765</wp:posOffset>
                  </wp:positionH>
                  <wp:positionV relativeFrom="paragraph">
                    <wp:posOffset>15240</wp:posOffset>
                  </wp:positionV>
                  <wp:extent cx="351155" cy="304800"/>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51155" cy="3048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67" w:type="dxa"/>
            <w:shd w:val="clear" w:color="auto" w:fill="B4C6E7" w:themeFill="accent1" w:themeFillTint="66"/>
            <w:vAlign w:val="center"/>
          </w:tcPr>
          <w:p w14:paraId="69BC275A" w14:textId="77777777" w:rsidR="004331FC" w:rsidRPr="00FF4F12" w:rsidRDefault="004331FC" w:rsidP="004331FC">
            <w:pPr>
              <w:pStyle w:val="Prrafodelista"/>
              <w:rPr>
                <w:rFonts w:cs="Times New Roman"/>
                <w:szCs w:val="24"/>
              </w:rPr>
            </w:pPr>
          </w:p>
        </w:tc>
        <w:tc>
          <w:tcPr>
            <w:tcW w:w="567" w:type="dxa"/>
            <w:vAlign w:val="center"/>
          </w:tcPr>
          <w:p w14:paraId="723E9B75" w14:textId="77777777" w:rsidR="004331FC" w:rsidRPr="00FF4F12" w:rsidRDefault="004331FC" w:rsidP="004331FC">
            <w:pPr>
              <w:pStyle w:val="Prrafodelista"/>
              <w:rPr>
                <w:rFonts w:cs="Times New Roman"/>
                <w:szCs w:val="24"/>
              </w:rPr>
            </w:pPr>
          </w:p>
        </w:tc>
        <w:tc>
          <w:tcPr>
            <w:tcW w:w="530" w:type="dxa"/>
            <w:vAlign w:val="center"/>
          </w:tcPr>
          <w:p w14:paraId="66DEC9B1" w14:textId="77777777" w:rsidR="004331FC" w:rsidRPr="00FF4F12" w:rsidRDefault="004331FC" w:rsidP="004331FC">
            <w:pPr>
              <w:pStyle w:val="Prrafodelista"/>
              <w:rPr>
                <w:rFonts w:cs="Times New Roman"/>
                <w:szCs w:val="24"/>
              </w:rPr>
            </w:pPr>
          </w:p>
        </w:tc>
        <w:tc>
          <w:tcPr>
            <w:tcW w:w="560" w:type="dxa"/>
            <w:vAlign w:val="center"/>
          </w:tcPr>
          <w:p w14:paraId="0BEC849D" w14:textId="77777777" w:rsidR="004331FC" w:rsidRPr="00FF4F12" w:rsidRDefault="004331FC" w:rsidP="004331FC">
            <w:pPr>
              <w:pStyle w:val="Prrafodelista"/>
              <w:rPr>
                <w:rFonts w:cs="Times New Roman"/>
                <w:szCs w:val="24"/>
              </w:rPr>
            </w:pPr>
          </w:p>
        </w:tc>
        <w:tc>
          <w:tcPr>
            <w:tcW w:w="560" w:type="dxa"/>
            <w:vAlign w:val="center"/>
          </w:tcPr>
          <w:p w14:paraId="0BA83170" w14:textId="77777777" w:rsidR="004331FC" w:rsidRPr="00FF4F12" w:rsidRDefault="004331FC" w:rsidP="004331FC">
            <w:pPr>
              <w:pStyle w:val="Prrafodelista"/>
              <w:rPr>
                <w:rFonts w:cs="Times New Roman"/>
                <w:szCs w:val="24"/>
              </w:rPr>
            </w:pPr>
          </w:p>
        </w:tc>
        <w:tc>
          <w:tcPr>
            <w:tcW w:w="560" w:type="dxa"/>
            <w:vAlign w:val="center"/>
          </w:tcPr>
          <w:p w14:paraId="4E7D4438" w14:textId="77777777" w:rsidR="004331FC" w:rsidRPr="00FF4F12" w:rsidRDefault="004331FC" w:rsidP="004331FC">
            <w:pPr>
              <w:pStyle w:val="Prrafodelista"/>
              <w:rPr>
                <w:rFonts w:cs="Times New Roman"/>
                <w:szCs w:val="24"/>
              </w:rPr>
            </w:pPr>
          </w:p>
        </w:tc>
        <w:tc>
          <w:tcPr>
            <w:tcW w:w="560" w:type="dxa"/>
            <w:vAlign w:val="center"/>
          </w:tcPr>
          <w:p w14:paraId="36AEEA77" w14:textId="77777777" w:rsidR="004331FC" w:rsidRPr="00FF4F12" w:rsidRDefault="004331FC" w:rsidP="004331FC">
            <w:pPr>
              <w:pStyle w:val="Prrafodelista"/>
              <w:rPr>
                <w:rFonts w:cs="Times New Roman"/>
                <w:szCs w:val="24"/>
              </w:rPr>
            </w:pPr>
          </w:p>
        </w:tc>
        <w:tc>
          <w:tcPr>
            <w:tcW w:w="560" w:type="dxa"/>
            <w:vAlign w:val="center"/>
          </w:tcPr>
          <w:p w14:paraId="6F65B410" w14:textId="77777777" w:rsidR="004331FC" w:rsidRPr="00FF4F12" w:rsidRDefault="004331FC" w:rsidP="004331FC">
            <w:pPr>
              <w:pStyle w:val="Prrafodelista"/>
              <w:rPr>
                <w:rFonts w:cs="Times New Roman"/>
                <w:szCs w:val="24"/>
              </w:rPr>
            </w:pPr>
          </w:p>
        </w:tc>
        <w:tc>
          <w:tcPr>
            <w:tcW w:w="560" w:type="dxa"/>
            <w:vAlign w:val="center"/>
          </w:tcPr>
          <w:p w14:paraId="2BB9CC0A" w14:textId="77777777" w:rsidR="004331FC" w:rsidRPr="00FF4F12" w:rsidRDefault="004331FC" w:rsidP="004331FC">
            <w:pPr>
              <w:pStyle w:val="Prrafodelista"/>
              <w:rPr>
                <w:rFonts w:cs="Times New Roman"/>
                <w:szCs w:val="24"/>
              </w:rPr>
            </w:pPr>
          </w:p>
        </w:tc>
        <w:tc>
          <w:tcPr>
            <w:tcW w:w="560" w:type="dxa"/>
            <w:vAlign w:val="center"/>
          </w:tcPr>
          <w:p w14:paraId="11D569C9" w14:textId="77777777" w:rsidR="004331FC" w:rsidRPr="00FF4F12" w:rsidRDefault="004331FC" w:rsidP="004331FC">
            <w:pPr>
              <w:pStyle w:val="Prrafodelista"/>
              <w:rPr>
                <w:rFonts w:cs="Times New Roman"/>
                <w:szCs w:val="24"/>
              </w:rPr>
            </w:pPr>
          </w:p>
        </w:tc>
      </w:tr>
      <w:tr w:rsidR="004331FC" w:rsidRPr="00FF4F12" w14:paraId="1CB78C8B" w14:textId="77777777" w:rsidTr="00DA6C78">
        <w:trPr>
          <w:trHeight w:val="660"/>
        </w:trPr>
        <w:tc>
          <w:tcPr>
            <w:tcW w:w="3827" w:type="dxa"/>
          </w:tcPr>
          <w:p w14:paraId="3D8696EF" w14:textId="77777777" w:rsidR="004331FC" w:rsidRPr="00FF4F12" w:rsidRDefault="004331FC" w:rsidP="004331FC">
            <w:pPr>
              <w:pStyle w:val="Prrafodelista"/>
              <w:rPr>
                <w:rFonts w:cs="Times New Roman"/>
                <w:szCs w:val="24"/>
              </w:rPr>
            </w:pPr>
            <w:r w:rsidRPr="00FF4F12">
              <w:rPr>
                <w:rFonts w:cs="Times New Roman"/>
                <w:szCs w:val="24"/>
              </w:rPr>
              <w:t xml:space="preserve">Diseño de instrumentos de recolección de datos, obtención de permisos y autorizaciones. </w:t>
            </w:r>
          </w:p>
        </w:tc>
        <w:tc>
          <w:tcPr>
            <w:tcW w:w="2835" w:type="dxa"/>
            <w:gridSpan w:val="2"/>
          </w:tcPr>
          <w:p w14:paraId="6F592F54" w14:textId="316F0E96" w:rsidR="004331FC" w:rsidRPr="00FF4F12" w:rsidRDefault="004331FC" w:rsidP="004331FC">
            <w:pPr>
              <w:pStyle w:val="Prrafodelista"/>
              <w:rPr>
                <w:rFonts w:cs="Times New Roman"/>
                <w:szCs w:val="24"/>
              </w:rPr>
            </w:pPr>
            <w:r w:rsidRPr="00FF4F12">
              <w:rPr>
                <w:rFonts w:cs="Times New Roman"/>
                <w:szCs w:val="24"/>
              </w:rPr>
              <w:t>21 abr 25        28 ago</w:t>
            </w:r>
            <w:r w:rsidR="00006AAF" w:rsidRPr="00FF4F12">
              <w:rPr>
                <w:rFonts w:cs="Times New Roman"/>
                <w:szCs w:val="24"/>
              </w:rPr>
              <w:t>st</w:t>
            </w:r>
            <w:r w:rsidR="00B14D8F" w:rsidRPr="00FF4F12">
              <w:rPr>
                <w:rFonts w:cs="Times New Roman"/>
                <w:szCs w:val="24"/>
              </w:rPr>
              <w:t>o</w:t>
            </w:r>
            <w:r w:rsidRPr="00FF4F12">
              <w:rPr>
                <w:rFonts w:cs="Times New Roman"/>
                <w:szCs w:val="24"/>
              </w:rPr>
              <w:t xml:space="preserve"> 25</w:t>
            </w:r>
          </w:p>
        </w:tc>
        <w:tc>
          <w:tcPr>
            <w:tcW w:w="567" w:type="dxa"/>
            <w:vAlign w:val="center"/>
          </w:tcPr>
          <w:p w14:paraId="4B79A7EB" w14:textId="77777777" w:rsidR="004331FC" w:rsidRPr="00FF4F12" w:rsidRDefault="004331FC" w:rsidP="004331FC">
            <w:pPr>
              <w:pStyle w:val="Prrafodelista"/>
              <w:rPr>
                <w:rFonts w:cs="Times New Roman"/>
                <w:szCs w:val="24"/>
              </w:rPr>
            </w:pPr>
          </w:p>
        </w:tc>
        <w:tc>
          <w:tcPr>
            <w:tcW w:w="567" w:type="dxa"/>
            <w:vAlign w:val="center"/>
          </w:tcPr>
          <w:p w14:paraId="152BCCB3" w14:textId="77777777" w:rsidR="004331FC" w:rsidRPr="00FF4F12" w:rsidRDefault="004331FC" w:rsidP="004331FC">
            <w:pPr>
              <w:pStyle w:val="Prrafodelista"/>
              <w:rPr>
                <w:rFonts w:cs="Times New Roman"/>
                <w:szCs w:val="24"/>
              </w:rPr>
            </w:pPr>
            <w:r w:rsidRPr="00FF4F12">
              <w:rPr>
                <w:rFonts w:cs="Times New Roman"/>
                <w:noProof/>
                <w:szCs w:val="24"/>
                <w:lang w:val="es-CO"/>
              </w:rPr>
              <w:drawing>
                <wp:anchor distT="0" distB="0" distL="114300" distR="114300" simplePos="0" relativeHeight="251659264" behindDoc="0" locked="0" layoutInCell="1" allowOverlap="1" wp14:anchorId="521E2140" wp14:editId="68EE683E">
                  <wp:simplePos x="0" y="0"/>
                  <wp:positionH relativeFrom="column">
                    <wp:posOffset>294005</wp:posOffset>
                  </wp:positionH>
                  <wp:positionV relativeFrom="paragraph">
                    <wp:posOffset>50800</wp:posOffset>
                  </wp:positionV>
                  <wp:extent cx="324485" cy="282575"/>
                  <wp:effectExtent l="0" t="0" r="0" b="317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24485" cy="282575"/>
                          </a:xfrm>
                          <a:prstGeom prst="rect">
                            <a:avLst/>
                          </a:prstGeom>
                        </pic:spPr>
                      </pic:pic>
                    </a:graphicData>
                  </a:graphic>
                  <wp14:sizeRelH relativeFrom="margin">
                    <wp14:pctWidth>0</wp14:pctWidth>
                  </wp14:sizeRelH>
                  <wp14:sizeRelV relativeFrom="margin">
                    <wp14:pctHeight>0</wp14:pctHeight>
                  </wp14:sizeRelV>
                </wp:anchor>
              </w:drawing>
            </w:r>
          </w:p>
        </w:tc>
        <w:tc>
          <w:tcPr>
            <w:tcW w:w="567" w:type="dxa"/>
            <w:shd w:val="clear" w:color="auto" w:fill="B4C6E7" w:themeFill="accent1" w:themeFillTint="66"/>
            <w:vAlign w:val="center"/>
          </w:tcPr>
          <w:p w14:paraId="4C5898D6" w14:textId="77777777" w:rsidR="004331FC" w:rsidRPr="00FF4F12" w:rsidRDefault="004331FC" w:rsidP="004331FC">
            <w:pPr>
              <w:pStyle w:val="Prrafodelista"/>
              <w:rPr>
                <w:rFonts w:cs="Times New Roman"/>
                <w:szCs w:val="24"/>
                <w:highlight w:val="green"/>
              </w:rPr>
            </w:pPr>
          </w:p>
        </w:tc>
        <w:tc>
          <w:tcPr>
            <w:tcW w:w="530" w:type="dxa"/>
            <w:shd w:val="clear" w:color="auto" w:fill="B4C6E7" w:themeFill="accent1" w:themeFillTint="66"/>
            <w:vAlign w:val="center"/>
          </w:tcPr>
          <w:p w14:paraId="7DEC3137" w14:textId="77777777" w:rsidR="004331FC" w:rsidRPr="00FF4F12" w:rsidRDefault="004331FC" w:rsidP="004331FC">
            <w:pPr>
              <w:pStyle w:val="Prrafodelista"/>
              <w:rPr>
                <w:rFonts w:cs="Times New Roman"/>
                <w:szCs w:val="24"/>
                <w:highlight w:val="green"/>
              </w:rPr>
            </w:pPr>
            <w:r w:rsidRPr="00FF4F12">
              <w:rPr>
                <w:rFonts w:cs="Times New Roman"/>
                <w:noProof/>
                <w:szCs w:val="24"/>
                <w:lang w:val="es-CO"/>
              </w:rPr>
              <w:drawing>
                <wp:anchor distT="0" distB="0" distL="114300" distR="114300" simplePos="0" relativeHeight="251661312" behindDoc="0" locked="0" layoutInCell="1" allowOverlap="1" wp14:anchorId="1D22041E" wp14:editId="3D04B476">
                  <wp:simplePos x="0" y="0"/>
                  <wp:positionH relativeFrom="column">
                    <wp:posOffset>-96520</wp:posOffset>
                  </wp:positionH>
                  <wp:positionV relativeFrom="paragraph">
                    <wp:posOffset>50800</wp:posOffset>
                  </wp:positionV>
                  <wp:extent cx="351155" cy="30480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51155" cy="304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F4F12">
              <w:rPr>
                <w:rFonts w:cs="Times New Roman"/>
                <w:noProof/>
                <w:szCs w:val="24"/>
                <w:lang w:val="es-CO"/>
              </w:rPr>
              <w:drawing>
                <wp:inline distT="0" distB="0" distL="0" distR="0" wp14:anchorId="788BEA3B" wp14:editId="2AA5D1B2">
                  <wp:extent cx="199390" cy="17272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99390" cy="172720"/>
                          </a:xfrm>
                          <a:prstGeom prst="rect">
                            <a:avLst/>
                          </a:prstGeom>
                          <a:noFill/>
                          <a:ln>
                            <a:noFill/>
                          </a:ln>
                        </pic:spPr>
                      </pic:pic>
                    </a:graphicData>
                  </a:graphic>
                </wp:inline>
              </w:drawing>
            </w:r>
          </w:p>
        </w:tc>
        <w:tc>
          <w:tcPr>
            <w:tcW w:w="560" w:type="dxa"/>
            <w:shd w:val="clear" w:color="auto" w:fill="B4C6E7" w:themeFill="accent1" w:themeFillTint="66"/>
            <w:vAlign w:val="center"/>
          </w:tcPr>
          <w:p w14:paraId="69290543" w14:textId="77777777" w:rsidR="004331FC" w:rsidRPr="00FF4F12" w:rsidRDefault="004331FC" w:rsidP="004331FC">
            <w:pPr>
              <w:pStyle w:val="Prrafodelista"/>
              <w:rPr>
                <w:rFonts w:cs="Times New Roman"/>
                <w:szCs w:val="24"/>
                <w:highlight w:val="green"/>
              </w:rPr>
            </w:pPr>
            <w:r w:rsidRPr="00FF4F12">
              <w:rPr>
                <w:rFonts w:cs="Times New Roman"/>
                <w:noProof/>
                <w:szCs w:val="24"/>
                <w:lang w:val="es-CO"/>
              </w:rPr>
              <w:drawing>
                <wp:anchor distT="0" distB="0" distL="114300" distR="114300" simplePos="0" relativeHeight="251663360" behindDoc="0" locked="0" layoutInCell="1" allowOverlap="1" wp14:anchorId="366A61AC" wp14:editId="2A31CC51">
                  <wp:simplePos x="0" y="0"/>
                  <wp:positionH relativeFrom="column">
                    <wp:posOffset>273050</wp:posOffset>
                  </wp:positionH>
                  <wp:positionV relativeFrom="paragraph">
                    <wp:posOffset>38735</wp:posOffset>
                  </wp:positionV>
                  <wp:extent cx="351155" cy="304800"/>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51155" cy="304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F4F12">
              <w:rPr>
                <w:rFonts w:cs="Times New Roman"/>
                <w:noProof/>
                <w:szCs w:val="24"/>
                <w:lang w:val="es-CO"/>
              </w:rPr>
              <w:drawing>
                <wp:anchor distT="0" distB="0" distL="114300" distR="114300" simplePos="0" relativeHeight="251662336" behindDoc="0" locked="0" layoutInCell="1" allowOverlap="1" wp14:anchorId="5378082E" wp14:editId="3EDEB4DD">
                  <wp:simplePos x="0" y="0"/>
                  <wp:positionH relativeFrom="column">
                    <wp:posOffset>-82550</wp:posOffset>
                  </wp:positionH>
                  <wp:positionV relativeFrom="paragraph">
                    <wp:posOffset>36195</wp:posOffset>
                  </wp:positionV>
                  <wp:extent cx="351155" cy="304800"/>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51155" cy="3048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60" w:type="dxa"/>
            <w:shd w:val="clear" w:color="auto" w:fill="B4C6E7" w:themeFill="accent1" w:themeFillTint="66"/>
            <w:vAlign w:val="center"/>
          </w:tcPr>
          <w:p w14:paraId="65BBC5F6" w14:textId="77777777" w:rsidR="004331FC" w:rsidRPr="00FF4F12" w:rsidRDefault="004331FC" w:rsidP="004331FC">
            <w:pPr>
              <w:pStyle w:val="Prrafodelista"/>
              <w:rPr>
                <w:rFonts w:cs="Times New Roman"/>
                <w:szCs w:val="24"/>
                <w:highlight w:val="green"/>
              </w:rPr>
            </w:pPr>
            <w:r w:rsidRPr="00FF4F12">
              <w:rPr>
                <w:rFonts w:cs="Times New Roman"/>
                <w:noProof/>
                <w:szCs w:val="24"/>
                <w:lang w:val="es-CO"/>
              </w:rPr>
              <w:drawing>
                <wp:anchor distT="0" distB="0" distL="114300" distR="114300" simplePos="0" relativeHeight="251664384" behindDoc="0" locked="0" layoutInCell="1" allowOverlap="1" wp14:anchorId="00CD4833" wp14:editId="5E576BB2">
                  <wp:simplePos x="0" y="0"/>
                  <wp:positionH relativeFrom="column">
                    <wp:posOffset>277495</wp:posOffset>
                  </wp:positionH>
                  <wp:positionV relativeFrom="paragraph">
                    <wp:posOffset>20320</wp:posOffset>
                  </wp:positionV>
                  <wp:extent cx="351155" cy="304800"/>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51155" cy="3048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60" w:type="dxa"/>
            <w:shd w:val="clear" w:color="auto" w:fill="B4C6E7" w:themeFill="accent1" w:themeFillTint="66"/>
            <w:vAlign w:val="center"/>
          </w:tcPr>
          <w:p w14:paraId="6FA65A69" w14:textId="77777777" w:rsidR="004331FC" w:rsidRPr="00FF4F12" w:rsidRDefault="004331FC" w:rsidP="004331FC">
            <w:pPr>
              <w:pStyle w:val="Prrafodelista"/>
              <w:rPr>
                <w:rFonts w:cs="Times New Roman"/>
                <w:szCs w:val="24"/>
                <w:highlight w:val="green"/>
              </w:rPr>
            </w:pPr>
          </w:p>
        </w:tc>
        <w:tc>
          <w:tcPr>
            <w:tcW w:w="560" w:type="dxa"/>
            <w:vAlign w:val="center"/>
          </w:tcPr>
          <w:p w14:paraId="5BE76B80" w14:textId="77777777" w:rsidR="004331FC" w:rsidRPr="00FF4F12" w:rsidRDefault="004331FC" w:rsidP="004331FC">
            <w:pPr>
              <w:pStyle w:val="Prrafodelista"/>
              <w:rPr>
                <w:rFonts w:cs="Times New Roman"/>
                <w:szCs w:val="24"/>
              </w:rPr>
            </w:pPr>
          </w:p>
        </w:tc>
        <w:tc>
          <w:tcPr>
            <w:tcW w:w="560" w:type="dxa"/>
            <w:vAlign w:val="center"/>
          </w:tcPr>
          <w:p w14:paraId="5813E2FE" w14:textId="77777777" w:rsidR="004331FC" w:rsidRPr="00FF4F12" w:rsidRDefault="004331FC" w:rsidP="004331FC">
            <w:pPr>
              <w:pStyle w:val="Prrafodelista"/>
              <w:rPr>
                <w:rFonts w:cs="Times New Roman"/>
                <w:szCs w:val="24"/>
              </w:rPr>
            </w:pPr>
          </w:p>
        </w:tc>
        <w:tc>
          <w:tcPr>
            <w:tcW w:w="560" w:type="dxa"/>
            <w:vAlign w:val="center"/>
          </w:tcPr>
          <w:p w14:paraId="0DF80DC8" w14:textId="77777777" w:rsidR="004331FC" w:rsidRPr="00FF4F12" w:rsidRDefault="004331FC" w:rsidP="004331FC">
            <w:pPr>
              <w:pStyle w:val="Prrafodelista"/>
              <w:rPr>
                <w:rFonts w:cs="Times New Roman"/>
                <w:szCs w:val="24"/>
              </w:rPr>
            </w:pPr>
          </w:p>
        </w:tc>
        <w:tc>
          <w:tcPr>
            <w:tcW w:w="560" w:type="dxa"/>
            <w:vAlign w:val="center"/>
          </w:tcPr>
          <w:p w14:paraId="00356D87" w14:textId="77777777" w:rsidR="004331FC" w:rsidRPr="00FF4F12" w:rsidRDefault="004331FC" w:rsidP="004331FC">
            <w:pPr>
              <w:pStyle w:val="Prrafodelista"/>
              <w:rPr>
                <w:rFonts w:cs="Times New Roman"/>
                <w:szCs w:val="24"/>
              </w:rPr>
            </w:pPr>
          </w:p>
        </w:tc>
      </w:tr>
      <w:tr w:rsidR="004331FC" w:rsidRPr="00FF4F12" w14:paraId="14DBC7D8" w14:textId="77777777" w:rsidTr="00DA6C78">
        <w:trPr>
          <w:cnfStyle w:val="000000100000" w:firstRow="0" w:lastRow="0" w:firstColumn="0" w:lastColumn="0" w:oddVBand="0" w:evenVBand="0" w:oddHBand="1" w:evenHBand="0" w:firstRowFirstColumn="0" w:firstRowLastColumn="0" w:lastRowFirstColumn="0" w:lastRowLastColumn="0"/>
          <w:trHeight w:val="1308"/>
        </w:trPr>
        <w:tc>
          <w:tcPr>
            <w:tcW w:w="3827" w:type="dxa"/>
          </w:tcPr>
          <w:p w14:paraId="48976253" w14:textId="77777777" w:rsidR="004331FC" w:rsidRPr="00FF4F12" w:rsidRDefault="004331FC" w:rsidP="004331FC">
            <w:pPr>
              <w:pStyle w:val="Prrafodelista"/>
              <w:rPr>
                <w:rFonts w:cs="Times New Roman"/>
                <w:szCs w:val="24"/>
              </w:rPr>
            </w:pPr>
            <w:r w:rsidRPr="00FF4F12">
              <w:rPr>
                <w:rFonts w:cs="Times New Roman"/>
                <w:szCs w:val="24"/>
              </w:rPr>
              <w:t xml:space="preserve">Implementación, selección de la muestra, estudiantes del grado sexto, aplicación de actividades de trabajo grupales y talleres, observaciones y registro de datos. </w:t>
            </w:r>
          </w:p>
        </w:tc>
        <w:tc>
          <w:tcPr>
            <w:tcW w:w="2835" w:type="dxa"/>
            <w:gridSpan w:val="2"/>
          </w:tcPr>
          <w:p w14:paraId="72A3EA5C" w14:textId="77777777" w:rsidR="004331FC" w:rsidRPr="00FF4F12" w:rsidRDefault="004331FC" w:rsidP="004331FC">
            <w:pPr>
              <w:pStyle w:val="Prrafodelista"/>
              <w:rPr>
                <w:rFonts w:cs="Times New Roman"/>
                <w:szCs w:val="24"/>
              </w:rPr>
            </w:pPr>
            <w:r w:rsidRPr="00FF4F12">
              <w:rPr>
                <w:rFonts w:cs="Times New Roman"/>
                <w:szCs w:val="24"/>
              </w:rPr>
              <w:t>23 feb 25         30 oct 25</w:t>
            </w:r>
          </w:p>
        </w:tc>
        <w:tc>
          <w:tcPr>
            <w:tcW w:w="567" w:type="dxa"/>
            <w:shd w:val="clear" w:color="auto" w:fill="B4C6E7" w:themeFill="accent1" w:themeFillTint="66"/>
            <w:vAlign w:val="center"/>
          </w:tcPr>
          <w:p w14:paraId="1562ADF5" w14:textId="77777777" w:rsidR="004331FC" w:rsidRPr="00FF4F12" w:rsidRDefault="004331FC" w:rsidP="004331FC">
            <w:pPr>
              <w:pStyle w:val="Prrafodelista"/>
              <w:rPr>
                <w:rFonts w:cs="Times New Roman"/>
                <w:szCs w:val="24"/>
              </w:rPr>
            </w:pPr>
            <w:r w:rsidRPr="00FF4F12">
              <w:rPr>
                <w:rFonts w:cs="Times New Roman"/>
                <w:noProof/>
                <w:szCs w:val="24"/>
                <w:lang w:val="es-CO"/>
              </w:rPr>
              <w:drawing>
                <wp:anchor distT="0" distB="0" distL="114300" distR="114300" simplePos="0" relativeHeight="251667456" behindDoc="0" locked="0" layoutInCell="1" allowOverlap="1" wp14:anchorId="5ACB7B15" wp14:editId="4B3DBDC1">
                  <wp:simplePos x="0" y="0"/>
                  <wp:positionH relativeFrom="column">
                    <wp:posOffset>283210</wp:posOffset>
                  </wp:positionH>
                  <wp:positionV relativeFrom="paragraph">
                    <wp:posOffset>-3810</wp:posOffset>
                  </wp:positionV>
                  <wp:extent cx="351155" cy="304800"/>
                  <wp:effectExtent l="0" t="0" r="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51155" cy="304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F4F12">
              <w:rPr>
                <w:rFonts w:cs="Times New Roman"/>
                <w:noProof/>
                <w:szCs w:val="24"/>
                <w:lang w:val="es-CO"/>
              </w:rPr>
              <w:drawing>
                <wp:anchor distT="0" distB="0" distL="114300" distR="114300" simplePos="0" relativeHeight="251668480" behindDoc="0" locked="0" layoutInCell="1" allowOverlap="1" wp14:anchorId="1AA568E3" wp14:editId="56B582C9">
                  <wp:simplePos x="0" y="0"/>
                  <wp:positionH relativeFrom="column">
                    <wp:posOffset>-55880</wp:posOffset>
                  </wp:positionH>
                  <wp:positionV relativeFrom="paragraph">
                    <wp:posOffset>-18415</wp:posOffset>
                  </wp:positionV>
                  <wp:extent cx="351155" cy="304800"/>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51155" cy="3048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67" w:type="dxa"/>
            <w:shd w:val="clear" w:color="auto" w:fill="B4C6E7" w:themeFill="accent1" w:themeFillTint="66"/>
            <w:vAlign w:val="center"/>
          </w:tcPr>
          <w:p w14:paraId="05B83E17" w14:textId="77777777" w:rsidR="004331FC" w:rsidRPr="00FF4F12" w:rsidRDefault="004331FC" w:rsidP="004331FC">
            <w:pPr>
              <w:pStyle w:val="Prrafodelista"/>
              <w:rPr>
                <w:rFonts w:cs="Times New Roman"/>
                <w:szCs w:val="24"/>
              </w:rPr>
            </w:pPr>
            <w:r w:rsidRPr="00FF4F12">
              <w:rPr>
                <w:rFonts w:cs="Times New Roman"/>
                <w:noProof/>
                <w:szCs w:val="24"/>
                <w:lang w:val="es-CO"/>
              </w:rPr>
              <w:drawing>
                <wp:anchor distT="0" distB="0" distL="114300" distR="114300" simplePos="0" relativeHeight="251669504" behindDoc="0" locked="0" layoutInCell="1" allowOverlap="1" wp14:anchorId="0C674D50" wp14:editId="720DA5F0">
                  <wp:simplePos x="0" y="0"/>
                  <wp:positionH relativeFrom="column">
                    <wp:posOffset>276860</wp:posOffset>
                  </wp:positionH>
                  <wp:positionV relativeFrom="paragraph">
                    <wp:posOffset>1270</wp:posOffset>
                  </wp:positionV>
                  <wp:extent cx="351155" cy="304800"/>
                  <wp:effectExtent l="0" t="0" r="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51155" cy="3048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67" w:type="dxa"/>
            <w:shd w:val="clear" w:color="auto" w:fill="B4C6E7" w:themeFill="accent1" w:themeFillTint="66"/>
            <w:vAlign w:val="center"/>
          </w:tcPr>
          <w:p w14:paraId="0832A0AC" w14:textId="77777777" w:rsidR="004331FC" w:rsidRPr="00FF4F12" w:rsidRDefault="004331FC" w:rsidP="004331FC">
            <w:pPr>
              <w:pStyle w:val="Prrafodelista"/>
              <w:rPr>
                <w:rFonts w:cs="Times New Roman"/>
                <w:szCs w:val="24"/>
              </w:rPr>
            </w:pPr>
            <w:r w:rsidRPr="00FF4F12">
              <w:rPr>
                <w:rFonts w:cs="Times New Roman"/>
                <w:noProof/>
                <w:szCs w:val="24"/>
                <w:lang w:val="es-CO"/>
              </w:rPr>
              <w:drawing>
                <wp:anchor distT="0" distB="0" distL="114300" distR="114300" simplePos="0" relativeHeight="251670528" behindDoc="0" locked="0" layoutInCell="1" allowOverlap="1" wp14:anchorId="10A3EB04" wp14:editId="7B7BB19F">
                  <wp:simplePos x="0" y="0"/>
                  <wp:positionH relativeFrom="column">
                    <wp:posOffset>273050</wp:posOffset>
                  </wp:positionH>
                  <wp:positionV relativeFrom="paragraph">
                    <wp:posOffset>-8255</wp:posOffset>
                  </wp:positionV>
                  <wp:extent cx="351155" cy="304800"/>
                  <wp:effectExtent l="0" t="0" r="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51155" cy="3048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30" w:type="dxa"/>
            <w:shd w:val="clear" w:color="auto" w:fill="B4C6E7" w:themeFill="accent1" w:themeFillTint="66"/>
            <w:vAlign w:val="center"/>
          </w:tcPr>
          <w:p w14:paraId="194A8F53" w14:textId="77777777" w:rsidR="004331FC" w:rsidRPr="00FF4F12" w:rsidRDefault="004331FC" w:rsidP="004331FC">
            <w:pPr>
              <w:pStyle w:val="Prrafodelista"/>
              <w:rPr>
                <w:rFonts w:cs="Times New Roman"/>
                <w:szCs w:val="24"/>
              </w:rPr>
            </w:pPr>
            <w:r w:rsidRPr="00FF4F12">
              <w:rPr>
                <w:rFonts w:cs="Times New Roman"/>
                <w:noProof/>
                <w:szCs w:val="24"/>
                <w:lang w:val="es-CO"/>
              </w:rPr>
              <w:drawing>
                <wp:anchor distT="0" distB="0" distL="114300" distR="114300" simplePos="0" relativeHeight="251671552" behindDoc="0" locked="0" layoutInCell="1" allowOverlap="1" wp14:anchorId="535A114E" wp14:editId="4156B095">
                  <wp:simplePos x="0" y="0"/>
                  <wp:positionH relativeFrom="column">
                    <wp:posOffset>245745</wp:posOffset>
                  </wp:positionH>
                  <wp:positionV relativeFrom="paragraph">
                    <wp:posOffset>-16510</wp:posOffset>
                  </wp:positionV>
                  <wp:extent cx="351155" cy="304800"/>
                  <wp:effectExtent l="0" t="0" r="0"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51155" cy="3048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60" w:type="dxa"/>
            <w:shd w:val="clear" w:color="auto" w:fill="B4C6E7" w:themeFill="accent1" w:themeFillTint="66"/>
            <w:vAlign w:val="center"/>
          </w:tcPr>
          <w:p w14:paraId="5C691667" w14:textId="77777777" w:rsidR="004331FC" w:rsidRPr="00FF4F12" w:rsidRDefault="004331FC" w:rsidP="004331FC">
            <w:pPr>
              <w:pStyle w:val="Prrafodelista"/>
              <w:rPr>
                <w:rFonts w:cs="Times New Roman"/>
                <w:szCs w:val="24"/>
              </w:rPr>
            </w:pPr>
            <w:r w:rsidRPr="00FF4F12">
              <w:rPr>
                <w:rFonts w:cs="Times New Roman"/>
                <w:noProof/>
                <w:szCs w:val="24"/>
                <w:lang w:val="es-CO"/>
              </w:rPr>
              <w:drawing>
                <wp:anchor distT="0" distB="0" distL="114300" distR="114300" simplePos="0" relativeHeight="251672576" behindDoc="0" locked="0" layoutInCell="1" allowOverlap="1" wp14:anchorId="35C11667" wp14:editId="4B8531D4">
                  <wp:simplePos x="0" y="0"/>
                  <wp:positionH relativeFrom="column">
                    <wp:posOffset>277495</wp:posOffset>
                  </wp:positionH>
                  <wp:positionV relativeFrom="paragraph">
                    <wp:posOffset>-27940</wp:posOffset>
                  </wp:positionV>
                  <wp:extent cx="351155" cy="304800"/>
                  <wp:effectExtent l="0" t="0" r="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51155" cy="3048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60" w:type="dxa"/>
            <w:shd w:val="clear" w:color="auto" w:fill="B4C6E7" w:themeFill="accent1" w:themeFillTint="66"/>
            <w:vAlign w:val="center"/>
          </w:tcPr>
          <w:p w14:paraId="468D508C" w14:textId="77777777" w:rsidR="004331FC" w:rsidRPr="00FF4F12" w:rsidRDefault="004331FC" w:rsidP="004331FC">
            <w:pPr>
              <w:pStyle w:val="Prrafodelista"/>
              <w:rPr>
                <w:rFonts w:cs="Times New Roman"/>
                <w:szCs w:val="24"/>
              </w:rPr>
            </w:pPr>
            <w:r w:rsidRPr="00FF4F12">
              <w:rPr>
                <w:rFonts w:cs="Times New Roman"/>
                <w:noProof/>
                <w:szCs w:val="24"/>
                <w:lang w:val="es-CO"/>
              </w:rPr>
              <w:drawing>
                <wp:anchor distT="0" distB="0" distL="114300" distR="114300" simplePos="0" relativeHeight="251673600" behindDoc="0" locked="0" layoutInCell="1" allowOverlap="1" wp14:anchorId="4FD565A3" wp14:editId="48A8ECF7">
                  <wp:simplePos x="0" y="0"/>
                  <wp:positionH relativeFrom="column">
                    <wp:posOffset>273050</wp:posOffset>
                  </wp:positionH>
                  <wp:positionV relativeFrom="paragraph">
                    <wp:posOffset>-27940</wp:posOffset>
                  </wp:positionV>
                  <wp:extent cx="351155" cy="304800"/>
                  <wp:effectExtent l="0" t="0" r="0"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51155" cy="3048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60" w:type="dxa"/>
            <w:shd w:val="clear" w:color="auto" w:fill="B4C6E7" w:themeFill="accent1" w:themeFillTint="66"/>
            <w:vAlign w:val="center"/>
          </w:tcPr>
          <w:p w14:paraId="3657F09D" w14:textId="77777777" w:rsidR="004331FC" w:rsidRPr="00FF4F12" w:rsidRDefault="004331FC" w:rsidP="004331FC">
            <w:pPr>
              <w:pStyle w:val="Prrafodelista"/>
              <w:rPr>
                <w:rFonts w:cs="Times New Roman"/>
                <w:szCs w:val="24"/>
              </w:rPr>
            </w:pPr>
            <w:r w:rsidRPr="00FF4F12">
              <w:rPr>
                <w:rFonts w:cs="Times New Roman"/>
                <w:noProof/>
                <w:szCs w:val="24"/>
                <w:lang w:val="es-CO"/>
              </w:rPr>
              <w:drawing>
                <wp:anchor distT="0" distB="0" distL="114300" distR="114300" simplePos="0" relativeHeight="251674624" behindDoc="0" locked="0" layoutInCell="1" allowOverlap="1" wp14:anchorId="139795E7" wp14:editId="395E6E0C">
                  <wp:simplePos x="0" y="0"/>
                  <wp:positionH relativeFrom="column">
                    <wp:posOffset>281305</wp:posOffset>
                  </wp:positionH>
                  <wp:positionV relativeFrom="paragraph">
                    <wp:posOffset>-35560</wp:posOffset>
                  </wp:positionV>
                  <wp:extent cx="351155" cy="304800"/>
                  <wp:effectExtent l="0" t="0" r="0" b="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51155" cy="3048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60" w:type="dxa"/>
            <w:shd w:val="clear" w:color="auto" w:fill="B4C6E7" w:themeFill="accent1" w:themeFillTint="66"/>
            <w:vAlign w:val="center"/>
          </w:tcPr>
          <w:p w14:paraId="66B68422" w14:textId="77777777" w:rsidR="004331FC" w:rsidRPr="00FF4F12" w:rsidRDefault="004331FC" w:rsidP="004331FC">
            <w:pPr>
              <w:pStyle w:val="Prrafodelista"/>
              <w:rPr>
                <w:rFonts w:cs="Times New Roman"/>
                <w:szCs w:val="24"/>
              </w:rPr>
            </w:pPr>
            <w:r w:rsidRPr="00FF4F12">
              <w:rPr>
                <w:rFonts w:cs="Times New Roman"/>
                <w:noProof/>
                <w:szCs w:val="24"/>
                <w:lang w:val="es-CO"/>
              </w:rPr>
              <w:drawing>
                <wp:anchor distT="0" distB="0" distL="114300" distR="114300" simplePos="0" relativeHeight="251675648" behindDoc="0" locked="0" layoutInCell="1" allowOverlap="1" wp14:anchorId="76B0A5DC" wp14:editId="71D7F183">
                  <wp:simplePos x="0" y="0"/>
                  <wp:positionH relativeFrom="column">
                    <wp:posOffset>239395</wp:posOffset>
                  </wp:positionH>
                  <wp:positionV relativeFrom="paragraph">
                    <wp:posOffset>-44450</wp:posOffset>
                  </wp:positionV>
                  <wp:extent cx="351155" cy="304800"/>
                  <wp:effectExtent l="0" t="0" r="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51155" cy="3048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60" w:type="dxa"/>
            <w:shd w:val="clear" w:color="auto" w:fill="B4C6E7" w:themeFill="accent1" w:themeFillTint="66"/>
            <w:vAlign w:val="center"/>
          </w:tcPr>
          <w:p w14:paraId="02F80909" w14:textId="77777777" w:rsidR="004331FC" w:rsidRPr="00FF4F12" w:rsidRDefault="004331FC" w:rsidP="004331FC">
            <w:pPr>
              <w:pStyle w:val="Prrafodelista"/>
              <w:rPr>
                <w:rFonts w:cs="Times New Roman"/>
                <w:szCs w:val="24"/>
              </w:rPr>
            </w:pPr>
          </w:p>
        </w:tc>
        <w:tc>
          <w:tcPr>
            <w:tcW w:w="560" w:type="dxa"/>
            <w:vAlign w:val="center"/>
          </w:tcPr>
          <w:p w14:paraId="007F5B57" w14:textId="77777777" w:rsidR="004331FC" w:rsidRPr="00FF4F12" w:rsidRDefault="004331FC" w:rsidP="004331FC">
            <w:pPr>
              <w:pStyle w:val="Prrafodelista"/>
              <w:rPr>
                <w:rFonts w:cs="Times New Roman"/>
                <w:szCs w:val="24"/>
              </w:rPr>
            </w:pPr>
          </w:p>
        </w:tc>
        <w:tc>
          <w:tcPr>
            <w:tcW w:w="560" w:type="dxa"/>
            <w:vAlign w:val="center"/>
          </w:tcPr>
          <w:p w14:paraId="30DFCD82" w14:textId="77777777" w:rsidR="004331FC" w:rsidRPr="00FF4F12" w:rsidRDefault="004331FC" w:rsidP="004331FC">
            <w:pPr>
              <w:pStyle w:val="Prrafodelista"/>
              <w:rPr>
                <w:rFonts w:cs="Times New Roman"/>
                <w:szCs w:val="24"/>
              </w:rPr>
            </w:pPr>
          </w:p>
        </w:tc>
      </w:tr>
      <w:tr w:rsidR="004331FC" w:rsidRPr="00FF4F12" w14:paraId="6FFC2E9C" w14:textId="77777777" w:rsidTr="00DA6C78">
        <w:trPr>
          <w:trHeight w:val="435"/>
        </w:trPr>
        <w:tc>
          <w:tcPr>
            <w:tcW w:w="3827" w:type="dxa"/>
          </w:tcPr>
          <w:p w14:paraId="4E8E6513" w14:textId="77777777" w:rsidR="004331FC" w:rsidRPr="00FF4F12" w:rsidRDefault="004331FC" w:rsidP="004331FC">
            <w:pPr>
              <w:pStyle w:val="Prrafodelista"/>
              <w:rPr>
                <w:rFonts w:cs="Times New Roman"/>
                <w:szCs w:val="24"/>
              </w:rPr>
            </w:pPr>
            <w:r w:rsidRPr="00FF4F12">
              <w:rPr>
                <w:rFonts w:cs="Times New Roman"/>
                <w:szCs w:val="24"/>
              </w:rPr>
              <w:t>Recolección y análisis de datos cualitativos.</w:t>
            </w:r>
          </w:p>
        </w:tc>
        <w:tc>
          <w:tcPr>
            <w:tcW w:w="2835" w:type="dxa"/>
            <w:gridSpan w:val="2"/>
          </w:tcPr>
          <w:p w14:paraId="47C8638E" w14:textId="6BF27334" w:rsidR="004331FC" w:rsidRPr="00FF4F12" w:rsidRDefault="004331FC" w:rsidP="004331FC">
            <w:pPr>
              <w:pStyle w:val="Prrafodelista"/>
              <w:rPr>
                <w:rFonts w:cs="Times New Roman"/>
                <w:szCs w:val="24"/>
              </w:rPr>
            </w:pPr>
            <w:r w:rsidRPr="00FF4F12">
              <w:rPr>
                <w:rFonts w:cs="Times New Roman"/>
                <w:szCs w:val="24"/>
              </w:rPr>
              <w:t>28 ago</w:t>
            </w:r>
            <w:r w:rsidR="00006AAF" w:rsidRPr="00FF4F12">
              <w:rPr>
                <w:rFonts w:cs="Times New Roman"/>
                <w:szCs w:val="24"/>
              </w:rPr>
              <w:t>st</w:t>
            </w:r>
            <w:r w:rsidR="00B14D8F" w:rsidRPr="00FF4F12">
              <w:rPr>
                <w:rFonts w:cs="Times New Roman"/>
                <w:szCs w:val="24"/>
              </w:rPr>
              <w:t>o</w:t>
            </w:r>
            <w:r w:rsidRPr="00FF4F12">
              <w:rPr>
                <w:rFonts w:cs="Times New Roman"/>
                <w:color w:val="FF0000"/>
                <w:szCs w:val="24"/>
              </w:rPr>
              <w:t xml:space="preserve"> </w:t>
            </w:r>
            <w:r w:rsidRPr="00FF4F12">
              <w:rPr>
                <w:rFonts w:cs="Times New Roman"/>
                <w:szCs w:val="24"/>
              </w:rPr>
              <w:t>25     28 nov 25</w:t>
            </w:r>
          </w:p>
        </w:tc>
        <w:tc>
          <w:tcPr>
            <w:tcW w:w="567" w:type="dxa"/>
            <w:vAlign w:val="center"/>
          </w:tcPr>
          <w:p w14:paraId="6DA0120E" w14:textId="77777777" w:rsidR="004331FC" w:rsidRPr="00FF4F12" w:rsidRDefault="004331FC" w:rsidP="004331FC">
            <w:pPr>
              <w:pStyle w:val="Prrafodelista"/>
              <w:rPr>
                <w:rFonts w:cs="Times New Roman"/>
                <w:szCs w:val="24"/>
              </w:rPr>
            </w:pPr>
          </w:p>
        </w:tc>
        <w:tc>
          <w:tcPr>
            <w:tcW w:w="567" w:type="dxa"/>
            <w:vAlign w:val="center"/>
          </w:tcPr>
          <w:p w14:paraId="30E18A43" w14:textId="77777777" w:rsidR="004331FC" w:rsidRPr="00FF4F12" w:rsidRDefault="004331FC" w:rsidP="004331FC">
            <w:pPr>
              <w:pStyle w:val="Prrafodelista"/>
              <w:rPr>
                <w:rFonts w:cs="Times New Roman"/>
                <w:szCs w:val="24"/>
              </w:rPr>
            </w:pPr>
          </w:p>
        </w:tc>
        <w:tc>
          <w:tcPr>
            <w:tcW w:w="567" w:type="dxa"/>
            <w:vAlign w:val="center"/>
          </w:tcPr>
          <w:p w14:paraId="57820AD3" w14:textId="77777777" w:rsidR="004331FC" w:rsidRPr="00FF4F12" w:rsidRDefault="004331FC" w:rsidP="004331FC">
            <w:pPr>
              <w:pStyle w:val="Prrafodelista"/>
              <w:rPr>
                <w:rFonts w:cs="Times New Roman"/>
                <w:szCs w:val="24"/>
              </w:rPr>
            </w:pPr>
          </w:p>
        </w:tc>
        <w:tc>
          <w:tcPr>
            <w:tcW w:w="530" w:type="dxa"/>
            <w:vAlign w:val="center"/>
          </w:tcPr>
          <w:p w14:paraId="32E61C5E" w14:textId="77777777" w:rsidR="004331FC" w:rsidRPr="00FF4F12" w:rsidRDefault="004331FC" w:rsidP="004331FC">
            <w:pPr>
              <w:pStyle w:val="Prrafodelista"/>
              <w:rPr>
                <w:rFonts w:cs="Times New Roman"/>
                <w:szCs w:val="24"/>
              </w:rPr>
            </w:pPr>
          </w:p>
        </w:tc>
        <w:tc>
          <w:tcPr>
            <w:tcW w:w="560" w:type="dxa"/>
            <w:vAlign w:val="center"/>
          </w:tcPr>
          <w:p w14:paraId="40DB0236" w14:textId="77777777" w:rsidR="004331FC" w:rsidRPr="00FF4F12" w:rsidRDefault="004331FC" w:rsidP="004331FC">
            <w:pPr>
              <w:pStyle w:val="Prrafodelista"/>
              <w:rPr>
                <w:rFonts w:cs="Times New Roman"/>
                <w:szCs w:val="24"/>
              </w:rPr>
            </w:pPr>
          </w:p>
        </w:tc>
        <w:tc>
          <w:tcPr>
            <w:tcW w:w="560" w:type="dxa"/>
            <w:vAlign w:val="center"/>
          </w:tcPr>
          <w:p w14:paraId="2CF0B712" w14:textId="77777777" w:rsidR="004331FC" w:rsidRPr="00FF4F12" w:rsidRDefault="004331FC" w:rsidP="004331FC">
            <w:pPr>
              <w:pStyle w:val="Prrafodelista"/>
              <w:rPr>
                <w:rFonts w:cs="Times New Roman"/>
                <w:szCs w:val="24"/>
              </w:rPr>
            </w:pPr>
          </w:p>
        </w:tc>
        <w:tc>
          <w:tcPr>
            <w:tcW w:w="560" w:type="dxa"/>
            <w:shd w:val="clear" w:color="auto" w:fill="B4C6E7" w:themeFill="accent1" w:themeFillTint="66"/>
            <w:vAlign w:val="center"/>
          </w:tcPr>
          <w:p w14:paraId="29AC0522" w14:textId="77777777" w:rsidR="004331FC" w:rsidRPr="00FF4F12" w:rsidRDefault="004331FC" w:rsidP="004331FC">
            <w:pPr>
              <w:pStyle w:val="Prrafodelista"/>
              <w:rPr>
                <w:rFonts w:cs="Times New Roman"/>
                <w:szCs w:val="24"/>
              </w:rPr>
            </w:pPr>
            <w:r w:rsidRPr="00FF4F12">
              <w:rPr>
                <w:rFonts w:cs="Times New Roman"/>
                <w:noProof/>
                <w:szCs w:val="24"/>
                <w:lang w:val="es-CO"/>
              </w:rPr>
              <w:drawing>
                <wp:anchor distT="0" distB="0" distL="114300" distR="114300" simplePos="0" relativeHeight="251676672" behindDoc="0" locked="0" layoutInCell="1" allowOverlap="1" wp14:anchorId="045933E4" wp14:editId="6D286AB2">
                  <wp:simplePos x="0" y="0"/>
                  <wp:positionH relativeFrom="column">
                    <wp:posOffset>-78105</wp:posOffset>
                  </wp:positionH>
                  <wp:positionV relativeFrom="paragraph">
                    <wp:posOffset>5715</wp:posOffset>
                  </wp:positionV>
                  <wp:extent cx="351155" cy="304800"/>
                  <wp:effectExtent l="0" t="0" r="0"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51155" cy="3048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60" w:type="dxa"/>
            <w:shd w:val="clear" w:color="auto" w:fill="B4C6E7" w:themeFill="accent1" w:themeFillTint="66"/>
            <w:vAlign w:val="center"/>
          </w:tcPr>
          <w:p w14:paraId="474DA9CA" w14:textId="77777777" w:rsidR="004331FC" w:rsidRPr="00FF4F12" w:rsidRDefault="004331FC" w:rsidP="004331FC">
            <w:pPr>
              <w:pStyle w:val="Prrafodelista"/>
              <w:rPr>
                <w:rFonts w:cs="Times New Roman"/>
                <w:szCs w:val="24"/>
              </w:rPr>
            </w:pPr>
            <w:r w:rsidRPr="00FF4F12">
              <w:rPr>
                <w:rFonts w:cs="Times New Roman"/>
                <w:noProof/>
                <w:szCs w:val="24"/>
                <w:lang w:val="es-CO"/>
              </w:rPr>
              <w:drawing>
                <wp:anchor distT="0" distB="0" distL="114300" distR="114300" simplePos="0" relativeHeight="251677696" behindDoc="0" locked="0" layoutInCell="1" allowOverlap="1" wp14:anchorId="429229B2" wp14:editId="7C567564">
                  <wp:simplePos x="0" y="0"/>
                  <wp:positionH relativeFrom="column">
                    <wp:posOffset>-69850</wp:posOffset>
                  </wp:positionH>
                  <wp:positionV relativeFrom="paragraph">
                    <wp:posOffset>-1905</wp:posOffset>
                  </wp:positionV>
                  <wp:extent cx="351155" cy="304800"/>
                  <wp:effectExtent l="0" t="0" r="0" b="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51155" cy="3048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60" w:type="dxa"/>
            <w:shd w:val="clear" w:color="auto" w:fill="B4C6E7" w:themeFill="accent1" w:themeFillTint="66"/>
            <w:vAlign w:val="center"/>
          </w:tcPr>
          <w:p w14:paraId="09778C51" w14:textId="77777777" w:rsidR="004331FC" w:rsidRPr="00FF4F12" w:rsidRDefault="004331FC" w:rsidP="004331FC">
            <w:pPr>
              <w:pStyle w:val="Prrafodelista"/>
              <w:rPr>
                <w:rFonts w:cs="Times New Roman"/>
                <w:szCs w:val="24"/>
              </w:rPr>
            </w:pPr>
            <w:r w:rsidRPr="00FF4F12">
              <w:rPr>
                <w:rFonts w:cs="Times New Roman"/>
                <w:noProof/>
                <w:szCs w:val="24"/>
                <w:lang w:val="es-CO"/>
              </w:rPr>
              <w:drawing>
                <wp:anchor distT="0" distB="0" distL="114300" distR="114300" simplePos="0" relativeHeight="251678720" behindDoc="0" locked="0" layoutInCell="1" allowOverlap="1" wp14:anchorId="1BE27477" wp14:editId="599ACBE0">
                  <wp:simplePos x="0" y="0"/>
                  <wp:positionH relativeFrom="column">
                    <wp:posOffset>-69850</wp:posOffset>
                  </wp:positionH>
                  <wp:positionV relativeFrom="paragraph">
                    <wp:posOffset>17780</wp:posOffset>
                  </wp:positionV>
                  <wp:extent cx="351155" cy="304800"/>
                  <wp:effectExtent l="0" t="0" r="0" b="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51155" cy="3048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60" w:type="dxa"/>
            <w:shd w:val="clear" w:color="auto" w:fill="B4C6E7" w:themeFill="accent1" w:themeFillTint="66"/>
            <w:vAlign w:val="center"/>
          </w:tcPr>
          <w:p w14:paraId="4A4EC269" w14:textId="77777777" w:rsidR="004331FC" w:rsidRPr="00FF4F12" w:rsidRDefault="004331FC" w:rsidP="004331FC">
            <w:pPr>
              <w:pStyle w:val="Prrafodelista"/>
              <w:rPr>
                <w:rFonts w:cs="Times New Roman"/>
                <w:szCs w:val="24"/>
              </w:rPr>
            </w:pPr>
            <w:r w:rsidRPr="00FF4F12">
              <w:rPr>
                <w:rFonts w:cs="Times New Roman"/>
                <w:noProof/>
                <w:szCs w:val="24"/>
                <w:lang w:val="es-CO"/>
              </w:rPr>
              <w:drawing>
                <wp:anchor distT="0" distB="0" distL="114300" distR="114300" simplePos="0" relativeHeight="251679744" behindDoc="0" locked="0" layoutInCell="1" allowOverlap="1" wp14:anchorId="228C37A1" wp14:editId="783EDA80">
                  <wp:simplePos x="0" y="0"/>
                  <wp:positionH relativeFrom="column">
                    <wp:posOffset>-90805</wp:posOffset>
                  </wp:positionH>
                  <wp:positionV relativeFrom="paragraph">
                    <wp:posOffset>-1905</wp:posOffset>
                  </wp:positionV>
                  <wp:extent cx="351155" cy="304800"/>
                  <wp:effectExtent l="0" t="0" r="0"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51155" cy="3048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60" w:type="dxa"/>
            <w:vAlign w:val="center"/>
          </w:tcPr>
          <w:p w14:paraId="4A851ED2" w14:textId="77777777" w:rsidR="004331FC" w:rsidRPr="00FF4F12" w:rsidRDefault="004331FC" w:rsidP="004331FC">
            <w:pPr>
              <w:pStyle w:val="Prrafodelista"/>
              <w:rPr>
                <w:rFonts w:cs="Times New Roman"/>
                <w:szCs w:val="24"/>
              </w:rPr>
            </w:pPr>
          </w:p>
        </w:tc>
      </w:tr>
      <w:tr w:rsidR="00DC5717" w:rsidRPr="00FF4F12" w14:paraId="0D36968E" w14:textId="77777777" w:rsidTr="00DA6C78">
        <w:trPr>
          <w:cnfStyle w:val="000000100000" w:firstRow="0" w:lastRow="0" w:firstColumn="0" w:lastColumn="0" w:oddVBand="0" w:evenVBand="0" w:oddHBand="1" w:evenHBand="0" w:firstRowFirstColumn="0" w:firstRowLastColumn="0" w:lastRowFirstColumn="0" w:lastRowLastColumn="0"/>
          <w:trHeight w:val="660"/>
        </w:trPr>
        <w:tc>
          <w:tcPr>
            <w:tcW w:w="3827" w:type="dxa"/>
          </w:tcPr>
          <w:p w14:paraId="38950C16" w14:textId="77777777" w:rsidR="004331FC" w:rsidRPr="00FF4F12" w:rsidRDefault="004331FC" w:rsidP="004331FC">
            <w:pPr>
              <w:pStyle w:val="Prrafodelista"/>
              <w:rPr>
                <w:rFonts w:cs="Times New Roman"/>
                <w:szCs w:val="24"/>
              </w:rPr>
            </w:pPr>
            <w:r w:rsidRPr="00FF4F12">
              <w:rPr>
                <w:rFonts w:cs="Times New Roman"/>
                <w:szCs w:val="24"/>
              </w:rPr>
              <w:t>Presentación de resultados, informe preliminar y discusión de resultados.</w:t>
            </w:r>
          </w:p>
        </w:tc>
        <w:tc>
          <w:tcPr>
            <w:tcW w:w="2835" w:type="dxa"/>
            <w:gridSpan w:val="2"/>
          </w:tcPr>
          <w:p w14:paraId="48FD73BF" w14:textId="4F3A84FB" w:rsidR="004331FC" w:rsidRPr="00FF4F12" w:rsidRDefault="004331FC" w:rsidP="004331FC">
            <w:pPr>
              <w:pStyle w:val="Prrafodelista"/>
              <w:rPr>
                <w:rFonts w:cs="Times New Roman"/>
                <w:szCs w:val="24"/>
              </w:rPr>
            </w:pPr>
            <w:r w:rsidRPr="00FF4F12">
              <w:rPr>
                <w:rFonts w:cs="Times New Roman"/>
                <w:szCs w:val="24"/>
              </w:rPr>
              <w:t>01 dic 25         12 dic 25</w:t>
            </w:r>
          </w:p>
        </w:tc>
        <w:tc>
          <w:tcPr>
            <w:tcW w:w="567" w:type="dxa"/>
            <w:vAlign w:val="center"/>
          </w:tcPr>
          <w:p w14:paraId="3E4E325D" w14:textId="77777777" w:rsidR="004331FC" w:rsidRPr="00FF4F12" w:rsidRDefault="004331FC" w:rsidP="004331FC">
            <w:pPr>
              <w:pStyle w:val="Prrafodelista"/>
              <w:rPr>
                <w:rFonts w:cs="Times New Roman"/>
                <w:szCs w:val="24"/>
              </w:rPr>
            </w:pPr>
          </w:p>
        </w:tc>
        <w:tc>
          <w:tcPr>
            <w:tcW w:w="567" w:type="dxa"/>
            <w:vAlign w:val="center"/>
          </w:tcPr>
          <w:p w14:paraId="58EEFAAB" w14:textId="77777777" w:rsidR="004331FC" w:rsidRPr="00FF4F12" w:rsidRDefault="004331FC" w:rsidP="004331FC">
            <w:pPr>
              <w:pStyle w:val="Prrafodelista"/>
              <w:rPr>
                <w:rFonts w:cs="Times New Roman"/>
                <w:szCs w:val="24"/>
              </w:rPr>
            </w:pPr>
          </w:p>
        </w:tc>
        <w:tc>
          <w:tcPr>
            <w:tcW w:w="567" w:type="dxa"/>
            <w:vAlign w:val="center"/>
          </w:tcPr>
          <w:p w14:paraId="631346A3" w14:textId="77777777" w:rsidR="004331FC" w:rsidRPr="00FF4F12" w:rsidRDefault="004331FC" w:rsidP="004331FC">
            <w:pPr>
              <w:pStyle w:val="Prrafodelista"/>
              <w:rPr>
                <w:rFonts w:cs="Times New Roman"/>
                <w:szCs w:val="24"/>
              </w:rPr>
            </w:pPr>
          </w:p>
        </w:tc>
        <w:tc>
          <w:tcPr>
            <w:tcW w:w="530" w:type="dxa"/>
            <w:vAlign w:val="center"/>
          </w:tcPr>
          <w:p w14:paraId="7589D738" w14:textId="77777777" w:rsidR="004331FC" w:rsidRPr="00FF4F12" w:rsidRDefault="004331FC" w:rsidP="004331FC">
            <w:pPr>
              <w:pStyle w:val="Prrafodelista"/>
              <w:rPr>
                <w:rFonts w:cs="Times New Roman"/>
                <w:szCs w:val="24"/>
              </w:rPr>
            </w:pPr>
          </w:p>
        </w:tc>
        <w:tc>
          <w:tcPr>
            <w:tcW w:w="560" w:type="dxa"/>
            <w:vAlign w:val="center"/>
          </w:tcPr>
          <w:p w14:paraId="441270C9" w14:textId="77777777" w:rsidR="004331FC" w:rsidRPr="00FF4F12" w:rsidRDefault="004331FC" w:rsidP="004331FC">
            <w:pPr>
              <w:pStyle w:val="Prrafodelista"/>
              <w:rPr>
                <w:rFonts w:cs="Times New Roman"/>
                <w:szCs w:val="24"/>
              </w:rPr>
            </w:pPr>
          </w:p>
        </w:tc>
        <w:tc>
          <w:tcPr>
            <w:tcW w:w="560" w:type="dxa"/>
            <w:vAlign w:val="center"/>
          </w:tcPr>
          <w:p w14:paraId="127DA929" w14:textId="77777777" w:rsidR="004331FC" w:rsidRPr="00FF4F12" w:rsidRDefault="004331FC" w:rsidP="004331FC">
            <w:pPr>
              <w:pStyle w:val="Prrafodelista"/>
              <w:rPr>
                <w:rFonts w:cs="Times New Roman"/>
                <w:szCs w:val="24"/>
              </w:rPr>
            </w:pPr>
          </w:p>
        </w:tc>
        <w:tc>
          <w:tcPr>
            <w:tcW w:w="560" w:type="dxa"/>
            <w:vAlign w:val="center"/>
          </w:tcPr>
          <w:p w14:paraId="79CF5113" w14:textId="77777777" w:rsidR="004331FC" w:rsidRPr="00FF4F12" w:rsidRDefault="004331FC" w:rsidP="004331FC">
            <w:pPr>
              <w:pStyle w:val="Prrafodelista"/>
              <w:rPr>
                <w:rFonts w:cs="Times New Roman"/>
                <w:szCs w:val="24"/>
              </w:rPr>
            </w:pPr>
          </w:p>
        </w:tc>
        <w:tc>
          <w:tcPr>
            <w:tcW w:w="560" w:type="dxa"/>
            <w:vAlign w:val="center"/>
          </w:tcPr>
          <w:p w14:paraId="2166352C" w14:textId="77777777" w:rsidR="004331FC" w:rsidRPr="00FF4F12" w:rsidRDefault="004331FC" w:rsidP="004331FC">
            <w:pPr>
              <w:pStyle w:val="Prrafodelista"/>
              <w:rPr>
                <w:rFonts w:cs="Times New Roman"/>
                <w:szCs w:val="24"/>
              </w:rPr>
            </w:pPr>
          </w:p>
        </w:tc>
        <w:tc>
          <w:tcPr>
            <w:tcW w:w="560" w:type="dxa"/>
            <w:vAlign w:val="center"/>
          </w:tcPr>
          <w:p w14:paraId="6912A8C8" w14:textId="77777777" w:rsidR="004331FC" w:rsidRPr="00FF4F12" w:rsidRDefault="004331FC" w:rsidP="004331FC">
            <w:pPr>
              <w:pStyle w:val="Prrafodelista"/>
              <w:rPr>
                <w:rFonts w:cs="Times New Roman"/>
                <w:szCs w:val="24"/>
              </w:rPr>
            </w:pPr>
          </w:p>
        </w:tc>
        <w:tc>
          <w:tcPr>
            <w:tcW w:w="560" w:type="dxa"/>
            <w:vAlign w:val="center"/>
          </w:tcPr>
          <w:p w14:paraId="0BE1EBA8" w14:textId="77777777" w:rsidR="004331FC" w:rsidRPr="00FF4F12" w:rsidRDefault="004331FC" w:rsidP="004331FC">
            <w:pPr>
              <w:pStyle w:val="Prrafodelista"/>
              <w:rPr>
                <w:rFonts w:cs="Times New Roman"/>
                <w:szCs w:val="24"/>
              </w:rPr>
            </w:pPr>
          </w:p>
        </w:tc>
        <w:tc>
          <w:tcPr>
            <w:tcW w:w="560" w:type="dxa"/>
            <w:shd w:val="clear" w:color="auto" w:fill="B4C6E7" w:themeFill="accent1" w:themeFillTint="66"/>
            <w:vAlign w:val="center"/>
          </w:tcPr>
          <w:p w14:paraId="751A4E31" w14:textId="77777777" w:rsidR="004331FC" w:rsidRPr="00FF4F12" w:rsidRDefault="004331FC" w:rsidP="004331FC">
            <w:pPr>
              <w:pStyle w:val="Prrafodelista"/>
              <w:rPr>
                <w:rFonts w:cs="Times New Roman"/>
                <w:szCs w:val="24"/>
              </w:rPr>
            </w:pPr>
            <w:r w:rsidRPr="00FF4F12">
              <w:rPr>
                <w:rFonts w:cs="Times New Roman"/>
                <w:noProof/>
                <w:szCs w:val="24"/>
                <w:lang w:val="es-CO"/>
              </w:rPr>
              <w:drawing>
                <wp:anchor distT="0" distB="0" distL="114300" distR="114300" simplePos="0" relativeHeight="251660288" behindDoc="0" locked="0" layoutInCell="1" allowOverlap="1" wp14:anchorId="1E51577D" wp14:editId="31961AF9">
                  <wp:simplePos x="0" y="0"/>
                  <wp:positionH relativeFrom="column">
                    <wp:posOffset>-65405</wp:posOffset>
                  </wp:positionH>
                  <wp:positionV relativeFrom="paragraph">
                    <wp:posOffset>-27940</wp:posOffset>
                  </wp:positionV>
                  <wp:extent cx="351155" cy="30480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51155" cy="3048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2CB4F295" w14:textId="77777777" w:rsidR="00286561" w:rsidRPr="00FF4F12" w:rsidRDefault="00286561" w:rsidP="00ED44F5">
      <w:pPr>
        <w:pBdr>
          <w:top w:val="nil"/>
          <w:left w:val="nil"/>
          <w:bottom w:val="nil"/>
          <w:right w:val="nil"/>
          <w:between w:val="nil"/>
        </w:pBdr>
        <w:spacing w:line="240" w:lineRule="auto"/>
        <w:jc w:val="both"/>
        <w:rPr>
          <w:rFonts w:eastAsia="Times New Roman" w:cs="Times New Roman"/>
          <w:i/>
          <w:szCs w:val="24"/>
        </w:rPr>
      </w:pPr>
    </w:p>
    <w:p w14:paraId="20A5DAD6" w14:textId="111B6275" w:rsidR="00BD0F65" w:rsidRPr="00FF4F12" w:rsidRDefault="00BE6CD9" w:rsidP="00BD0F65">
      <w:pPr>
        <w:pStyle w:val="Prrafodelista"/>
        <w:spacing w:line="360" w:lineRule="auto"/>
        <w:ind w:firstLine="709"/>
        <w:rPr>
          <w:rFonts w:eastAsia="Times New Roman" w:cs="Times New Roman"/>
          <w:szCs w:val="24"/>
          <w:lang w:val="pt-PT"/>
        </w:rPr>
      </w:pPr>
      <w:r w:rsidRPr="00FF4F12">
        <w:rPr>
          <w:rFonts w:cs="Times New Roman"/>
          <w:i/>
          <w:szCs w:val="24"/>
        </w:rPr>
        <w:t>Nota:</w:t>
      </w:r>
      <w:r w:rsidRPr="00FF4F12">
        <w:rPr>
          <w:rFonts w:cs="Times New Roman"/>
          <w:szCs w:val="24"/>
        </w:rPr>
        <w:t xml:space="preserve"> En la </w:t>
      </w:r>
      <w:r w:rsidR="00006AAF" w:rsidRPr="00FF4F12">
        <w:rPr>
          <w:rFonts w:cs="Times New Roman"/>
          <w:szCs w:val="24"/>
        </w:rPr>
        <w:t>T</w:t>
      </w:r>
      <w:r w:rsidRPr="00FF4F12">
        <w:rPr>
          <w:rFonts w:cs="Times New Roman"/>
          <w:szCs w:val="24"/>
        </w:rPr>
        <w:t xml:space="preserve">abla </w:t>
      </w:r>
      <w:r w:rsidR="00B13C7C" w:rsidRPr="00FF4F12">
        <w:rPr>
          <w:rFonts w:cs="Times New Roman"/>
          <w:szCs w:val="24"/>
        </w:rPr>
        <w:t>1</w:t>
      </w:r>
      <w:r w:rsidRPr="00FF4F12">
        <w:rPr>
          <w:rFonts w:cs="Times New Roman"/>
          <w:szCs w:val="24"/>
        </w:rPr>
        <w:t xml:space="preserve"> se contemplan las diferentes etapas de la investigación titulada “Educar para la paz y la convivencia a través de estrategias didácticas con estudiantes del grado sexto uno en la institución educativa José Antonio Galán”. Se muestra un cronograma que permite organizar los contenidos y fechas a desarrollar de acuerdo con las fases del proyecto desde la revisión bibliográfica hasta la elaboración del informe preliminar.</w:t>
      </w:r>
      <w:r w:rsidR="00BD0F65" w:rsidRPr="00FF4F12">
        <w:rPr>
          <w:rFonts w:cs="Times New Roman"/>
          <w:szCs w:val="24"/>
        </w:rPr>
        <w:t xml:space="preserve">  (</w:t>
      </w:r>
      <w:r w:rsidR="00BD0F65" w:rsidRPr="00FF4F12">
        <w:rPr>
          <w:rFonts w:eastAsia="Times New Roman" w:cs="Times New Roman"/>
          <w:bCs/>
          <w:szCs w:val="24"/>
          <w:lang w:val="pt-PT"/>
        </w:rPr>
        <w:t>E</w:t>
      </w:r>
      <w:r w:rsidR="00BD0F65" w:rsidRPr="00FF4F12">
        <w:rPr>
          <w:rFonts w:eastAsia="Times New Roman" w:cs="Times New Roman"/>
          <w:szCs w:val="24"/>
          <w:lang w:val="pt-PT"/>
        </w:rPr>
        <w:t>ste cronograma está sujeto a cambios, 2025).</w:t>
      </w:r>
    </w:p>
    <w:p w14:paraId="745AB639" w14:textId="77777777" w:rsidR="00BD0F65" w:rsidRPr="00FF4F12" w:rsidRDefault="00BD0F65" w:rsidP="00B638CA">
      <w:pPr>
        <w:spacing w:line="360" w:lineRule="auto"/>
        <w:ind w:firstLine="0"/>
        <w:rPr>
          <w:del w:id="3153" w:author="Edu Fisica" w:date="2026-05-16T07:13:00Z"/>
          <w:rFonts w:cs="Times New Roman"/>
          <w:szCs w:val="24"/>
        </w:rPr>
      </w:pPr>
    </w:p>
    <w:p w14:paraId="3FB4ADF0" w14:textId="3198D8D1" w:rsidR="00BD0F65" w:rsidRPr="00FF4F12" w:rsidRDefault="00BD0F65" w:rsidP="00FE2C7E">
      <w:pPr>
        <w:spacing w:line="360" w:lineRule="auto"/>
        <w:rPr>
          <w:rFonts w:cs="Times New Roman"/>
          <w:szCs w:val="24"/>
          <w:lang w:val="pt-PT"/>
        </w:rPr>
        <w:sectPr w:rsidR="00BD0F65" w:rsidRPr="00FF4F12" w:rsidSect="00FE2C7E">
          <w:pgSz w:w="15840" w:h="12240" w:orient="landscape"/>
          <w:pgMar w:top="1440" w:right="1440" w:bottom="1440" w:left="1440" w:header="709" w:footer="709" w:gutter="0"/>
          <w:cols w:space="720"/>
          <w:docGrid w:linePitch="326"/>
        </w:sectPr>
      </w:pPr>
    </w:p>
    <w:p w14:paraId="6EFA3ABE" w14:textId="185145B7" w:rsidR="00F005FE" w:rsidRPr="00FF4F12" w:rsidRDefault="00F005FE" w:rsidP="00F005FE">
      <w:pPr>
        <w:pStyle w:val="Ttulo1"/>
        <w:numPr>
          <w:ilvl w:val="0"/>
          <w:numId w:val="0"/>
        </w:numPr>
        <w:rPr>
          <w:rFonts w:cs="Times New Roman"/>
          <w:szCs w:val="24"/>
        </w:rPr>
      </w:pPr>
      <w:bookmarkStart w:id="3154" w:name="_Toc229133571"/>
      <w:bookmarkStart w:id="3155" w:name="_Toc227692907"/>
      <w:r w:rsidRPr="00FF4F12">
        <w:rPr>
          <w:rFonts w:cs="Times New Roman"/>
          <w:szCs w:val="24"/>
        </w:rPr>
        <w:t>Referencias</w:t>
      </w:r>
      <w:bookmarkEnd w:id="3154"/>
      <w:bookmarkEnd w:id="3155"/>
    </w:p>
    <w:p w14:paraId="10AC7A5F" w14:textId="77777777" w:rsidR="00F005FE" w:rsidRPr="00FF4F12" w:rsidRDefault="00F005FE" w:rsidP="00F005FE">
      <w:pPr>
        <w:pBdr>
          <w:top w:val="nil"/>
          <w:left w:val="nil"/>
          <w:bottom w:val="nil"/>
          <w:right w:val="nil"/>
          <w:between w:val="nil"/>
        </w:pBdr>
        <w:rPr>
          <w:rFonts w:eastAsia="Times New Roman" w:cs="Times New Roman"/>
          <w:szCs w:val="24"/>
        </w:rPr>
      </w:pPr>
      <w:r w:rsidRPr="00FF4F12">
        <w:rPr>
          <w:rFonts w:eastAsia="Times New Roman" w:cs="Times New Roman"/>
          <w:szCs w:val="24"/>
        </w:rPr>
        <w:t>Acosta-López, J., &amp; Espitia Murcia, C. V. (2020). Justicia restaurativa y reparación: desafíos de la JEP frente a una relación en construcción. Revista de Ciencias Sociales, 69.</w:t>
      </w:r>
      <w:hyperlink r:id="rId39">
        <w:r w:rsidRPr="00FF4F12">
          <w:rPr>
            <w:rFonts w:eastAsia="Times New Roman" w:cs="Times New Roman"/>
            <w:szCs w:val="24"/>
          </w:rPr>
          <w:t xml:space="preserve"> https://doi.org/10.11144/Javeriana.vj69.jrrd</w:t>
        </w:r>
      </w:hyperlink>
    </w:p>
    <w:p w14:paraId="43DF3EFE" w14:textId="77777777" w:rsidR="00F005FE" w:rsidRPr="00FF4F12" w:rsidRDefault="00F005FE" w:rsidP="00F005FE">
      <w:pPr>
        <w:pBdr>
          <w:top w:val="nil"/>
          <w:left w:val="nil"/>
          <w:bottom w:val="nil"/>
          <w:right w:val="nil"/>
          <w:between w:val="nil"/>
        </w:pBdr>
        <w:rPr>
          <w:rFonts w:eastAsia="Times New Roman" w:cs="Times New Roman"/>
          <w:szCs w:val="24"/>
        </w:rPr>
      </w:pPr>
      <w:r w:rsidRPr="00FF4F12">
        <w:rPr>
          <w:rFonts w:eastAsia="Times New Roman" w:cs="Times New Roman"/>
          <w:szCs w:val="24"/>
        </w:rPr>
        <w:t>Aguilera, M., Cascón, J. y Bastida, M. (2000). Educación para la paz: características y desafíos. Revista Latinoamericana de Estudios Educativos, 45(1), 17-62.</w:t>
      </w:r>
    </w:p>
    <w:p w14:paraId="66805DC1" w14:textId="77777777" w:rsidR="00F005FE" w:rsidRPr="00FF4F12" w:rsidRDefault="00F005FE" w:rsidP="00F005FE">
      <w:pPr>
        <w:pBdr>
          <w:top w:val="nil"/>
          <w:left w:val="nil"/>
          <w:bottom w:val="nil"/>
          <w:right w:val="nil"/>
          <w:between w:val="nil"/>
        </w:pBdr>
        <w:rPr>
          <w:rFonts w:eastAsia="Times New Roman" w:cs="Times New Roman"/>
          <w:szCs w:val="24"/>
        </w:rPr>
      </w:pPr>
      <w:r w:rsidRPr="00FF4F12">
        <w:rPr>
          <w:rFonts w:eastAsia="Times New Roman" w:cs="Times New Roman"/>
          <w:szCs w:val="24"/>
        </w:rPr>
        <w:t>Alvarado, L., Siso Martínez, J. M., &amp; García, M. (2008). Características más relevantes del paradigma socio-crítico: su aplicación en investigaciones de educación ambiental y de enseñanza de las ciencias realizadas en el Doctorado de Educación del Instituto Pedagógico de Caracas. Sapiens. Revista Universitaria de Investigación, 9(2), 187-202.</w:t>
      </w:r>
    </w:p>
    <w:p w14:paraId="659999E4" w14:textId="77777777" w:rsidR="00F005FE" w:rsidRPr="00FF4F12" w:rsidRDefault="00F005FE" w:rsidP="00F005FE">
      <w:pPr>
        <w:pBdr>
          <w:top w:val="nil"/>
          <w:left w:val="nil"/>
          <w:bottom w:val="nil"/>
          <w:right w:val="nil"/>
          <w:between w:val="nil"/>
        </w:pBdr>
        <w:rPr>
          <w:rFonts w:eastAsia="Times New Roman" w:cs="Times New Roman"/>
          <w:szCs w:val="24"/>
        </w:rPr>
      </w:pPr>
      <w:r w:rsidRPr="00FF4F12">
        <w:rPr>
          <w:rFonts w:eastAsia="Times New Roman" w:cs="Times New Roman"/>
          <w:szCs w:val="24"/>
        </w:rPr>
        <w:t xml:space="preserve">Álvarez G., N. B., Cardozo C., J. J., &amp; Mejía G., S. M. (2022). Posturas del paradigma socio-crítico como aportes a la educación y gestión educativa en Colombia. </w:t>
      </w:r>
      <w:proofErr w:type="spellStart"/>
      <w:r w:rsidRPr="00FF4F12">
        <w:rPr>
          <w:rFonts w:eastAsia="Times New Roman" w:cs="Times New Roman"/>
          <w:szCs w:val="24"/>
        </w:rPr>
        <w:t>Dialogus</w:t>
      </w:r>
      <w:proofErr w:type="spellEnd"/>
      <w:r w:rsidRPr="00FF4F12">
        <w:rPr>
          <w:rFonts w:eastAsia="Times New Roman" w:cs="Times New Roman"/>
          <w:szCs w:val="24"/>
        </w:rPr>
        <w:t>, 1(10), 119–133. https://doi.org/10.37594/dialogus.v1i10.678</w:t>
      </w:r>
    </w:p>
    <w:p w14:paraId="50B1A56E" w14:textId="77777777" w:rsidR="00F005FE" w:rsidRPr="00FF4F12" w:rsidRDefault="00F005FE" w:rsidP="00F005FE">
      <w:pPr>
        <w:pBdr>
          <w:top w:val="nil"/>
          <w:left w:val="nil"/>
          <w:bottom w:val="nil"/>
          <w:right w:val="nil"/>
          <w:between w:val="nil"/>
        </w:pBdr>
        <w:rPr>
          <w:rFonts w:eastAsia="Times New Roman" w:cs="Times New Roman"/>
          <w:szCs w:val="24"/>
        </w:rPr>
      </w:pPr>
      <w:r w:rsidRPr="00FF4F12">
        <w:rPr>
          <w:rFonts w:eastAsia="Times New Roman" w:cs="Times New Roman"/>
          <w:szCs w:val="24"/>
        </w:rPr>
        <w:t xml:space="preserve">Arboleda, Z., Herrera, M. M., Prada Ramírez, M. P. (2017). Acción </w:t>
      </w:r>
      <w:proofErr w:type="spellStart"/>
      <w:r w:rsidRPr="00FF4F12">
        <w:rPr>
          <w:rFonts w:eastAsia="Times New Roman" w:cs="Times New Roman"/>
          <w:szCs w:val="24"/>
        </w:rPr>
        <w:t>CaPaz</w:t>
      </w:r>
      <w:proofErr w:type="spellEnd"/>
      <w:r w:rsidRPr="00FF4F12">
        <w:rPr>
          <w:rFonts w:eastAsia="Times New Roman" w:cs="Times New Roman"/>
          <w:szCs w:val="24"/>
        </w:rPr>
        <w:t>: ¿Qué es educar y formar para la paz y cómo hacerlo? Educación y Pedagogía para la Paz</w:t>
      </w:r>
    </w:p>
    <w:p w14:paraId="4A24527D" w14:textId="77777777" w:rsidR="00F005FE" w:rsidRPr="00FF4F12" w:rsidRDefault="00F005FE" w:rsidP="00F005FE">
      <w:pPr>
        <w:pBdr>
          <w:top w:val="nil"/>
          <w:left w:val="nil"/>
          <w:bottom w:val="nil"/>
          <w:right w:val="nil"/>
          <w:between w:val="nil"/>
        </w:pBdr>
        <w:ind w:firstLine="0"/>
        <w:rPr>
          <w:rFonts w:eastAsia="Times New Roman" w:cs="Times New Roman"/>
          <w:szCs w:val="24"/>
        </w:rPr>
      </w:pPr>
      <w:r w:rsidRPr="00FF4F12">
        <w:rPr>
          <w:rFonts w:eastAsia="Times New Roman" w:cs="Times New Roman"/>
          <w:szCs w:val="24"/>
        </w:rPr>
        <w:t>Material para la práctica. Bogotá, Colombia: Oficina del Alto Comisionado para la Paz.</w:t>
      </w:r>
    </w:p>
    <w:p w14:paraId="6E7D63F8" w14:textId="77777777" w:rsidR="00F005FE" w:rsidRPr="00FF4F12" w:rsidRDefault="00F005FE" w:rsidP="00F005FE">
      <w:pPr>
        <w:pBdr>
          <w:top w:val="nil"/>
          <w:left w:val="nil"/>
          <w:bottom w:val="nil"/>
          <w:right w:val="nil"/>
          <w:between w:val="nil"/>
        </w:pBdr>
        <w:rPr>
          <w:rFonts w:eastAsia="Times New Roman" w:cs="Times New Roman"/>
          <w:szCs w:val="24"/>
        </w:rPr>
      </w:pPr>
      <w:r w:rsidRPr="00FF4F12">
        <w:rPr>
          <w:rFonts w:eastAsia="Times New Roman" w:cs="Times New Roman"/>
          <w:szCs w:val="24"/>
        </w:rPr>
        <w:t xml:space="preserve">Barrios </w:t>
      </w:r>
      <w:proofErr w:type="spellStart"/>
      <w:r w:rsidRPr="00FF4F12">
        <w:rPr>
          <w:rFonts w:eastAsia="Times New Roman" w:cs="Times New Roman"/>
          <w:szCs w:val="24"/>
        </w:rPr>
        <w:t>Gárciga</w:t>
      </w:r>
      <w:proofErr w:type="spellEnd"/>
      <w:r w:rsidRPr="00FF4F12">
        <w:rPr>
          <w:rFonts w:eastAsia="Times New Roman" w:cs="Times New Roman"/>
          <w:szCs w:val="24"/>
        </w:rPr>
        <w:t>, O., &amp; Diez Fumero, T. (2018). Estrategias: Una sistematización de definiciones en el campo educacional. VARONA, (02, Esp.). Universidad Pedagógica Enrique José Varona. https://www.redalyc.org/articulo.oa?id=360672109019</w:t>
      </w:r>
    </w:p>
    <w:p w14:paraId="5B7103C6" w14:textId="77777777" w:rsidR="00F005FE" w:rsidRPr="00FF4F12" w:rsidRDefault="00F005FE" w:rsidP="00F005FE">
      <w:pPr>
        <w:pBdr>
          <w:top w:val="nil"/>
          <w:left w:val="nil"/>
          <w:bottom w:val="nil"/>
          <w:right w:val="nil"/>
          <w:between w:val="nil"/>
        </w:pBdr>
        <w:rPr>
          <w:rFonts w:eastAsia="Times New Roman" w:cs="Times New Roman"/>
          <w:szCs w:val="24"/>
        </w:rPr>
      </w:pPr>
      <w:proofErr w:type="spellStart"/>
      <w:r w:rsidRPr="00FF4F12">
        <w:rPr>
          <w:rFonts w:eastAsia="Times New Roman" w:cs="Times New Roman"/>
          <w:szCs w:val="24"/>
        </w:rPr>
        <w:t>Bohorquez</w:t>
      </w:r>
      <w:proofErr w:type="spellEnd"/>
      <w:r w:rsidRPr="00FF4F12">
        <w:rPr>
          <w:rFonts w:eastAsia="Times New Roman" w:cs="Times New Roman"/>
          <w:szCs w:val="24"/>
        </w:rPr>
        <w:t xml:space="preserve"> Doris, Otálora Betty. Influencia Del Uso De Las Herramientas Y Estrategias Didácticas En El Aula. Panorama. (2022), vol. 16, núm. 31. </w:t>
      </w:r>
    </w:p>
    <w:p w14:paraId="19AAA550" w14:textId="77777777" w:rsidR="00F005FE" w:rsidRPr="00FF4F12" w:rsidRDefault="00F005FE" w:rsidP="00F005FE">
      <w:pPr>
        <w:pBdr>
          <w:top w:val="nil"/>
          <w:left w:val="nil"/>
          <w:bottom w:val="nil"/>
          <w:right w:val="nil"/>
          <w:between w:val="nil"/>
        </w:pBdr>
        <w:rPr>
          <w:rFonts w:eastAsia="Times New Roman" w:cs="Times New Roman"/>
          <w:szCs w:val="24"/>
        </w:rPr>
      </w:pPr>
      <w:r w:rsidRPr="00FF4F12">
        <w:rPr>
          <w:rFonts w:eastAsia="Times New Roman" w:cs="Times New Roman"/>
          <w:szCs w:val="24"/>
        </w:rPr>
        <w:t xml:space="preserve">Bolaños, David, &amp; Stuart Rivero, Alexis Juan. (2019). La familia y su influencia en la convivencia escolar. Revista Universidad y Sociedad, 11(5), 140-146. </w:t>
      </w:r>
      <w:proofErr w:type="spellStart"/>
      <w:r w:rsidRPr="00FF4F12">
        <w:rPr>
          <w:rFonts w:eastAsia="Times New Roman" w:cs="Times New Roman"/>
          <w:szCs w:val="24"/>
        </w:rPr>
        <w:t>Epub</w:t>
      </w:r>
      <w:proofErr w:type="spellEnd"/>
      <w:r w:rsidRPr="00FF4F12">
        <w:rPr>
          <w:rFonts w:eastAsia="Times New Roman" w:cs="Times New Roman"/>
          <w:szCs w:val="24"/>
        </w:rPr>
        <w:t xml:space="preserve"> 02 de diciembre de 2019. Recuperado en 19 de mayo de 2025, de</w:t>
      </w:r>
      <w:hyperlink r:id="rId40" w:history="1">
        <w:r w:rsidRPr="00FF4F12">
          <w:rPr>
            <w:rStyle w:val="Hipervnculo"/>
            <w:rFonts w:eastAsia="Times New Roman" w:cs="Times New Roman"/>
            <w:color w:val="auto"/>
            <w:szCs w:val="24"/>
          </w:rPr>
          <w:t xml:space="preserve"> http://scielo.sld.cu/scielo.php?script=sci_arttext&amp;pid=S2218-36202019000500140&amp;lng=es&amp;tlng=es</w:t>
        </w:r>
      </w:hyperlink>
      <w:r w:rsidRPr="00FF4F12">
        <w:rPr>
          <w:rFonts w:eastAsia="Times New Roman" w:cs="Times New Roman"/>
          <w:szCs w:val="24"/>
        </w:rPr>
        <w:t>.</w:t>
      </w:r>
    </w:p>
    <w:p w14:paraId="4294B47F" w14:textId="77777777" w:rsidR="00F005FE" w:rsidRPr="00FF4F12" w:rsidRDefault="00F005FE" w:rsidP="00F005FE">
      <w:pPr>
        <w:pBdr>
          <w:top w:val="nil"/>
          <w:left w:val="nil"/>
          <w:bottom w:val="nil"/>
          <w:right w:val="nil"/>
          <w:between w:val="nil"/>
        </w:pBdr>
        <w:rPr>
          <w:rFonts w:eastAsia="Times New Roman" w:cs="Times New Roman"/>
          <w:szCs w:val="24"/>
        </w:rPr>
      </w:pPr>
      <w:r w:rsidRPr="00FF4F12">
        <w:rPr>
          <w:rFonts w:eastAsia="Times New Roman" w:cs="Times New Roman"/>
          <w:szCs w:val="24"/>
        </w:rPr>
        <w:t>Calderón Cárdenas, A. M. (2022). La educación para la paz en población escolar de básica primaria afectada por el conflicto colombiano (Tesis doctoral). Universidad de Caldas, Doctorado en Educación.</w:t>
      </w:r>
    </w:p>
    <w:p w14:paraId="5DDD3C15" w14:textId="77777777" w:rsidR="00F005FE" w:rsidRPr="00FF4F12" w:rsidRDefault="00F005FE" w:rsidP="00F005FE">
      <w:pPr>
        <w:pBdr>
          <w:top w:val="nil"/>
          <w:left w:val="nil"/>
          <w:bottom w:val="nil"/>
          <w:right w:val="nil"/>
          <w:between w:val="nil"/>
        </w:pBdr>
        <w:rPr>
          <w:rFonts w:eastAsia="Times New Roman" w:cs="Times New Roman"/>
          <w:szCs w:val="24"/>
        </w:rPr>
      </w:pPr>
      <w:r w:rsidRPr="00FF4F12">
        <w:rPr>
          <w:rFonts w:eastAsia="Times New Roman" w:cs="Times New Roman"/>
          <w:szCs w:val="24"/>
        </w:rPr>
        <w:t>Calderón Concha, P. (2009). Teoría de conflictos de Johan Galtung. Revista de Paz y Conflictos, (2), 60-81. Universidad de Granada.</w:t>
      </w:r>
      <w:hyperlink r:id="rId41" w:history="1">
        <w:r w:rsidRPr="00FF4F12">
          <w:rPr>
            <w:rStyle w:val="Hipervnculo"/>
            <w:rFonts w:eastAsia="Times New Roman" w:cs="Times New Roman"/>
            <w:szCs w:val="24"/>
          </w:rPr>
          <w:t xml:space="preserve"> https://www.redalyc.org/pdf/2050/205016389005.pdf</w:t>
        </w:r>
      </w:hyperlink>
      <w:r w:rsidRPr="00FF4F12">
        <w:rPr>
          <w:rFonts w:eastAsia="Times New Roman" w:cs="Times New Roman"/>
          <w:szCs w:val="24"/>
        </w:rPr>
        <w:t xml:space="preserve"> </w:t>
      </w:r>
    </w:p>
    <w:p w14:paraId="3BDF8EB8" w14:textId="7C90C923" w:rsidR="00F005FE" w:rsidRPr="00FF4F12" w:rsidRDefault="00F005FE" w:rsidP="00F005FE">
      <w:pPr>
        <w:pBdr>
          <w:top w:val="nil"/>
          <w:left w:val="nil"/>
          <w:bottom w:val="nil"/>
          <w:right w:val="nil"/>
          <w:between w:val="nil"/>
        </w:pBdr>
        <w:rPr>
          <w:rFonts w:eastAsia="Times New Roman" w:cs="Times New Roman"/>
          <w:szCs w:val="24"/>
        </w:rPr>
      </w:pPr>
      <w:r w:rsidRPr="00FF4F12">
        <w:rPr>
          <w:rFonts w:eastAsia="Times New Roman" w:cs="Times New Roman"/>
          <w:szCs w:val="24"/>
        </w:rPr>
        <w:t xml:space="preserve">Carrera, B., &amp; </w:t>
      </w:r>
      <w:proofErr w:type="spellStart"/>
      <w:r w:rsidRPr="00FF4F12">
        <w:rPr>
          <w:rFonts w:eastAsia="Times New Roman" w:cs="Times New Roman"/>
          <w:szCs w:val="24"/>
        </w:rPr>
        <w:t>Mazzarella</w:t>
      </w:r>
      <w:proofErr w:type="spellEnd"/>
      <w:r w:rsidRPr="00FF4F12">
        <w:rPr>
          <w:rFonts w:eastAsia="Times New Roman" w:cs="Times New Roman"/>
          <w:szCs w:val="24"/>
        </w:rPr>
        <w:t xml:space="preserve">, C. (2001). Vygotsky: enfoque sociocultural. Educere, 5(13), 41-44. Universidad de los </w:t>
      </w:r>
      <w:proofErr w:type="spellStart"/>
      <w:r w:rsidRPr="00FF4F12">
        <w:rPr>
          <w:rFonts w:eastAsia="Times New Roman" w:cs="Times New Roman"/>
          <w:szCs w:val="24"/>
        </w:rPr>
        <w:t>Andes.</w:t>
      </w:r>
      <w:r w:rsidRPr="00FF4F12">
        <w:rPr>
          <w:rFonts w:cs="Times New Roman"/>
          <w:spacing w:val="1"/>
          <w:szCs w:val="24"/>
        </w:rPr>
        <w:t>ChatGPT</w:t>
      </w:r>
      <w:proofErr w:type="spellEnd"/>
      <w:r w:rsidRPr="00FF4F12">
        <w:rPr>
          <w:rFonts w:cs="Times New Roman"/>
          <w:spacing w:val="1"/>
          <w:szCs w:val="24"/>
        </w:rPr>
        <w:t xml:space="preserve">. (2025). Inteligencia artificial de </w:t>
      </w:r>
      <w:proofErr w:type="spellStart"/>
      <w:r w:rsidRPr="00FF4F12">
        <w:rPr>
          <w:rFonts w:cs="Times New Roman"/>
          <w:spacing w:val="1"/>
          <w:szCs w:val="24"/>
        </w:rPr>
        <w:t>OpenAI</w:t>
      </w:r>
      <w:proofErr w:type="spellEnd"/>
      <w:r w:rsidRPr="00FF4F12">
        <w:rPr>
          <w:rFonts w:cs="Times New Roman"/>
          <w:spacing w:val="1"/>
          <w:szCs w:val="24"/>
        </w:rPr>
        <w:t xml:space="preserve">. Comunicación </w:t>
      </w:r>
      <w:proofErr w:type="spellStart"/>
      <w:proofErr w:type="gramStart"/>
      <w:r w:rsidRPr="00FF4F12">
        <w:rPr>
          <w:rFonts w:cs="Times New Roman"/>
          <w:spacing w:val="1"/>
          <w:szCs w:val="24"/>
        </w:rPr>
        <w:t>personal.</w:t>
      </w:r>
      <w:r w:rsidRPr="00FF4F12">
        <w:rPr>
          <w:rFonts w:eastAsia="Times New Roman" w:cs="Times New Roman"/>
          <w:szCs w:val="24"/>
        </w:rPr>
        <w:t>Congreso</w:t>
      </w:r>
      <w:proofErr w:type="spellEnd"/>
      <w:proofErr w:type="gramEnd"/>
      <w:r w:rsidRPr="00FF4F12">
        <w:rPr>
          <w:rFonts w:eastAsia="Times New Roman" w:cs="Times New Roman"/>
          <w:szCs w:val="24"/>
        </w:rPr>
        <w:t xml:space="preserve"> de Colombia. (2014). Ley 1732 de 2014: Por la cual se establece la Cátedra de la Paz en todas las instituciones educativas del país (1 de septiembre de 2014). Diario Oficial No. 49.372.</w:t>
      </w:r>
    </w:p>
    <w:p w14:paraId="0A72F918" w14:textId="77777777" w:rsidR="00F005FE" w:rsidRPr="00FF4F12" w:rsidRDefault="00F005FE" w:rsidP="00F005FE">
      <w:pPr>
        <w:pBdr>
          <w:top w:val="nil"/>
          <w:left w:val="nil"/>
          <w:bottom w:val="nil"/>
          <w:right w:val="nil"/>
          <w:between w:val="nil"/>
        </w:pBdr>
        <w:rPr>
          <w:rFonts w:eastAsia="Times New Roman" w:cs="Times New Roman"/>
          <w:szCs w:val="24"/>
        </w:rPr>
      </w:pPr>
      <w:r w:rsidRPr="00FF4F12">
        <w:rPr>
          <w:rFonts w:eastAsia="Times New Roman" w:cs="Times New Roman"/>
          <w:szCs w:val="24"/>
        </w:rPr>
        <w:t>Congreso de la República de Colombia. (1994). Ley 115 de 1994: Por la cual se expide la Ley General de Educación (8 de febrero). Diario Oficial No. 40.990</w:t>
      </w:r>
    </w:p>
    <w:p w14:paraId="77CAD5CC" w14:textId="77777777" w:rsidR="00F005FE" w:rsidRPr="00FF4F12" w:rsidRDefault="00F005FE" w:rsidP="00F005FE">
      <w:pPr>
        <w:pBdr>
          <w:top w:val="nil"/>
          <w:left w:val="nil"/>
          <w:bottom w:val="nil"/>
          <w:right w:val="nil"/>
          <w:between w:val="nil"/>
        </w:pBdr>
        <w:rPr>
          <w:rFonts w:eastAsia="Times New Roman" w:cs="Times New Roman"/>
          <w:szCs w:val="24"/>
        </w:rPr>
      </w:pPr>
      <w:r w:rsidRPr="00FF4F12">
        <w:rPr>
          <w:rFonts w:eastAsia="Times New Roman" w:cs="Times New Roman"/>
          <w:szCs w:val="24"/>
        </w:rPr>
        <w:t>Congreso de Colombia. (2013). Ley 1620 de 2013: Por la cual se crea el Sistema Nacional de Convivencia Escolar y Formación para el Ejercicio de los Derechos Humanos, la Educación para la Sexualidad y la Prevención y Mitigación de la Violencia Escolar. Diario Oficial No. 48.749, 15 de marzo de 2013.</w:t>
      </w:r>
    </w:p>
    <w:p w14:paraId="3B78E946" w14:textId="77777777" w:rsidR="00F005FE" w:rsidRPr="00FF4F12" w:rsidRDefault="00F005FE" w:rsidP="00F005FE">
      <w:pPr>
        <w:pBdr>
          <w:top w:val="nil"/>
          <w:left w:val="nil"/>
          <w:bottom w:val="nil"/>
          <w:right w:val="nil"/>
          <w:between w:val="nil"/>
        </w:pBdr>
        <w:rPr>
          <w:rFonts w:eastAsia="Times New Roman" w:cs="Times New Roman"/>
          <w:szCs w:val="24"/>
        </w:rPr>
      </w:pPr>
      <w:r w:rsidRPr="00FF4F12">
        <w:rPr>
          <w:rFonts w:eastAsia="Times New Roman" w:cs="Times New Roman"/>
          <w:szCs w:val="24"/>
        </w:rPr>
        <w:t xml:space="preserve">Constitución Política de Colombia, Asamblea Nacional constituyente. (1991). Diario oficial </w:t>
      </w:r>
      <w:proofErr w:type="spellStart"/>
      <w:r w:rsidRPr="00FF4F12">
        <w:rPr>
          <w:rFonts w:eastAsia="Times New Roman" w:cs="Times New Roman"/>
          <w:szCs w:val="24"/>
        </w:rPr>
        <w:t>N°</w:t>
      </w:r>
      <w:proofErr w:type="spellEnd"/>
      <w:r w:rsidRPr="00FF4F12">
        <w:rPr>
          <w:rFonts w:eastAsia="Times New Roman" w:cs="Times New Roman"/>
          <w:szCs w:val="24"/>
        </w:rPr>
        <w:t>. 41.308 de julio de 1991. Departamento administrativo de la función pública.</w:t>
      </w:r>
    </w:p>
    <w:p w14:paraId="2899E724" w14:textId="77777777" w:rsidR="00F005FE" w:rsidRPr="00FF4F12" w:rsidRDefault="00F005FE" w:rsidP="00F005FE">
      <w:pPr>
        <w:pBdr>
          <w:top w:val="nil"/>
          <w:left w:val="nil"/>
          <w:bottom w:val="nil"/>
          <w:right w:val="nil"/>
          <w:between w:val="nil"/>
        </w:pBdr>
        <w:rPr>
          <w:rFonts w:eastAsia="Times New Roman" w:cs="Times New Roman"/>
          <w:szCs w:val="24"/>
          <w:lang w:val="en-US"/>
        </w:rPr>
      </w:pPr>
      <w:r w:rsidRPr="00FF4F12">
        <w:rPr>
          <w:rFonts w:eastAsia="Times New Roman" w:cs="Times New Roman"/>
          <w:szCs w:val="24"/>
          <w:lang w:val="en-US"/>
        </w:rPr>
        <w:t>Copilot. (2025). Microsoft. https://copilot.microsoft.com/</w:t>
      </w:r>
    </w:p>
    <w:p w14:paraId="33451936" w14:textId="77777777" w:rsidR="00F005FE" w:rsidRPr="00FF4F12" w:rsidRDefault="00F005FE" w:rsidP="00F005FE">
      <w:pPr>
        <w:pBdr>
          <w:top w:val="nil"/>
          <w:left w:val="nil"/>
          <w:bottom w:val="nil"/>
          <w:right w:val="nil"/>
          <w:between w:val="nil"/>
        </w:pBdr>
        <w:rPr>
          <w:rFonts w:eastAsia="Times New Roman" w:cs="Times New Roman"/>
          <w:szCs w:val="24"/>
        </w:rPr>
      </w:pPr>
      <w:r w:rsidRPr="00FF4F12">
        <w:rPr>
          <w:rFonts w:eastAsia="Times New Roman" w:cs="Times New Roman"/>
          <w:szCs w:val="24"/>
          <w:lang w:val="es-CO"/>
        </w:rPr>
        <w:t xml:space="preserve">Corona Lisboa, J. L. (2018). </w:t>
      </w:r>
      <w:r w:rsidRPr="00FF4F12">
        <w:rPr>
          <w:rFonts w:eastAsia="Times New Roman" w:cs="Times New Roman"/>
          <w:szCs w:val="24"/>
        </w:rPr>
        <w:t>Investigación cualitativa: fundamentos epistemológicos, teóricos y metodológicos. [</w:t>
      </w:r>
      <w:proofErr w:type="spellStart"/>
      <w:r w:rsidRPr="00FF4F12">
        <w:rPr>
          <w:rFonts w:eastAsia="Times New Roman" w:cs="Times New Roman"/>
          <w:szCs w:val="24"/>
        </w:rPr>
        <w:t>Qualitative</w:t>
      </w:r>
      <w:proofErr w:type="spellEnd"/>
      <w:r w:rsidRPr="00FF4F12">
        <w:rPr>
          <w:rFonts w:eastAsia="Times New Roman" w:cs="Times New Roman"/>
          <w:szCs w:val="24"/>
        </w:rPr>
        <w:t xml:space="preserve"> </w:t>
      </w:r>
      <w:proofErr w:type="spellStart"/>
      <w:r w:rsidRPr="00FF4F12">
        <w:rPr>
          <w:rFonts w:eastAsia="Times New Roman" w:cs="Times New Roman"/>
          <w:szCs w:val="24"/>
        </w:rPr>
        <w:t>research</w:t>
      </w:r>
      <w:proofErr w:type="spellEnd"/>
      <w:r w:rsidRPr="00FF4F12">
        <w:rPr>
          <w:rFonts w:eastAsia="Times New Roman" w:cs="Times New Roman"/>
          <w:szCs w:val="24"/>
        </w:rPr>
        <w:t xml:space="preserve">: </w:t>
      </w:r>
      <w:proofErr w:type="spellStart"/>
      <w:r w:rsidRPr="00FF4F12">
        <w:rPr>
          <w:rFonts w:eastAsia="Times New Roman" w:cs="Times New Roman"/>
          <w:szCs w:val="24"/>
        </w:rPr>
        <w:t>epistemological</w:t>
      </w:r>
      <w:proofErr w:type="spellEnd"/>
      <w:r w:rsidRPr="00FF4F12">
        <w:rPr>
          <w:rFonts w:eastAsia="Times New Roman" w:cs="Times New Roman"/>
          <w:szCs w:val="24"/>
        </w:rPr>
        <w:t xml:space="preserve">, </w:t>
      </w:r>
      <w:proofErr w:type="spellStart"/>
      <w:r w:rsidRPr="00FF4F12">
        <w:rPr>
          <w:rFonts w:eastAsia="Times New Roman" w:cs="Times New Roman"/>
          <w:szCs w:val="24"/>
        </w:rPr>
        <w:t>theoretical</w:t>
      </w:r>
      <w:proofErr w:type="spellEnd"/>
      <w:r w:rsidRPr="00FF4F12">
        <w:rPr>
          <w:rFonts w:eastAsia="Times New Roman" w:cs="Times New Roman"/>
          <w:szCs w:val="24"/>
        </w:rPr>
        <w:t xml:space="preserve"> and </w:t>
      </w:r>
      <w:proofErr w:type="spellStart"/>
      <w:r w:rsidRPr="00FF4F12">
        <w:rPr>
          <w:rFonts w:eastAsia="Times New Roman" w:cs="Times New Roman"/>
          <w:szCs w:val="24"/>
        </w:rPr>
        <w:t>methodological</w:t>
      </w:r>
      <w:proofErr w:type="spellEnd"/>
      <w:r w:rsidRPr="00FF4F12">
        <w:rPr>
          <w:rFonts w:eastAsia="Times New Roman" w:cs="Times New Roman"/>
          <w:szCs w:val="24"/>
        </w:rPr>
        <w:t xml:space="preserve"> </w:t>
      </w:r>
      <w:proofErr w:type="spellStart"/>
      <w:r w:rsidRPr="00FF4F12">
        <w:rPr>
          <w:rFonts w:eastAsia="Times New Roman" w:cs="Times New Roman"/>
          <w:szCs w:val="24"/>
        </w:rPr>
        <w:t>foundations</w:t>
      </w:r>
      <w:proofErr w:type="spellEnd"/>
      <w:r w:rsidRPr="00FF4F12">
        <w:rPr>
          <w:rFonts w:eastAsia="Times New Roman" w:cs="Times New Roman"/>
          <w:szCs w:val="24"/>
        </w:rPr>
        <w:t xml:space="preserve">] </w:t>
      </w:r>
      <w:proofErr w:type="spellStart"/>
      <w:r w:rsidRPr="00FF4F12">
        <w:rPr>
          <w:rFonts w:eastAsia="Times New Roman" w:cs="Times New Roman"/>
          <w:szCs w:val="24"/>
        </w:rPr>
        <w:t>Vivat</w:t>
      </w:r>
      <w:proofErr w:type="spellEnd"/>
      <w:r w:rsidRPr="00FF4F12">
        <w:rPr>
          <w:rFonts w:eastAsia="Times New Roman" w:cs="Times New Roman"/>
          <w:szCs w:val="24"/>
        </w:rPr>
        <w:t xml:space="preserve"> Academia. Revista de Comunicación, nº144, 69-76. </w:t>
      </w:r>
      <w:proofErr w:type="spellStart"/>
      <w:r w:rsidRPr="00FF4F12">
        <w:rPr>
          <w:rFonts w:eastAsia="Times New Roman" w:cs="Times New Roman"/>
          <w:szCs w:val="24"/>
        </w:rPr>
        <w:t>doi</w:t>
      </w:r>
      <w:proofErr w:type="spellEnd"/>
      <w:r w:rsidRPr="00FF4F12">
        <w:rPr>
          <w:rFonts w:eastAsia="Times New Roman" w:cs="Times New Roman"/>
          <w:szCs w:val="24"/>
        </w:rPr>
        <w:t>: http://doi.org/10.15178/va.2018.144.69-76. Recuperado dehttp://www.vivatacademia.net/index.php/vivat/article/view/1087</w:t>
      </w:r>
    </w:p>
    <w:p w14:paraId="7CE4EAE1" w14:textId="77777777" w:rsidR="00F005FE" w:rsidRPr="00FF4F12" w:rsidRDefault="00F005FE" w:rsidP="00F005FE">
      <w:pPr>
        <w:pBdr>
          <w:top w:val="nil"/>
          <w:left w:val="nil"/>
          <w:bottom w:val="nil"/>
          <w:right w:val="nil"/>
          <w:between w:val="nil"/>
        </w:pBdr>
        <w:rPr>
          <w:rFonts w:eastAsia="Times New Roman" w:cs="Times New Roman"/>
          <w:szCs w:val="24"/>
        </w:rPr>
      </w:pPr>
      <w:r w:rsidRPr="00FF4F12">
        <w:rPr>
          <w:rFonts w:eastAsia="Times New Roman" w:cs="Times New Roman"/>
          <w:szCs w:val="24"/>
        </w:rPr>
        <w:t xml:space="preserve"> </w:t>
      </w:r>
      <w:proofErr w:type="spellStart"/>
      <w:r w:rsidRPr="00FF4F12">
        <w:rPr>
          <w:rFonts w:eastAsia="Times New Roman" w:cs="Times New Roman"/>
          <w:szCs w:val="24"/>
        </w:rPr>
        <w:t>Cupacán</w:t>
      </w:r>
      <w:proofErr w:type="spellEnd"/>
      <w:r w:rsidRPr="00FF4F12">
        <w:rPr>
          <w:rFonts w:eastAsia="Times New Roman" w:cs="Times New Roman"/>
          <w:szCs w:val="24"/>
        </w:rPr>
        <w:t xml:space="preserve"> Guajala, G. E., &amp; Jiménez Pillajo, A. E. (2021). Desarrollo de las habilidades comunicativas en la infancia de 3 a 5 años, de acuerdo a la Teoría de Lev </w:t>
      </w:r>
      <w:proofErr w:type="spellStart"/>
      <w:r w:rsidRPr="00FF4F12">
        <w:rPr>
          <w:rFonts w:eastAsia="Times New Roman" w:cs="Times New Roman"/>
          <w:szCs w:val="24"/>
        </w:rPr>
        <w:t>Vigotsky</w:t>
      </w:r>
      <w:proofErr w:type="spellEnd"/>
      <w:r w:rsidRPr="00FF4F12">
        <w:rPr>
          <w:rFonts w:eastAsia="Times New Roman" w:cs="Times New Roman"/>
          <w:szCs w:val="24"/>
        </w:rPr>
        <w:t xml:space="preserve"> (Trabajo de investigación no publicado). Universidad Central del Ecuador, Facultad de Filosofía, Letras y Ciencias de la Educación, Escuela de Psicología Educativa y Orientación. Quito.</w:t>
      </w:r>
    </w:p>
    <w:p w14:paraId="7513B7C4" w14:textId="77777777" w:rsidR="00F005FE" w:rsidRPr="00FF4F12" w:rsidRDefault="00F005FE" w:rsidP="00F005FE">
      <w:pPr>
        <w:pBdr>
          <w:top w:val="nil"/>
          <w:left w:val="nil"/>
          <w:bottom w:val="nil"/>
          <w:right w:val="nil"/>
          <w:between w:val="nil"/>
        </w:pBdr>
        <w:rPr>
          <w:rFonts w:eastAsia="Times New Roman" w:cs="Times New Roman"/>
          <w:szCs w:val="24"/>
        </w:rPr>
      </w:pPr>
      <w:r w:rsidRPr="00FF4F12">
        <w:rPr>
          <w:rFonts w:eastAsia="Times New Roman" w:cs="Times New Roman"/>
          <w:szCs w:val="24"/>
        </w:rPr>
        <w:t xml:space="preserve">Defensoría del Pueblo. (2018). Sistema integral de verdad, justicia, reparación y no repetición (Cuadernos de Paz </w:t>
      </w:r>
      <w:proofErr w:type="spellStart"/>
      <w:r w:rsidRPr="00FF4F12">
        <w:rPr>
          <w:rFonts w:eastAsia="Times New Roman" w:cs="Times New Roman"/>
          <w:szCs w:val="24"/>
        </w:rPr>
        <w:t>Nº</w:t>
      </w:r>
      <w:proofErr w:type="spellEnd"/>
      <w:r w:rsidRPr="00FF4F12">
        <w:rPr>
          <w:rFonts w:eastAsia="Times New Roman" w:cs="Times New Roman"/>
          <w:szCs w:val="24"/>
        </w:rPr>
        <w:t xml:space="preserve"> 3). Bogotá, Colombia: Autor. https://www.defensoria.gov.co</w:t>
      </w:r>
    </w:p>
    <w:p w14:paraId="107DC820" w14:textId="77777777" w:rsidR="00F005FE" w:rsidRPr="00FF4F12" w:rsidRDefault="00F005FE" w:rsidP="00F005FE">
      <w:pPr>
        <w:pBdr>
          <w:top w:val="nil"/>
          <w:left w:val="nil"/>
          <w:bottom w:val="nil"/>
          <w:right w:val="nil"/>
          <w:between w:val="nil"/>
        </w:pBdr>
        <w:rPr>
          <w:rFonts w:eastAsia="Times New Roman" w:cs="Times New Roman"/>
          <w:szCs w:val="24"/>
        </w:rPr>
      </w:pPr>
      <w:r w:rsidRPr="00FF4F12">
        <w:rPr>
          <w:rFonts w:eastAsia="Times New Roman" w:cs="Times New Roman"/>
          <w:szCs w:val="24"/>
        </w:rPr>
        <w:t xml:space="preserve">Ferreira et al Educación para el Desarrollo Fundación </w:t>
      </w:r>
      <w:proofErr w:type="spellStart"/>
      <w:r w:rsidRPr="00FF4F12">
        <w:rPr>
          <w:rFonts w:eastAsia="Times New Roman" w:cs="Times New Roman"/>
          <w:szCs w:val="24"/>
        </w:rPr>
        <w:t>Autapo</w:t>
      </w:r>
      <w:proofErr w:type="spellEnd"/>
      <w:r w:rsidRPr="00FF4F12">
        <w:rPr>
          <w:rFonts w:eastAsia="Times New Roman" w:cs="Times New Roman"/>
          <w:szCs w:val="24"/>
        </w:rPr>
        <w:t xml:space="preserve"> - FAUTAPO. (2009). Manual de estrategias didácticas. Deposito legal: 4-1-693-10. ISBN: 978-99954-46-26-0. Tarija, Bolivia.</w:t>
      </w:r>
    </w:p>
    <w:p w14:paraId="44733915" w14:textId="77777777" w:rsidR="00F005FE" w:rsidRPr="00FF4F12" w:rsidRDefault="00F005FE" w:rsidP="00F005FE">
      <w:pPr>
        <w:pBdr>
          <w:top w:val="nil"/>
          <w:left w:val="nil"/>
          <w:bottom w:val="nil"/>
          <w:right w:val="nil"/>
          <w:between w:val="nil"/>
        </w:pBdr>
        <w:rPr>
          <w:rFonts w:eastAsia="Times New Roman" w:cs="Times New Roman"/>
          <w:szCs w:val="24"/>
        </w:rPr>
      </w:pPr>
      <w:proofErr w:type="spellStart"/>
      <w:r w:rsidRPr="00FF4F12">
        <w:rPr>
          <w:rFonts w:eastAsia="Times New Roman" w:cs="Times New Roman"/>
          <w:szCs w:val="24"/>
        </w:rPr>
        <w:t>Gadotti</w:t>
      </w:r>
      <w:proofErr w:type="spellEnd"/>
      <w:r w:rsidRPr="00FF4F12">
        <w:rPr>
          <w:rFonts w:eastAsia="Times New Roman" w:cs="Times New Roman"/>
          <w:szCs w:val="24"/>
        </w:rPr>
        <w:t xml:space="preserve">, M., </w:t>
      </w:r>
      <w:proofErr w:type="spellStart"/>
      <w:r w:rsidRPr="00FF4F12">
        <w:rPr>
          <w:rFonts w:eastAsia="Times New Roman" w:cs="Times New Roman"/>
          <w:szCs w:val="24"/>
        </w:rPr>
        <w:t>Gomez</w:t>
      </w:r>
      <w:proofErr w:type="spellEnd"/>
      <w:r w:rsidRPr="00FF4F12">
        <w:rPr>
          <w:rFonts w:eastAsia="Times New Roman" w:cs="Times New Roman"/>
          <w:szCs w:val="24"/>
        </w:rPr>
        <w:t xml:space="preserve">, M. V., Mafra, J., &amp; </w:t>
      </w:r>
      <w:proofErr w:type="spellStart"/>
      <w:r w:rsidRPr="00FF4F12">
        <w:rPr>
          <w:rFonts w:eastAsia="Times New Roman" w:cs="Times New Roman"/>
          <w:szCs w:val="24"/>
        </w:rPr>
        <w:t>Fernandez</w:t>
      </w:r>
      <w:proofErr w:type="spellEnd"/>
      <w:r w:rsidRPr="00FF4F12">
        <w:rPr>
          <w:rFonts w:eastAsia="Times New Roman" w:cs="Times New Roman"/>
          <w:szCs w:val="24"/>
        </w:rPr>
        <w:t>, A. de. (2008). Paulo Freire Contribuciones para la pedagogía (ISBN 978-987-1183-81-4). CLACSO. Buenos Aires, 352.</w:t>
      </w:r>
    </w:p>
    <w:p w14:paraId="1361C315" w14:textId="77777777" w:rsidR="00F005FE" w:rsidRPr="00FF4F12" w:rsidRDefault="00F005FE" w:rsidP="00F005FE">
      <w:pPr>
        <w:pBdr>
          <w:top w:val="nil"/>
          <w:left w:val="nil"/>
          <w:bottom w:val="nil"/>
          <w:right w:val="nil"/>
          <w:between w:val="nil"/>
        </w:pBdr>
        <w:rPr>
          <w:rFonts w:eastAsia="Times New Roman" w:cs="Times New Roman"/>
          <w:szCs w:val="24"/>
        </w:rPr>
      </w:pPr>
      <w:r w:rsidRPr="00FF4F12">
        <w:rPr>
          <w:rFonts w:eastAsia="Times New Roman" w:cs="Times New Roman"/>
          <w:szCs w:val="24"/>
        </w:rPr>
        <w:t>Galtung, J. (2016). La violencia: cultural, estructural y directa. Cuadernos de estrategia, 183, 147-168.</w:t>
      </w:r>
      <w:hyperlink r:id="rId42">
        <w:r w:rsidRPr="00FF4F12">
          <w:rPr>
            <w:rFonts w:eastAsia="Times New Roman" w:cs="Times New Roman"/>
            <w:szCs w:val="24"/>
          </w:rPr>
          <w:t xml:space="preserve"> https://dialnet.unirioja.es/servlet/articulo?codigo=5832797</w:t>
        </w:r>
      </w:hyperlink>
      <w:r w:rsidRPr="00FF4F12">
        <w:rPr>
          <w:rFonts w:eastAsia="Times New Roman" w:cs="Times New Roman"/>
          <w:szCs w:val="24"/>
        </w:rPr>
        <w:t xml:space="preserve"> </w:t>
      </w:r>
    </w:p>
    <w:p w14:paraId="2885B80C" w14:textId="77777777" w:rsidR="00F005FE" w:rsidRPr="00FF4F12" w:rsidRDefault="00F005FE" w:rsidP="00F005FE">
      <w:pPr>
        <w:pBdr>
          <w:top w:val="nil"/>
          <w:left w:val="nil"/>
          <w:bottom w:val="nil"/>
          <w:right w:val="nil"/>
          <w:between w:val="nil"/>
        </w:pBdr>
        <w:rPr>
          <w:rFonts w:eastAsia="Times New Roman" w:cs="Times New Roman"/>
          <w:szCs w:val="24"/>
          <w:lang w:val="it-IT"/>
        </w:rPr>
      </w:pPr>
      <w:r w:rsidRPr="00FF4F12">
        <w:rPr>
          <w:rFonts w:eastAsia="Times New Roman" w:cs="Times New Roman"/>
          <w:szCs w:val="24"/>
        </w:rPr>
        <w:t xml:space="preserve">Galtung, J. (1998). Tras la violencia, 3R: Reconstrucción, Reconciliación, Resolución. </w:t>
      </w:r>
      <w:proofErr w:type="spellStart"/>
      <w:r w:rsidRPr="00FF4F12">
        <w:rPr>
          <w:rFonts w:eastAsia="Times New Roman" w:cs="Times New Roman"/>
          <w:szCs w:val="24"/>
        </w:rPr>
        <w:t>Bakeaz</w:t>
      </w:r>
      <w:proofErr w:type="spellEnd"/>
      <w:r w:rsidRPr="00FF4F12">
        <w:rPr>
          <w:rFonts w:eastAsia="Times New Roman" w:cs="Times New Roman"/>
          <w:szCs w:val="24"/>
        </w:rPr>
        <w:t xml:space="preserve">, Centro de Documentación y Estudios para la Paz; Gernika </w:t>
      </w:r>
      <w:proofErr w:type="spellStart"/>
      <w:r w:rsidRPr="00FF4F12">
        <w:rPr>
          <w:rFonts w:eastAsia="Times New Roman" w:cs="Times New Roman"/>
          <w:szCs w:val="24"/>
        </w:rPr>
        <w:t>Gogoratuz</w:t>
      </w:r>
      <w:proofErr w:type="spellEnd"/>
      <w:r w:rsidRPr="00FF4F12">
        <w:rPr>
          <w:rFonts w:eastAsia="Times New Roman" w:cs="Times New Roman"/>
          <w:szCs w:val="24"/>
        </w:rPr>
        <w:t>.</w:t>
      </w:r>
      <w:hyperlink r:id="rId43">
        <w:r w:rsidRPr="00FF4F12">
          <w:rPr>
            <w:rFonts w:eastAsia="Times New Roman" w:cs="Times New Roman"/>
            <w:szCs w:val="24"/>
          </w:rPr>
          <w:t xml:space="preserve"> </w:t>
        </w:r>
        <w:r w:rsidRPr="00FF4F12">
          <w:rPr>
            <w:rFonts w:eastAsia="Times New Roman" w:cs="Times New Roman"/>
            <w:szCs w:val="24"/>
            <w:lang w:val="it-IT"/>
          </w:rPr>
          <w:t>https://www.gernikagogoratuz.org/wp-content/uploads/2020/05/RG06completo.pdf</w:t>
        </w:r>
      </w:hyperlink>
      <w:r w:rsidRPr="00FF4F12">
        <w:rPr>
          <w:rFonts w:eastAsia="Times New Roman" w:cs="Times New Roman"/>
          <w:szCs w:val="24"/>
          <w:lang w:val="it-IT"/>
        </w:rPr>
        <w:t>.</w:t>
      </w:r>
    </w:p>
    <w:p w14:paraId="2CF27FC6" w14:textId="77777777" w:rsidR="00F005FE" w:rsidRPr="00FF4F12" w:rsidRDefault="00F005FE" w:rsidP="00F005FE">
      <w:pPr>
        <w:pBdr>
          <w:top w:val="nil"/>
          <w:left w:val="nil"/>
          <w:bottom w:val="nil"/>
          <w:right w:val="nil"/>
          <w:between w:val="nil"/>
        </w:pBdr>
        <w:rPr>
          <w:rFonts w:eastAsia="Times New Roman" w:cs="Times New Roman"/>
          <w:szCs w:val="24"/>
        </w:rPr>
      </w:pPr>
      <w:r w:rsidRPr="00FF4F12">
        <w:rPr>
          <w:rFonts w:eastAsia="Times New Roman" w:cs="Times New Roman"/>
          <w:szCs w:val="24"/>
          <w:lang w:val="it-IT"/>
        </w:rPr>
        <w:t xml:space="preserve">García Correa, A., &amp; Ferreira Cristofolini, G. (2005). </w:t>
      </w:r>
      <w:r w:rsidRPr="00FF4F12">
        <w:rPr>
          <w:rFonts w:eastAsia="Times New Roman" w:cs="Times New Roman"/>
          <w:szCs w:val="24"/>
        </w:rPr>
        <w:t xml:space="preserve">La convivencia escolar en las aulas. International </w:t>
      </w:r>
      <w:proofErr w:type="spellStart"/>
      <w:r w:rsidRPr="00FF4F12">
        <w:rPr>
          <w:rFonts w:eastAsia="Times New Roman" w:cs="Times New Roman"/>
          <w:szCs w:val="24"/>
        </w:rPr>
        <w:t>Journal</w:t>
      </w:r>
      <w:proofErr w:type="spellEnd"/>
      <w:r w:rsidRPr="00FF4F12">
        <w:rPr>
          <w:rFonts w:eastAsia="Times New Roman" w:cs="Times New Roman"/>
          <w:szCs w:val="24"/>
        </w:rPr>
        <w:t xml:space="preserve"> </w:t>
      </w:r>
      <w:proofErr w:type="spellStart"/>
      <w:r w:rsidRPr="00FF4F12">
        <w:rPr>
          <w:rFonts w:eastAsia="Times New Roman" w:cs="Times New Roman"/>
          <w:szCs w:val="24"/>
        </w:rPr>
        <w:t>of</w:t>
      </w:r>
      <w:proofErr w:type="spellEnd"/>
      <w:r w:rsidRPr="00FF4F12">
        <w:rPr>
          <w:rFonts w:eastAsia="Times New Roman" w:cs="Times New Roman"/>
          <w:szCs w:val="24"/>
        </w:rPr>
        <w:t xml:space="preserve"> </w:t>
      </w:r>
      <w:proofErr w:type="spellStart"/>
      <w:r w:rsidRPr="00FF4F12">
        <w:rPr>
          <w:rFonts w:eastAsia="Times New Roman" w:cs="Times New Roman"/>
          <w:szCs w:val="24"/>
        </w:rPr>
        <w:t>Developmental</w:t>
      </w:r>
      <w:proofErr w:type="spellEnd"/>
      <w:r w:rsidRPr="00FF4F12">
        <w:rPr>
          <w:rFonts w:eastAsia="Times New Roman" w:cs="Times New Roman"/>
          <w:szCs w:val="24"/>
        </w:rPr>
        <w:t xml:space="preserve"> and </w:t>
      </w:r>
      <w:proofErr w:type="spellStart"/>
      <w:r w:rsidRPr="00FF4F12">
        <w:rPr>
          <w:rFonts w:eastAsia="Times New Roman" w:cs="Times New Roman"/>
          <w:szCs w:val="24"/>
        </w:rPr>
        <w:t>Educational</w:t>
      </w:r>
      <w:proofErr w:type="spellEnd"/>
      <w:r w:rsidRPr="00FF4F12">
        <w:rPr>
          <w:rFonts w:eastAsia="Times New Roman" w:cs="Times New Roman"/>
          <w:szCs w:val="24"/>
        </w:rPr>
        <w:t xml:space="preserve"> </w:t>
      </w:r>
      <w:proofErr w:type="spellStart"/>
      <w:r w:rsidRPr="00FF4F12">
        <w:rPr>
          <w:rFonts w:eastAsia="Times New Roman" w:cs="Times New Roman"/>
          <w:szCs w:val="24"/>
        </w:rPr>
        <w:t>Psychology</w:t>
      </w:r>
      <w:proofErr w:type="spellEnd"/>
      <w:r w:rsidRPr="00FF4F12">
        <w:rPr>
          <w:rFonts w:eastAsia="Times New Roman" w:cs="Times New Roman"/>
          <w:szCs w:val="24"/>
        </w:rPr>
        <w:t>, 2(1), 163-183. Asociación Nacional de Psicología Evolutiva y Educativa de la Infancia, Adolescencia y Mayores.</w:t>
      </w:r>
      <w:hyperlink r:id="rId44">
        <w:r w:rsidRPr="00FF4F12">
          <w:rPr>
            <w:rFonts w:eastAsia="Times New Roman" w:cs="Times New Roman"/>
            <w:szCs w:val="24"/>
          </w:rPr>
          <w:t xml:space="preserve"> https://www.redalyc.org/pdf/3498/349832309012.pdf</w:t>
        </w:r>
      </w:hyperlink>
    </w:p>
    <w:p w14:paraId="6E1C997B" w14:textId="77777777" w:rsidR="00F005FE" w:rsidRPr="00FF4F12" w:rsidRDefault="00F005FE" w:rsidP="00F005FE">
      <w:pPr>
        <w:pBdr>
          <w:top w:val="nil"/>
          <w:left w:val="nil"/>
          <w:bottom w:val="nil"/>
          <w:right w:val="nil"/>
          <w:between w:val="nil"/>
        </w:pBdr>
        <w:rPr>
          <w:rFonts w:eastAsia="Times New Roman" w:cs="Times New Roman"/>
          <w:szCs w:val="24"/>
        </w:rPr>
      </w:pPr>
      <w:r w:rsidRPr="00FF4F12">
        <w:rPr>
          <w:rFonts w:eastAsia="Times New Roman" w:cs="Times New Roman"/>
          <w:szCs w:val="24"/>
        </w:rPr>
        <w:t>Gómez Arévalo, A. P. (2015). Una apuesta educativa para América Latina: educación para la paz. Revista Latinoamericana de Estudios Educativos, 45(1), 17–62.</w:t>
      </w:r>
      <w:hyperlink r:id="rId45">
        <w:r w:rsidRPr="00FF4F12">
          <w:rPr>
            <w:rFonts w:eastAsia="Times New Roman" w:cs="Times New Roman"/>
            <w:szCs w:val="24"/>
          </w:rPr>
          <w:t xml:space="preserve"> https://doi.org/10.48102/rlee.2015.45.1.227</w:t>
        </w:r>
      </w:hyperlink>
    </w:p>
    <w:p w14:paraId="5A38F99F" w14:textId="77777777" w:rsidR="00F005FE" w:rsidRPr="00FF4F12" w:rsidRDefault="00F005FE" w:rsidP="00F005FE">
      <w:pPr>
        <w:pBdr>
          <w:top w:val="nil"/>
          <w:left w:val="nil"/>
          <w:bottom w:val="nil"/>
          <w:right w:val="nil"/>
          <w:between w:val="nil"/>
        </w:pBdr>
        <w:rPr>
          <w:rFonts w:eastAsia="Times New Roman" w:cs="Times New Roman"/>
          <w:szCs w:val="24"/>
        </w:rPr>
      </w:pPr>
      <w:r w:rsidRPr="00FF4F12">
        <w:rPr>
          <w:rFonts w:eastAsia="Times New Roman" w:cs="Times New Roman"/>
          <w:szCs w:val="24"/>
        </w:rPr>
        <w:t>Gómez Quintero, M. A. (2023). Imaginarios de paz y conflicto situados en el contexto educativo (Tesis doctoral, Universidad de Caldas).</w:t>
      </w:r>
    </w:p>
    <w:p w14:paraId="56CD1F01" w14:textId="77777777" w:rsidR="00F005FE" w:rsidRPr="00FF4F12" w:rsidRDefault="00F005FE" w:rsidP="00F005FE">
      <w:pPr>
        <w:pBdr>
          <w:top w:val="nil"/>
          <w:left w:val="nil"/>
          <w:bottom w:val="nil"/>
          <w:right w:val="nil"/>
          <w:between w:val="nil"/>
        </w:pBdr>
        <w:rPr>
          <w:rFonts w:eastAsia="Times New Roman" w:cs="Times New Roman"/>
          <w:szCs w:val="24"/>
        </w:rPr>
      </w:pPr>
      <w:r w:rsidRPr="00FF4F12">
        <w:rPr>
          <w:rFonts w:eastAsia="Times New Roman" w:cs="Times New Roman"/>
          <w:szCs w:val="24"/>
        </w:rPr>
        <w:t>Harto de Vera, F. (2016). La construcción del concepto de paz: paz negativa, paz positiva y paz imperfecta. Cuadernos de estrategia, (183), 119–146.</w:t>
      </w:r>
    </w:p>
    <w:p w14:paraId="162B45D4" w14:textId="77777777" w:rsidR="00F005FE" w:rsidRPr="00FF4F12" w:rsidRDefault="00F005FE" w:rsidP="00F005FE">
      <w:pPr>
        <w:pBdr>
          <w:top w:val="nil"/>
          <w:left w:val="nil"/>
          <w:bottom w:val="nil"/>
          <w:right w:val="nil"/>
          <w:between w:val="nil"/>
        </w:pBdr>
        <w:rPr>
          <w:rFonts w:eastAsia="Times New Roman" w:cs="Times New Roman"/>
          <w:szCs w:val="24"/>
        </w:rPr>
      </w:pPr>
      <w:r w:rsidRPr="00FF4F12">
        <w:rPr>
          <w:rFonts w:eastAsia="Times New Roman" w:cs="Times New Roman"/>
          <w:szCs w:val="24"/>
        </w:rPr>
        <w:t>Hernández Arteaga, I., Luna Hernández, J. A., &amp; Cadena Chala, M. C. (2017). Cultura de paz: Una construcción desde la educación. Revista Historia de la Educación Latinoamericana, 19(28), 150–172. https://doi.org/10.19053/01227238.5596</w:t>
      </w:r>
    </w:p>
    <w:p w14:paraId="15228F0A" w14:textId="77777777" w:rsidR="00F005FE" w:rsidRPr="00FF4F12" w:rsidRDefault="00F005FE" w:rsidP="00F005FE">
      <w:pPr>
        <w:pBdr>
          <w:top w:val="nil"/>
          <w:left w:val="nil"/>
          <w:bottom w:val="nil"/>
          <w:right w:val="nil"/>
          <w:between w:val="nil"/>
        </w:pBdr>
        <w:rPr>
          <w:rFonts w:eastAsia="Times New Roman" w:cs="Times New Roman"/>
          <w:szCs w:val="24"/>
        </w:rPr>
      </w:pPr>
      <w:proofErr w:type="spellStart"/>
      <w:r w:rsidRPr="00FF4F12">
        <w:rPr>
          <w:rFonts w:eastAsia="Times New Roman" w:cs="Times New Roman"/>
          <w:szCs w:val="24"/>
        </w:rPr>
        <w:t>Höffe</w:t>
      </w:r>
      <w:proofErr w:type="spellEnd"/>
      <w:r w:rsidRPr="00FF4F12">
        <w:rPr>
          <w:rFonts w:eastAsia="Times New Roman" w:cs="Times New Roman"/>
          <w:szCs w:val="24"/>
        </w:rPr>
        <w:t xml:space="preserve">, O. (2009). La paz en la teoría de la justicia de Kant. </w:t>
      </w:r>
      <w:proofErr w:type="spellStart"/>
      <w:r w:rsidRPr="00FF4F12">
        <w:rPr>
          <w:rFonts w:eastAsia="Times New Roman" w:cs="Times New Roman"/>
          <w:szCs w:val="24"/>
        </w:rPr>
        <w:t>Co-herencia</w:t>
      </w:r>
      <w:proofErr w:type="spellEnd"/>
      <w:r w:rsidRPr="00FF4F12">
        <w:rPr>
          <w:rFonts w:eastAsia="Times New Roman" w:cs="Times New Roman"/>
          <w:szCs w:val="24"/>
        </w:rPr>
        <w:t>, 6(11), 13-28. Universidad EAFIT.</w:t>
      </w:r>
      <w:hyperlink r:id="rId46">
        <w:r w:rsidRPr="00FF4F12">
          <w:rPr>
            <w:rFonts w:eastAsia="Times New Roman" w:cs="Times New Roman"/>
            <w:szCs w:val="24"/>
          </w:rPr>
          <w:t xml:space="preserve"> http://www.redalyc.org/articulo.oa?id=77413098001</w:t>
        </w:r>
      </w:hyperlink>
    </w:p>
    <w:p w14:paraId="69D62EDF" w14:textId="77777777" w:rsidR="00F005FE" w:rsidRPr="00FF4F12" w:rsidRDefault="00F005FE" w:rsidP="00F005FE">
      <w:pPr>
        <w:pBdr>
          <w:top w:val="nil"/>
          <w:left w:val="nil"/>
          <w:bottom w:val="nil"/>
          <w:right w:val="nil"/>
          <w:between w:val="nil"/>
        </w:pBdr>
        <w:rPr>
          <w:rFonts w:eastAsia="Times New Roman" w:cs="Times New Roman"/>
          <w:szCs w:val="24"/>
        </w:rPr>
      </w:pPr>
      <w:r w:rsidRPr="00FF4F12">
        <w:rPr>
          <w:rFonts w:cs="Times New Roman"/>
        </w:rPr>
        <w:t xml:space="preserve">Institución Educativa José Antonio Galán. (2025). </w:t>
      </w:r>
      <w:r w:rsidRPr="00FF4F12">
        <w:rPr>
          <w:rStyle w:val="nfasis"/>
          <w:rFonts w:cs="Times New Roman"/>
        </w:rPr>
        <w:t>Proyecto Educativo Institucional (PEI) 2025</w:t>
      </w:r>
      <w:r w:rsidRPr="00FF4F12">
        <w:rPr>
          <w:rFonts w:cs="Times New Roman"/>
        </w:rPr>
        <w:t>. Municipio de Iles, Nariño, Colombia.</w:t>
      </w:r>
    </w:p>
    <w:p w14:paraId="58D122B6" w14:textId="77777777" w:rsidR="00F005FE" w:rsidRPr="00FF4F12" w:rsidRDefault="00F005FE" w:rsidP="00F005FE">
      <w:pPr>
        <w:pBdr>
          <w:top w:val="nil"/>
          <w:left w:val="nil"/>
          <w:bottom w:val="nil"/>
          <w:right w:val="nil"/>
          <w:between w:val="nil"/>
        </w:pBdr>
        <w:rPr>
          <w:rFonts w:eastAsia="Times New Roman" w:cs="Times New Roman"/>
          <w:szCs w:val="24"/>
        </w:rPr>
      </w:pPr>
      <w:r w:rsidRPr="00FF4F12">
        <w:rPr>
          <w:rFonts w:eastAsia="Times New Roman" w:cs="Times New Roman"/>
          <w:szCs w:val="24"/>
        </w:rPr>
        <w:t>Jiménez Bautista, F. (2024). Comprender para conocer: desde Johan Galtung a la paz neutra. Revista de Cultura de Paz, 8,284–306.</w:t>
      </w:r>
      <w:hyperlink r:id="rId47">
        <w:r w:rsidRPr="00FF4F12">
          <w:rPr>
            <w:rFonts w:eastAsia="Times New Roman" w:cs="Times New Roman"/>
            <w:szCs w:val="24"/>
          </w:rPr>
          <w:t xml:space="preserve"> https://doi.org/10.58508/cultpaz.v8.228</w:t>
        </w:r>
      </w:hyperlink>
      <w:r w:rsidRPr="00FF4F12">
        <w:rPr>
          <w:rFonts w:eastAsia="Times New Roman" w:cs="Times New Roman"/>
          <w:szCs w:val="24"/>
        </w:rPr>
        <w:t xml:space="preserve"> </w:t>
      </w:r>
    </w:p>
    <w:p w14:paraId="570D9CFF" w14:textId="77777777" w:rsidR="00F005FE" w:rsidRPr="00C60DD2" w:rsidRDefault="00F005FE" w:rsidP="00F005FE">
      <w:pPr>
        <w:pBdr>
          <w:top w:val="nil"/>
          <w:left w:val="nil"/>
          <w:bottom w:val="nil"/>
          <w:right w:val="nil"/>
          <w:between w:val="nil"/>
        </w:pBdr>
        <w:rPr>
          <w:del w:id="3156" w:author="Edu Fisica" w:date="2026-05-16T07:13:00Z"/>
          <w:rFonts w:eastAsia="Times New Roman" w:cs="Times New Roman"/>
          <w:color w:val="FF0000"/>
          <w:szCs w:val="24"/>
        </w:rPr>
      </w:pPr>
      <w:del w:id="3157" w:author="Edu Fisica" w:date="2026-05-16T07:13:00Z">
        <w:r w:rsidRPr="00C60DD2">
          <w:rPr>
            <w:rFonts w:eastAsia="Times New Roman" w:cs="Times New Roman"/>
            <w:color w:val="FF0000"/>
            <w:szCs w:val="24"/>
          </w:rPr>
          <w:delText>Jiménez Bautista, F. (2019). Educación neutral y Educación para la Paz neutra. Revista de Cultura de Paz, 3, 367-387.</w:delText>
        </w:r>
        <w:r w:rsidR="00DC5717">
          <w:fldChar w:fldCharType="begin"/>
        </w:r>
        <w:r w:rsidR="00DC5717">
          <w:delInstrText xml:space="preserve"> HYPERLINK "https://revistadeculturadepaz.com/index.php/cultur" \h </w:delInstrText>
        </w:r>
        <w:r w:rsidR="00DC5717">
          <w:fldChar w:fldCharType="separate"/>
        </w:r>
        <w:r w:rsidRPr="00C60DD2">
          <w:rPr>
            <w:rFonts w:eastAsia="Times New Roman" w:cs="Times New Roman"/>
            <w:color w:val="FF0000"/>
            <w:szCs w:val="24"/>
          </w:rPr>
          <w:delText xml:space="preserve"> https://revistadeculturadepaz.com/index.php/cultur</w:delText>
        </w:r>
        <w:r w:rsidR="00DC5717">
          <w:rPr>
            <w:rFonts w:eastAsia="Times New Roman" w:cs="Times New Roman"/>
            <w:color w:val="FF0000"/>
            <w:szCs w:val="24"/>
          </w:rPr>
          <w:fldChar w:fldCharType="end"/>
        </w:r>
      </w:del>
    </w:p>
    <w:p w14:paraId="701681DE" w14:textId="77777777" w:rsidR="00F005FE" w:rsidRPr="00FF4F12" w:rsidRDefault="00F005FE" w:rsidP="00F005FE">
      <w:pPr>
        <w:pBdr>
          <w:top w:val="nil"/>
          <w:left w:val="nil"/>
          <w:bottom w:val="nil"/>
          <w:right w:val="nil"/>
          <w:between w:val="nil"/>
        </w:pBdr>
        <w:rPr>
          <w:rFonts w:eastAsia="Times New Roman" w:cs="Times New Roman"/>
          <w:szCs w:val="24"/>
        </w:rPr>
      </w:pPr>
      <w:r w:rsidRPr="00FF4F12">
        <w:rPr>
          <w:rFonts w:eastAsia="Times New Roman" w:cs="Times New Roman"/>
          <w:szCs w:val="24"/>
        </w:rPr>
        <w:t>Kant, I. (2002). Hacia la paz perpetua (Trad. J. Abellán). Biblioteca Nueva. (Obra original publicada en 1795)</w:t>
      </w:r>
    </w:p>
    <w:p w14:paraId="2A811DBB" w14:textId="77777777" w:rsidR="00F005FE" w:rsidRPr="00FF4F12" w:rsidRDefault="00F005FE" w:rsidP="00F005FE">
      <w:pPr>
        <w:jc w:val="both"/>
        <w:rPr>
          <w:rFonts w:eastAsia="Times New Roman" w:cs="Times New Roman"/>
          <w:szCs w:val="24"/>
        </w:rPr>
      </w:pPr>
      <w:r w:rsidRPr="00FF4F12">
        <w:rPr>
          <w:rFonts w:eastAsia="Times New Roman" w:cs="Times New Roman"/>
          <w:szCs w:val="24"/>
        </w:rPr>
        <w:t xml:space="preserve">Lewin, K. </w:t>
      </w:r>
      <w:proofErr w:type="spellStart"/>
      <w:r w:rsidRPr="00FF4F12">
        <w:rPr>
          <w:rFonts w:eastAsia="Times New Roman" w:cs="Times New Roman"/>
          <w:szCs w:val="24"/>
        </w:rPr>
        <w:t>Tax</w:t>
      </w:r>
      <w:proofErr w:type="spellEnd"/>
      <w:r w:rsidRPr="00FF4F12">
        <w:rPr>
          <w:rFonts w:eastAsia="Times New Roman" w:cs="Times New Roman"/>
          <w:szCs w:val="24"/>
        </w:rPr>
        <w:t xml:space="preserve">, S. </w:t>
      </w:r>
      <w:proofErr w:type="spellStart"/>
      <w:r w:rsidRPr="00FF4F12">
        <w:rPr>
          <w:rFonts w:eastAsia="Times New Roman" w:cs="Times New Roman"/>
          <w:szCs w:val="24"/>
        </w:rPr>
        <w:t>Stavenhagen</w:t>
      </w:r>
      <w:proofErr w:type="spellEnd"/>
      <w:r w:rsidRPr="00FF4F12">
        <w:rPr>
          <w:rFonts w:eastAsia="Times New Roman" w:cs="Times New Roman"/>
          <w:szCs w:val="24"/>
        </w:rPr>
        <w:t xml:space="preserve">, R. Fals Borda, O. </w:t>
      </w:r>
      <w:proofErr w:type="spellStart"/>
      <w:r w:rsidRPr="00FF4F12">
        <w:rPr>
          <w:rFonts w:eastAsia="Times New Roman" w:cs="Times New Roman"/>
          <w:szCs w:val="24"/>
        </w:rPr>
        <w:t>Zamosc</w:t>
      </w:r>
      <w:proofErr w:type="spellEnd"/>
      <w:r w:rsidRPr="00FF4F12">
        <w:rPr>
          <w:rFonts w:eastAsia="Times New Roman" w:cs="Times New Roman"/>
          <w:szCs w:val="24"/>
        </w:rPr>
        <w:t xml:space="preserve">, L. Kemmis, S. Rahman, A. La investigación-acción participativa inicios y desarrollos. Madrid. Editorial Humanitarias. </w:t>
      </w:r>
    </w:p>
    <w:p w14:paraId="03E23196" w14:textId="77777777" w:rsidR="00C92C13" w:rsidRDefault="00C92C13" w:rsidP="00F005FE">
      <w:pPr>
        <w:pBdr>
          <w:top w:val="nil"/>
          <w:left w:val="nil"/>
          <w:bottom w:val="nil"/>
          <w:right w:val="nil"/>
          <w:between w:val="nil"/>
        </w:pBdr>
        <w:rPr>
          <w:ins w:id="3158" w:author="Edu Fisica" w:date="2026-05-16T07:13:00Z"/>
          <w:rFonts w:eastAsia="Times New Roman" w:cs="Times New Roman"/>
          <w:szCs w:val="24"/>
        </w:rPr>
      </w:pPr>
    </w:p>
    <w:p w14:paraId="5F2735FB" w14:textId="77777777" w:rsidR="00C92C13" w:rsidRDefault="00C92C13" w:rsidP="00F005FE">
      <w:pPr>
        <w:pBdr>
          <w:top w:val="nil"/>
          <w:left w:val="nil"/>
          <w:bottom w:val="nil"/>
          <w:right w:val="nil"/>
          <w:between w:val="nil"/>
        </w:pBdr>
        <w:rPr>
          <w:ins w:id="3159" w:author="Edu Fisica" w:date="2026-05-16T07:13:00Z"/>
        </w:rPr>
      </w:pPr>
      <w:ins w:id="3160" w:author="Edu Fisica" w:date="2026-05-16T07:13:00Z">
        <w:r>
          <w:t xml:space="preserve">Institución Educativa José Antonio Galán. (2025). </w:t>
        </w:r>
        <w:r>
          <w:rPr>
            <w:rStyle w:val="nfasis"/>
          </w:rPr>
          <w:t>Jornada de Educación para la Paz</w:t>
        </w:r>
        <w:r>
          <w:t xml:space="preserve"> [Video]. Facebook. </w:t>
        </w:r>
        <w:r w:rsidR="00DC5717">
          <w:fldChar w:fldCharType="begin"/>
        </w:r>
        <w:r w:rsidR="00DC5717">
          <w:instrText xml:space="preserve"> HYPERLINK "https://www.facebook.com/share/v/18nBGa5YZ3/" \t "_new" </w:instrText>
        </w:r>
        <w:r w:rsidR="00DC5717">
          <w:fldChar w:fldCharType="separate"/>
        </w:r>
        <w:r>
          <w:rPr>
            <w:rStyle w:val="Hipervnculo"/>
          </w:rPr>
          <w:t>https://www.facebook.com/share/v/18nBGa5YZ3/</w:t>
        </w:r>
        <w:r w:rsidR="00DC5717">
          <w:rPr>
            <w:rStyle w:val="Hipervnculo"/>
          </w:rPr>
          <w:fldChar w:fldCharType="end"/>
        </w:r>
      </w:ins>
    </w:p>
    <w:p w14:paraId="365E60FB" w14:textId="72F9405D" w:rsidR="00F005FE" w:rsidRPr="00FF4F12" w:rsidRDefault="00F005FE" w:rsidP="00F005FE">
      <w:pPr>
        <w:pBdr>
          <w:top w:val="nil"/>
          <w:left w:val="nil"/>
          <w:bottom w:val="nil"/>
          <w:right w:val="nil"/>
          <w:between w:val="nil"/>
        </w:pBdr>
        <w:rPr>
          <w:rFonts w:eastAsia="Times New Roman" w:cs="Times New Roman"/>
          <w:szCs w:val="24"/>
        </w:rPr>
      </w:pPr>
      <w:r w:rsidRPr="00FF4F12">
        <w:rPr>
          <w:rFonts w:eastAsia="Times New Roman" w:cs="Times New Roman"/>
          <w:szCs w:val="24"/>
        </w:rPr>
        <w:t>López Berlanga, M. C., &amp; Sánchez Romero, C. (2019). La interacción y convivencia digital de los estudiantes en las redes sociales. Escuela Internacional de Doctorado (EIDUNED), Universidad Nacional de Educación a Distancia (UNED).</w:t>
      </w:r>
    </w:p>
    <w:p w14:paraId="5DBB530D" w14:textId="77777777" w:rsidR="00F005FE" w:rsidRPr="00FF4F12" w:rsidRDefault="00F005FE" w:rsidP="00F005FE">
      <w:pPr>
        <w:pBdr>
          <w:top w:val="nil"/>
          <w:left w:val="nil"/>
          <w:bottom w:val="nil"/>
          <w:right w:val="nil"/>
          <w:between w:val="nil"/>
        </w:pBdr>
        <w:rPr>
          <w:rFonts w:eastAsia="Times New Roman" w:cs="Times New Roman"/>
          <w:szCs w:val="24"/>
        </w:rPr>
      </w:pPr>
      <w:r w:rsidRPr="00FF4F12">
        <w:rPr>
          <w:rFonts w:eastAsia="Times New Roman" w:cs="Times New Roman"/>
          <w:szCs w:val="24"/>
        </w:rPr>
        <w:t>López Casanova, J. L. (2024). Fortalecimiento de las emociones en los estudiantes del Centro Educativo La Orejuela del municipio de Ipiales mediante la implementación de la estrategia pedagógica “Tejiendo lazos de convivencia” (Tesis de maestría, Universidad Mariana, Facultad de Educación, Programa de Maestría en Pedagogía).</w:t>
      </w:r>
    </w:p>
    <w:p w14:paraId="766DF9B4" w14:textId="77777777" w:rsidR="00F005FE" w:rsidRPr="00FF4F12" w:rsidRDefault="00F005FE" w:rsidP="00F005FE">
      <w:pPr>
        <w:pBdr>
          <w:top w:val="nil"/>
          <w:left w:val="nil"/>
          <w:bottom w:val="nil"/>
          <w:right w:val="nil"/>
          <w:between w:val="nil"/>
        </w:pBdr>
        <w:rPr>
          <w:rFonts w:eastAsia="Times New Roman" w:cs="Times New Roman"/>
          <w:szCs w:val="24"/>
        </w:rPr>
      </w:pPr>
      <w:r w:rsidRPr="00FF4F12">
        <w:rPr>
          <w:rFonts w:eastAsia="Times New Roman" w:cs="Times New Roman"/>
          <w:szCs w:val="24"/>
        </w:rPr>
        <w:t>Mesa Manosalva, E. G. (2021). Aportes étnico-culturales y educativos de docentes de la Universidad de Nariño para construir la paz en el posconflicto (Tesis doctoral). Universidad de Granada, Facultad de la Educación, Instituto Universitario de Investigación de la Paz y los Conflictos, España.</w:t>
      </w:r>
    </w:p>
    <w:p w14:paraId="74116260" w14:textId="77777777" w:rsidR="00F005FE" w:rsidRPr="00FF4F12" w:rsidRDefault="00F005FE" w:rsidP="00F005FE">
      <w:pPr>
        <w:jc w:val="both"/>
        <w:rPr>
          <w:rFonts w:eastAsia="Times New Roman" w:cs="Times New Roman"/>
          <w:szCs w:val="24"/>
        </w:rPr>
      </w:pPr>
      <w:r w:rsidRPr="00FF4F12">
        <w:rPr>
          <w:rFonts w:eastAsia="Times New Roman" w:cs="Times New Roman"/>
          <w:szCs w:val="24"/>
        </w:rPr>
        <w:t>Montenegro Martínez, M. Investigación acción participativa. Universidad Oberta de Catalunya (UOC).</w:t>
      </w:r>
    </w:p>
    <w:p w14:paraId="59F803F8" w14:textId="77777777" w:rsidR="00F005FE" w:rsidRPr="00FF4F12" w:rsidRDefault="00F005FE" w:rsidP="00F005FE">
      <w:pPr>
        <w:pBdr>
          <w:top w:val="nil"/>
          <w:left w:val="nil"/>
          <w:bottom w:val="nil"/>
          <w:right w:val="nil"/>
          <w:between w:val="nil"/>
        </w:pBdr>
        <w:rPr>
          <w:rFonts w:eastAsia="Times New Roman" w:cs="Times New Roman"/>
          <w:szCs w:val="24"/>
        </w:rPr>
      </w:pPr>
      <w:r w:rsidRPr="00FF4F12">
        <w:rPr>
          <w:rFonts w:eastAsia="Times New Roman" w:cs="Times New Roman"/>
          <w:szCs w:val="24"/>
        </w:rPr>
        <w:t>Morales, J. (2017). Teoría de la Educación para la Paz en América Latina. Universidad Autónoma "Benito Juárez" de Oaxaca.</w:t>
      </w:r>
    </w:p>
    <w:p w14:paraId="1ABD2E1E" w14:textId="77777777" w:rsidR="00F005FE" w:rsidRPr="00FF4F12" w:rsidRDefault="00F005FE" w:rsidP="00F005FE">
      <w:pPr>
        <w:pBdr>
          <w:top w:val="nil"/>
          <w:left w:val="nil"/>
          <w:bottom w:val="nil"/>
          <w:right w:val="nil"/>
          <w:between w:val="nil"/>
        </w:pBdr>
        <w:rPr>
          <w:rFonts w:eastAsia="Times New Roman" w:cs="Times New Roman"/>
          <w:szCs w:val="24"/>
        </w:rPr>
      </w:pPr>
      <w:r w:rsidRPr="00FF4F12">
        <w:rPr>
          <w:rFonts w:eastAsia="Times New Roman" w:cs="Times New Roman"/>
          <w:szCs w:val="24"/>
        </w:rPr>
        <w:t xml:space="preserve">Moreno Muñoz, M. R. (2023). Estrategia </w:t>
      </w:r>
      <w:proofErr w:type="spellStart"/>
      <w:r w:rsidRPr="00FF4F12">
        <w:rPr>
          <w:rFonts w:eastAsia="Times New Roman" w:cs="Times New Roman"/>
          <w:szCs w:val="24"/>
        </w:rPr>
        <w:t>microcurricular</w:t>
      </w:r>
      <w:proofErr w:type="spellEnd"/>
      <w:r w:rsidRPr="00FF4F12">
        <w:rPr>
          <w:rFonts w:eastAsia="Times New Roman" w:cs="Times New Roman"/>
          <w:szCs w:val="24"/>
        </w:rPr>
        <w:t xml:space="preserve"> para la enseñanza y aprendizaje de prácticas sostenibles de paz territorial, desde el marco del posconflicto y de justicia transicional, en la Universidad Mariana (Trabajo de maestría). Universidad Mariana, Facultad de Educación, San Juan de Pasto.</w:t>
      </w:r>
    </w:p>
    <w:p w14:paraId="669EF363" w14:textId="77777777" w:rsidR="00F005FE" w:rsidRPr="00FF4F12" w:rsidRDefault="00F005FE" w:rsidP="00F005FE">
      <w:pPr>
        <w:pBdr>
          <w:top w:val="nil"/>
          <w:left w:val="nil"/>
          <w:bottom w:val="nil"/>
          <w:right w:val="nil"/>
          <w:between w:val="nil"/>
        </w:pBdr>
        <w:rPr>
          <w:rFonts w:eastAsia="Times New Roman" w:cs="Times New Roman"/>
          <w:szCs w:val="24"/>
        </w:rPr>
      </w:pPr>
      <w:r w:rsidRPr="00FF4F12">
        <w:rPr>
          <w:rFonts w:eastAsia="Times New Roman" w:cs="Times New Roman"/>
          <w:szCs w:val="24"/>
        </w:rPr>
        <w:t>MPDL (2012). Educación para la Paz. Movimiento por la Paz, el Desarme y la Libertad.</w:t>
      </w:r>
    </w:p>
    <w:p w14:paraId="7AEC0988" w14:textId="77777777" w:rsidR="00F005FE" w:rsidRPr="00FF4F12" w:rsidRDefault="00F005FE" w:rsidP="00F005FE">
      <w:pPr>
        <w:pBdr>
          <w:top w:val="nil"/>
          <w:left w:val="nil"/>
          <w:bottom w:val="nil"/>
          <w:right w:val="nil"/>
          <w:between w:val="nil"/>
        </w:pBdr>
        <w:rPr>
          <w:rFonts w:eastAsia="Times New Roman" w:cs="Times New Roman"/>
          <w:szCs w:val="24"/>
        </w:rPr>
      </w:pPr>
      <w:proofErr w:type="spellStart"/>
      <w:r w:rsidRPr="00FF4F12">
        <w:rPr>
          <w:rFonts w:eastAsia="Times New Roman" w:cs="Times New Roman"/>
          <w:szCs w:val="24"/>
        </w:rPr>
        <w:t>OpenAI</w:t>
      </w:r>
      <w:proofErr w:type="spellEnd"/>
      <w:r w:rsidRPr="00FF4F12">
        <w:rPr>
          <w:rFonts w:eastAsia="Times New Roman" w:cs="Times New Roman"/>
          <w:szCs w:val="24"/>
        </w:rPr>
        <w:t xml:space="preserve">. (2024). </w:t>
      </w:r>
      <w:proofErr w:type="spellStart"/>
      <w:r w:rsidRPr="00FF4F12">
        <w:rPr>
          <w:rFonts w:eastAsia="Times New Roman" w:cs="Times New Roman"/>
          <w:szCs w:val="24"/>
        </w:rPr>
        <w:t>ChatGPT</w:t>
      </w:r>
      <w:proofErr w:type="spellEnd"/>
      <w:r w:rsidRPr="00FF4F12">
        <w:rPr>
          <w:rFonts w:eastAsia="Times New Roman" w:cs="Times New Roman"/>
          <w:szCs w:val="24"/>
        </w:rPr>
        <w:t xml:space="preserve"> (Versión GPT-4) [Modelo de inteligencia artificial].</w:t>
      </w:r>
      <w:hyperlink r:id="rId48">
        <w:r w:rsidRPr="00FF4F12">
          <w:rPr>
            <w:rFonts w:eastAsia="Times New Roman" w:cs="Times New Roman"/>
            <w:szCs w:val="24"/>
          </w:rPr>
          <w:t xml:space="preserve"> https://chat.openai.com/</w:t>
        </w:r>
      </w:hyperlink>
    </w:p>
    <w:p w14:paraId="4C36AE2D" w14:textId="77777777" w:rsidR="00F005FE" w:rsidRPr="00FF4F12" w:rsidRDefault="00F005FE" w:rsidP="00F005FE">
      <w:pPr>
        <w:rPr>
          <w:rFonts w:cs="Times New Roman"/>
          <w:lang w:val="es-CO"/>
        </w:rPr>
      </w:pPr>
      <w:r w:rsidRPr="00FF4F12">
        <w:rPr>
          <w:rFonts w:cs="Times New Roman"/>
          <w:lang w:val="es-CO"/>
        </w:rPr>
        <w:t xml:space="preserve">Muñoz, F. A. (2001). La paz imperfecta. Universidad de Granada. </w:t>
      </w:r>
    </w:p>
    <w:p w14:paraId="68C4D348" w14:textId="77777777" w:rsidR="00F005FE" w:rsidRPr="00FF4F12" w:rsidRDefault="00F005FE" w:rsidP="00F005FE">
      <w:pPr>
        <w:pBdr>
          <w:top w:val="nil"/>
          <w:left w:val="nil"/>
          <w:bottom w:val="nil"/>
          <w:right w:val="nil"/>
          <w:between w:val="nil"/>
        </w:pBdr>
        <w:rPr>
          <w:rFonts w:eastAsia="Times New Roman" w:cs="Times New Roman"/>
          <w:szCs w:val="24"/>
        </w:rPr>
      </w:pPr>
      <w:r w:rsidRPr="00FF4F12">
        <w:rPr>
          <w:rFonts w:eastAsia="Times New Roman" w:cs="Times New Roman"/>
          <w:szCs w:val="24"/>
        </w:rPr>
        <w:t>Organización de las Naciones Unidas. (1999). Cultura de paz: Declaración y programa de acción. Disponible en:</w:t>
      </w:r>
      <w:hyperlink r:id="rId49">
        <w:r w:rsidRPr="00FF4F12">
          <w:rPr>
            <w:rFonts w:eastAsia="Times New Roman" w:cs="Times New Roman"/>
            <w:szCs w:val="24"/>
          </w:rPr>
          <w:t xml:space="preserve"> http://unescopaz.uprrp.edu/documentos/culturapaz.pdf</w:t>
        </w:r>
      </w:hyperlink>
      <w:r w:rsidRPr="00FF4F12">
        <w:rPr>
          <w:rFonts w:eastAsia="Times New Roman" w:cs="Times New Roman"/>
          <w:szCs w:val="24"/>
        </w:rPr>
        <w:t>.</w:t>
      </w:r>
    </w:p>
    <w:p w14:paraId="61EA5050" w14:textId="77777777" w:rsidR="00F005FE" w:rsidRPr="00FF4F12" w:rsidRDefault="00F005FE" w:rsidP="00F005FE">
      <w:pPr>
        <w:pBdr>
          <w:top w:val="nil"/>
          <w:left w:val="nil"/>
          <w:bottom w:val="nil"/>
          <w:right w:val="nil"/>
          <w:between w:val="nil"/>
        </w:pBdr>
        <w:rPr>
          <w:rFonts w:eastAsia="Times New Roman" w:cs="Times New Roman"/>
          <w:szCs w:val="24"/>
        </w:rPr>
      </w:pPr>
      <w:r w:rsidRPr="00FF4F12">
        <w:rPr>
          <w:rFonts w:eastAsia="Times New Roman" w:cs="Times New Roman"/>
          <w:szCs w:val="24"/>
        </w:rPr>
        <w:t>Papalia, D. E., &amp; Feldman, R. D. (2012). Desarrollo humano (12ª ed.). McGraw-Hill.</w:t>
      </w:r>
      <w:hyperlink r:id="rId50">
        <w:r w:rsidRPr="00FF4F12">
          <w:rPr>
            <w:rFonts w:eastAsia="Times New Roman" w:cs="Times New Roman"/>
            <w:szCs w:val="24"/>
          </w:rPr>
          <w:t xml:space="preserve"> https://psicologoseducativosgeneracion20172021.wordpress.com/wp-content/uploads/2017/08/papalia-feldman-desarrollo-humano-12a-ed2.pdf</w:t>
        </w:r>
      </w:hyperlink>
    </w:p>
    <w:p w14:paraId="75180120" w14:textId="77777777" w:rsidR="00F005FE" w:rsidRPr="00FF4F12" w:rsidRDefault="00F005FE" w:rsidP="00F005FE">
      <w:pPr>
        <w:pBdr>
          <w:top w:val="nil"/>
          <w:left w:val="nil"/>
          <w:bottom w:val="nil"/>
          <w:right w:val="nil"/>
          <w:between w:val="nil"/>
        </w:pBdr>
        <w:rPr>
          <w:rFonts w:eastAsia="Times New Roman" w:cs="Times New Roman"/>
          <w:szCs w:val="24"/>
        </w:rPr>
      </w:pPr>
      <w:r w:rsidRPr="00FF4F12">
        <w:rPr>
          <w:rFonts w:eastAsia="Times New Roman" w:cs="Times New Roman"/>
          <w:szCs w:val="24"/>
        </w:rPr>
        <w:t>Piaget, J., &amp; Inhelder, B. (1997). La psicología del niño (14.ª ed.). Ediciones Morata.</w:t>
      </w:r>
    </w:p>
    <w:p w14:paraId="34F01054" w14:textId="2127E912" w:rsidR="00F005FE" w:rsidRPr="00FF4F12" w:rsidRDefault="00F005FE" w:rsidP="00F005FE">
      <w:pPr>
        <w:pBdr>
          <w:top w:val="nil"/>
          <w:left w:val="nil"/>
          <w:bottom w:val="nil"/>
          <w:right w:val="nil"/>
          <w:between w:val="nil"/>
        </w:pBdr>
        <w:rPr>
          <w:rFonts w:eastAsia="Times New Roman" w:cs="Times New Roman"/>
          <w:szCs w:val="24"/>
        </w:rPr>
      </w:pPr>
      <w:r w:rsidRPr="00FF4F12">
        <w:rPr>
          <w:rFonts w:eastAsia="Times New Roman" w:cs="Times New Roman"/>
          <w:szCs w:val="24"/>
        </w:rPr>
        <w:t>Presidencia de la República de Colombia. (2015). Decreto 1038 de 2015: Por el cual se reglamenta la Cátedra de la Paz (</w:t>
      </w:r>
      <w:r w:rsidR="00AC68F0" w:rsidRPr="00FF4F12">
        <w:rPr>
          <w:rFonts w:eastAsia="Times New Roman" w:cs="Times New Roman"/>
          <w:szCs w:val="24"/>
        </w:rPr>
        <w:t>mayo</w:t>
      </w:r>
      <w:r w:rsidRPr="00FF4F12">
        <w:rPr>
          <w:rFonts w:eastAsia="Times New Roman" w:cs="Times New Roman"/>
          <w:szCs w:val="24"/>
        </w:rPr>
        <w:t xml:space="preserve"> 25). Diario Oficial No. 49.680, 25 de mayo de 2015.</w:t>
      </w:r>
    </w:p>
    <w:p w14:paraId="78AF28F9" w14:textId="77777777" w:rsidR="00F005FE" w:rsidRPr="00FF4F12" w:rsidRDefault="00F005FE" w:rsidP="00F005FE">
      <w:pPr>
        <w:pBdr>
          <w:top w:val="nil"/>
          <w:left w:val="nil"/>
          <w:bottom w:val="nil"/>
          <w:right w:val="nil"/>
          <w:between w:val="nil"/>
        </w:pBdr>
        <w:rPr>
          <w:rFonts w:eastAsia="Times New Roman" w:cs="Times New Roman"/>
          <w:szCs w:val="24"/>
        </w:rPr>
      </w:pPr>
      <w:r w:rsidRPr="00FF4F12">
        <w:rPr>
          <w:rFonts w:eastAsia="Times New Roman" w:cs="Times New Roman"/>
          <w:szCs w:val="24"/>
        </w:rPr>
        <w:t xml:space="preserve">Rodríguez García, S., </w:t>
      </w:r>
      <w:proofErr w:type="spellStart"/>
      <w:r w:rsidRPr="00FF4F12">
        <w:rPr>
          <w:rFonts w:eastAsia="Times New Roman" w:cs="Times New Roman"/>
          <w:szCs w:val="24"/>
        </w:rPr>
        <w:t>Herraíz</w:t>
      </w:r>
      <w:proofErr w:type="spellEnd"/>
      <w:r w:rsidRPr="00FF4F12">
        <w:rPr>
          <w:rFonts w:eastAsia="Times New Roman" w:cs="Times New Roman"/>
          <w:szCs w:val="24"/>
        </w:rPr>
        <w:t xml:space="preserve"> Domingo, N., Prieto de la Higuera, M., Martínez Solla, M., Picazo Zabala, I., Castro Peláez, S., &amp; Bernal Escámez, S. (2011). Métodos de investigación en Educación Especial (3.a ed.). En Francisco Javier Murillo Torrecilla (Coord.), Investigación acción (Curso 2010-2011).</w:t>
      </w:r>
    </w:p>
    <w:p w14:paraId="72C3DD14" w14:textId="77777777" w:rsidR="00F005FE" w:rsidRPr="00FF4F12" w:rsidRDefault="00F005FE" w:rsidP="00F005FE">
      <w:pPr>
        <w:pBdr>
          <w:top w:val="nil"/>
          <w:left w:val="nil"/>
          <w:bottom w:val="nil"/>
          <w:right w:val="nil"/>
          <w:between w:val="nil"/>
        </w:pBdr>
        <w:rPr>
          <w:rFonts w:eastAsia="Times New Roman" w:cs="Times New Roman"/>
          <w:szCs w:val="24"/>
          <w:lang w:val="en-US"/>
        </w:rPr>
      </w:pPr>
      <w:r w:rsidRPr="00FF4F12">
        <w:rPr>
          <w:rFonts w:eastAsia="Times New Roman" w:cs="Times New Roman"/>
          <w:szCs w:val="24"/>
        </w:rPr>
        <w:t xml:space="preserve">Romero Izarra, Gonzalo &amp; Caballero González, Amparo (2008). Convivencia, clima de aula y filosofía para niños. </w:t>
      </w:r>
      <w:r w:rsidRPr="00FF4F12">
        <w:rPr>
          <w:rFonts w:eastAsia="Times New Roman" w:cs="Times New Roman"/>
          <w:szCs w:val="24"/>
          <w:lang w:val="en-US"/>
        </w:rPr>
        <w:t>REIFOP, 27 Vol. 11 (3). (Enlace web: http://www.aufop.com/aufop/home/</w:t>
      </w:r>
    </w:p>
    <w:p w14:paraId="5F053596" w14:textId="77777777" w:rsidR="00F005FE" w:rsidRPr="00FF4F12" w:rsidRDefault="00F005FE" w:rsidP="00F005FE">
      <w:pPr>
        <w:pBdr>
          <w:top w:val="nil"/>
          <w:left w:val="nil"/>
          <w:bottom w:val="nil"/>
          <w:right w:val="nil"/>
          <w:between w:val="nil"/>
        </w:pBdr>
        <w:rPr>
          <w:rFonts w:eastAsia="Times New Roman" w:cs="Times New Roman"/>
          <w:szCs w:val="24"/>
        </w:rPr>
      </w:pPr>
      <w:r w:rsidRPr="00FF4F12">
        <w:rPr>
          <w:rFonts w:eastAsia="Times New Roman" w:cs="Times New Roman"/>
          <w:szCs w:val="24"/>
          <w:lang w:val="en-US"/>
        </w:rPr>
        <w:t xml:space="preserve">Stewart, G. L., </w:t>
      </w:r>
      <w:proofErr w:type="spellStart"/>
      <w:r w:rsidRPr="00FF4F12">
        <w:rPr>
          <w:rFonts w:eastAsia="Times New Roman" w:cs="Times New Roman"/>
          <w:szCs w:val="24"/>
          <w:lang w:val="en-US"/>
        </w:rPr>
        <w:t>Manz</w:t>
      </w:r>
      <w:proofErr w:type="spellEnd"/>
      <w:r w:rsidRPr="00FF4F12">
        <w:rPr>
          <w:rFonts w:eastAsia="Times New Roman" w:cs="Times New Roman"/>
          <w:szCs w:val="24"/>
          <w:lang w:val="en-US"/>
        </w:rPr>
        <w:t xml:space="preserve">, C. C., &amp; Sims, H. P. (2003). </w:t>
      </w:r>
      <w:r w:rsidRPr="00FF4F12">
        <w:rPr>
          <w:rFonts w:eastAsia="Times New Roman" w:cs="Times New Roman"/>
          <w:szCs w:val="24"/>
        </w:rPr>
        <w:t>El trabajo en equipo y dinámica de grupo. Limusa Wiley.</w:t>
      </w:r>
    </w:p>
    <w:p w14:paraId="65E595EE" w14:textId="77777777" w:rsidR="00F005FE" w:rsidRPr="00FF4F12" w:rsidRDefault="00F005FE" w:rsidP="00F005FE">
      <w:pPr>
        <w:pBdr>
          <w:top w:val="nil"/>
          <w:left w:val="nil"/>
          <w:bottom w:val="nil"/>
          <w:right w:val="nil"/>
          <w:between w:val="nil"/>
        </w:pBdr>
        <w:rPr>
          <w:rFonts w:eastAsia="Times New Roman" w:cs="Times New Roman"/>
          <w:szCs w:val="24"/>
        </w:rPr>
      </w:pPr>
      <w:r w:rsidRPr="00FF4F12">
        <w:rPr>
          <w:rFonts w:eastAsia="Times New Roman" w:cs="Times New Roman"/>
          <w:szCs w:val="24"/>
        </w:rPr>
        <w:t xml:space="preserve">UNICEF &amp; Gobierno de la Provincia de Buenos Aires. (2020). Guía de sensibilización sobre Convivencia Digital (2da </w:t>
      </w:r>
      <w:proofErr w:type="spellStart"/>
      <w:r w:rsidRPr="00FF4F12">
        <w:rPr>
          <w:rFonts w:eastAsia="Times New Roman" w:cs="Times New Roman"/>
          <w:szCs w:val="24"/>
        </w:rPr>
        <w:t>ed</w:t>
      </w:r>
      <w:proofErr w:type="spellEnd"/>
      <w:r w:rsidRPr="00FF4F12">
        <w:rPr>
          <w:rFonts w:eastAsia="Times New Roman" w:cs="Times New Roman"/>
          <w:szCs w:val="24"/>
        </w:rPr>
        <w:t xml:space="preserve">). </w:t>
      </w:r>
      <w:hyperlink r:id="rId51">
        <w:r w:rsidRPr="00FF4F12">
          <w:rPr>
            <w:rFonts w:eastAsia="Times New Roman" w:cs="Times New Roman"/>
            <w:szCs w:val="24"/>
          </w:rPr>
          <w:t xml:space="preserve"> https://www.unicef.org/argentina/media/9481/file/Gu%C3%ADa%20sobre%20Convivencia%20Digital-2020.pdf</w:t>
        </w:r>
      </w:hyperlink>
    </w:p>
    <w:p w14:paraId="33B5AE84" w14:textId="77777777" w:rsidR="00F005FE" w:rsidRPr="00FF4F12" w:rsidRDefault="00F005FE" w:rsidP="00F005FE">
      <w:pPr>
        <w:pBdr>
          <w:top w:val="nil"/>
          <w:left w:val="nil"/>
          <w:bottom w:val="nil"/>
          <w:right w:val="nil"/>
          <w:between w:val="nil"/>
        </w:pBdr>
        <w:rPr>
          <w:rFonts w:eastAsia="Times New Roman" w:cs="Times New Roman"/>
          <w:szCs w:val="24"/>
        </w:rPr>
      </w:pPr>
      <w:r w:rsidRPr="00FF4F12">
        <w:rPr>
          <w:rFonts w:eastAsia="Times New Roman" w:cs="Times New Roman"/>
          <w:szCs w:val="24"/>
        </w:rPr>
        <w:t xml:space="preserve">Vargas </w:t>
      </w:r>
      <w:proofErr w:type="spellStart"/>
      <w:r w:rsidRPr="00FF4F12">
        <w:rPr>
          <w:rFonts w:eastAsia="Times New Roman" w:cs="Times New Roman"/>
          <w:szCs w:val="24"/>
        </w:rPr>
        <w:t>Sanchez</w:t>
      </w:r>
      <w:proofErr w:type="spellEnd"/>
      <w:r w:rsidRPr="00FF4F12">
        <w:rPr>
          <w:rFonts w:eastAsia="Times New Roman" w:cs="Times New Roman"/>
          <w:szCs w:val="24"/>
        </w:rPr>
        <w:t>, M. (2022). Cuidados, Género y Cultura de Paz. Presupuestos teóricos y percepciones en el sistema educativo andaluz.</w:t>
      </w:r>
    </w:p>
    <w:p w14:paraId="5BF4DCBC" w14:textId="77777777" w:rsidR="00F005FE" w:rsidRPr="00FF4F12" w:rsidRDefault="00F005FE" w:rsidP="00F005FE">
      <w:pPr>
        <w:pBdr>
          <w:top w:val="nil"/>
          <w:left w:val="nil"/>
          <w:bottom w:val="nil"/>
          <w:right w:val="nil"/>
          <w:between w:val="nil"/>
        </w:pBdr>
        <w:rPr>
          <w:rFonts w:eastAsia="Times New Roman" w:cs="Times New Roman"/>
          <w:szCs w:val="24"/>
        </w:rPr>
      </w:pPr>
      <w:r w:rsidRPr="00FF4F12">
        <w:rPr>
          <w:rFonts w:eastAsia="Times New Roman" w:cs="Times New Roman"/>
          <w:szCs w:val="24"/>
        </w:rPr>
        <w:t>Villalobos Hernández, S. A. (2023). ¡Actos de paz! Narrativas digitales en el Colegio La Gaitana de Bogotá (2020-2022) (Trabajo de maestría). Universidad Nacional de Colombia, Facultad de Ciencias Humanas, Instituto de Investigación en Educación.</w:t>
      </w:r>
    </w:p>
    <w:p w14:paraId="5BC50FE2" w14:textId="77777777" w:rsidR="00F005FE" w:rsidRPr="00FF4F12" w:rsidRDefault="00F005FE" w:rsidP="00F005FE">
      <w:pPr>
        <w:jc w:val="both"/>
        <w:rPr>
          <w:rFonts w:eastAsia="Times New Roman" w:cs="Times New Roman"/>
          <w:szCs w:val="24"/>
        </w:rPr>
      </w:pPr>
      <w:r w:rsidRPr="00FF4F12">
        <w:rPr>
          <w:rFonts w:eastAsia="Times New Roman" w:cs="Times New Roman"/>
          <w:szCs w:val="24"/>
        </w:rPr>
        <w:t xml:space="preserve">Zapata, F. y </w:t>
      </w:r>
      <w:proofErr w:type="spellStart"/>
      <w:r w:rsidRPr="00FF4F12">
        <w:rPr>
          <w:rFonts w:eastAsia="Times New Roman" w:cs="Times New Roman"/>
          <w:szCs w:val="24"/>
        </w:rPr>
        <w:t>Rondán</w:t>
      </w:r>
      <w:proofErr w:type="spellEnd"/>
      <w:r w:rsidRPr="00FF4F12">
        <w:rPr>
          <w:rFonts w:eastAsia="Times New Roman" w:cs="Times New Roman"/>
          <w:szCs w:val="24"/>
        </w:rPr>
        <w:t xml:space="preserve">, V. (2016). La Investigación Acción Participativa. Guía conceptual y metodológica del instituto de montaña. Lima: Instituto de Montaña.  </w:t>
      </w:r>
    </w:p>
    <w:p w14:paraId="31FF270C" w14:textId="77777777" w:rsidR="00F005FE" w:rsidRPr="00FF4F12" w:rsidRDefault="00F005FE" w:rsidP="00F005FE">
      <w:pPr>
        <w:pBdr>
          <w:top w:val="nil"/>
          <w:left w:val="nil"/>
          <w:bottom w:val="nil"/>
          <w:right w:val="nil"/>
          <w:between w:val="nil"/>
        </w:pBdr>
        <w:rPr>
          <w:rFonts w:eastAsia="Times New Roman" w:cs="Times New Roman"/>
          <w:szCs w:val="24"/>
        </w:rPr>
      </w:pPr>
    </w:p>
    <w:p w14:paraId="7C7BBBBD" w14:textId="77777777" w:rsidR="00F005FE" w:rsidRDefault="00B638CA" w:rsidP="00B638CA">
      <w:pPr>
        <w:pStyle w:val="NormalWeb"/>
        <w:ind w:left="426" w:hanging="426"/>
        <w:jc w:val="center"/>
      </w:pPr>
      <w:r>
        <w:tab/>
      </w:r>
    </w:p>
    <w:p w14:paraId="33BA4DD4" w14:textId="77777777" w:rsidR="00F005FE" w:rsidRDefault="00F005FE" w:rsidP="00B638CA">
      <w:pPr>
        <w:pStyle w:val="NormalWeb"/>
        <w:ind w:left="426" w:hanging="426"/>
        <w:jc w:val="center"/>
      </w:pPr>
    </w:p>
    <w:p w14:paraId="3241BD66" w14:textId="77777777" w:rsidR="00F005FE" w:rsidRDefault="00F005FE" w:rsidP="00B638CA">
      <w:pPr>
        <w:pStyle w:val="NormalWeb"/>
        <w:ind w:left="426" w:hanging="426"/>
        <w:jc w:val="center"/>
      </w:pPr>
    </w:p>
    <w:p w14:paraId="21E4CA03" w14:textId="77777777" w:rsidR="00F005FE" w:rsidRDefault="00F005FE" w:rsidP="00B638CA">
      <w:pPr>
        <w:pStyle w:val="NormalWeb"/>
        <w:ind w:left="426" w:hanging="426"/>
        <w:jc w:val="center"/>
      </w:pPr>
    </w:p>
    <w:p w14:paraId="22AA624D" w14:textId="38EEFD95" w:rsidR="00F005FE" w:rsidRDefault="00F005FE" w:rsidP="00B638CA">
      <w:pPr>
        <w:pStyle w:val="NormalWeb"/>
        <w:ind w:left="426" w:hanging="426"/>
        <w:jc w:val="center"/>
      </w:pPr>
    </w:p>
    <w:p w14:paraId="43831924" w14:textId="17685605" w:rsidR="00554AE0" w:rsidRDefault="00554AE0" w:rsidP="00B638CA">
      <w:pPr>
        <w:pStyle w:val="NormalWeb"/>
        <w:ind w:left="426" w:hanging="426"/>
        <w:jc w:val="center"/>
      </w:pPr>
    </w:p>
    <w:p w14:paraId="18B8AC6D" w14:textId="7FBB8452" w:rsidR="00554AE0" w:rsidRDefault="00554AE0" w:rsidP="00B638CA">
      <w:pPr>
        <w:pStyle w:val="NormalWeb"/>
        <w:ind w:left="426" w:hanging="426"/>
        <w:jc w:val="center"/>
      </w:pPr>
    </w:p>
    <w:p w14:paraId="57D03CDE" w14:textId="6ABBECE2" w:rsidR="00554AE0" w:rsidRDefault="00554AE0" w:rsidP="00B638CA">
      <w:pPr>
        <w:pStyle w:val="NormalWeb"/>
        <w:ind w:left="426" w:hanging="426"/>
        <w:jc w:val="center"/>
      </w:pPr>
    </w:p>
    <w:p w14:paraId="467B8AF2" w14:textId="0C8E2E86" w:rsidR="00554AE0" w:rsidRDefault="00554AE0" w:rsidP="00B638CA">
      <w:pPr>
        <w:pStyle w:val="NormalWeb"/>
        <w:ind w:left="426" w:hanging="426"/>
        <w:jc w:val="center"/>
      </w:pPr>
    </w:p>
    <w:p w14:paraId="459B7E88" w14:textId="7951F58E" w:rsidR="00554AE0" w:rsidRDefault="00554AE0" w:rsidP="00B638CA">
      <w:pPr>
        <w:pStyle w:val="NormalWeb"/>
        <w:ind w:left="426" w:hanging="426"/>
        <w:jc w:val="center"/>
      </w:pPr>
    </w:p>
    <w:p w14:paraId="584633BB" w14:textId="77777777" w:rsidR="00554AE0" w:rsidRDefault="00554AE0" w:rsidP="00B638CA">
      <w:pPr>
        <w:pStyle w:val="NormalWeb"/>
        <w:ind w:left="426" w:hanging="426"/>
        <w:jc w:val="center"/>
      </w:pPr>
    </w:p>
    <w:p w14:paraId="714439C7" w14:textId="61697FB3" w:rsidR="00D52E93" w:rsidRDefault="00D52E93" w:rsidP="00B638CA">
      <w:pPr>
        <w:pStyle w:val="NormalWeb"/>
        <w:ind w:left="426" w:hanging="426"/>
        <w:jc w:val="center"/>
      </w:pPr>
    </w:p>
    <w:p w14:paraId="2754F256" w14:textId="00E18DD6" w:rsidR="00D52E93" w:rsidRDefault="00D52E93" w:rsidP="00B638CA">
      <w:pPr>
        <w:pStyle w:val="NormalWeb"/>
        <w:ind w:left="426" w:hanging="426"/>
        <w:jc w:val="center"/>
      </w:pPr>
    </w:p>
    <w:p w14:paraId="680AEDE2" w14:textId="0654D837" w:rsidR="00D52E93" w:rsidRDefault="00D52E93" w:rsidP="00B638CA">
      <w:pPr>
        <w:pStyle w:val="NormalWeb"/>
        <w:ind w:left="426" w:hanging="426"/>
        <w:jc w:val="center"/>
        <w:rPr>
          <w:ins w:id="3161" w:author="Edu Fisica" w:date="2026-05-16T07:13:00Z"/>
        </w:rPr>
      </w:pPr>
    </w:p>
    <w:p w14:paraId="7FF75E23" w14:textId="4FE372B4" w:rsidR="00D52E93" w:rsidRDefault="00D52E93" w:rsidP="00B638CA">
      <w:pPr>
        <w:pStyle w:val="NormalWeb"/>
        <w:ind w:left="426" w:hanging="426"/>
        <w:jc w:val="center"/>
        <w:rPr>
          <w:ins w:id="3162" w:author="Edu Fisica" w:date="2026-05-16T07:13:00Z"/>
        </w:rPr>
      </w:pPr>
    </w:p>
    <w:p w14:paraId="63B44552" w14:textId="15D44424" w:rsidR="00D52E93" w:rsidRDefault="00D52E93" w:rsidP="00B638CA">
      <w:pPr>
        <w:pStyle w:val="NormalWeb"/>
        <w:ind w:left="426" w:hanging="426"/>
        <w:jc w:val="center"/>
        <w:rPr>
          <w:ins w:id="3163" w:author="Edu Fisica" w:date="2026-05-16T07:13:00Z"/>
        </w:rPr>
      </w:pPr>
    </w:p>
    <w:p w14:paraId="0B46DB65" w14:textId="77777777" w:rsidR="00D52E93" w:rsidRDefault="00D52E93" w:rsidP="00B638CA">
      <w:pPr>
        <w:pStyle w:val="NormalWeb"/>
        <w:ind w:left="426" w:hanging="426"/>
        <w:jc w:val="center"/>
        <w:rPr>
          <w:ins w:id="3164" w:author="Edu Fisica" w:date="2026-05-16T07:13:00Z"/>
        </w:rPr>
      </w:pPr>
    </w:p>
    <w:p w14:paraId="2E7F6CE7" w14:textId="77777777" w:rsidR="00F005FE" w:rsidRDefault="00F005FE" w:rsidP="00B638CA">
      <w:pPr>
        <w:pStyle w:val="NormalWeb"/>
        <w:ind w:left="426" w:hanging="426"/>
        <w:jc w:val="center"/>
        <w:rPr>
          <w:ins w:id="3165" w:author="Edu Fisica" w:date="2026-05-16T07:13:00Z"/>
        </w:rPr>
      </w:pPr>
    </w:p>
    <w:p w14:paraId="307AE3E8" w14:textId="25A9818B" w:rsidR="00F005FE" w:rsidRDefault="00F005FE" w:rsidP="00B638CA">
      <w:pPr>
        <w:pStyle w:val="NormalWeb"/>
        <w:ind w:left="426" w:hanging="426"/>
        <w:jc w:val="center"/>
        <w:rPr>
          <w:ins w:id="3166" w:author="Edu Fisica" w:date="2026-05-16T07:13:00Z"/>
        </w:rPr>
      </w:pPr>
    </w:p>
    <w:p w14:paraId="72DB79A6" w14:textId="68D6D26F" w:rsidR="00554AE0" w:rsidRDefault="00554AE0" w:rsidP="00B638CA">
      <w:pPr>
        <w:pStyle w:val="NormalWeb"/>
        <w:ind w:left="426" w:hanging="426"/>
        <w:jc w:val="center"/>
        <w:rPr>
          <w:ins w:id="3167" w:author="Edu Fisica" w:date="2026-05-16T07:13:00Z"/>
        </w:rPr>
      </w:pPr>
    </w:p>
    <w:p w14:paraId="1453D35B" w14:textId="3FB60E2F" w:rsidR="00554AE0" w:rsidRDefault="00554AE0" w:rsidP="00B638CA">
      <w:pPr>
        <w:pStyle w:val="NormalWeb"/>
        <w:ind w:left="426" w:hanging="426"/>
        <w:jc w:val="center"/>
        <w:rPr>
          <w:ins w:id="3168" w:author="Edu Fisica" w:date="2026-05-16T07:13:00Z"/>
        </w:rPr>
      </w:pPr>
    </w:p>
    <w:p w14:paraId="50C6AAB5" w14:textId="4DC12D63" w:rsidR="00554AE0" w:rsidRDefault="00554AE0" w:rsidP="00B638CA">
      <w:pPr>
        <w:pStyle w:val="NormalWeb"/>
        <w:ind w:left="426" w:hanging="426"/>
        <w:jc w:val="center"/>
        <w:rPr>
          <w:ins w:id="3169" w:author="Edu Fisica" w:date="2026-05-16T07:13:00Z"/>
        </w:rPr>
      </w:pPr>
    </w:p>
    <w:p w14:paraId="06F70BBB" w14:textId="7C4ED04D" w:rsidR="00554AE0" w:rsidRDefault="00554AE0" w:rsidP="00B638CA">
      <w:pPr>
        <w:pStyle w:val="NormalWeb"/>
        <w:ind w:left="426" w:hanging="426"/>
        <w:jc w:val="center"/>
        <w:rPr>
          <w:ins w:id="3170" w:author="Edu Fisica" w:date="2026-05-16T07:13:00Z"/>
        </w:rPr>
      </w:pPr>
    </w:p>
    <w:p w14:paraId="769A2017" w14:textId="77777777" w:rsidR="00554AE0" w:rsidRDefault="00554AE0" w:rsidP="00B638CA">
      <w:pPr>
        <w:pStyle w:val="NormalWeb"/>
        <w:ind w:left="426" w:hanging="426"/>
        <w:jc w:val="center"/>
        <w:rPr>
          <w:ins w:id="3171" w:author="Edu Fisica" w:date="2026-05-16T07:13:00Z"/>
        </w:rPr>
      </w:pPr>
    </w:p>
    <w:p w14:paraId="07CE3046" w14:textId="77777777" w:rsidR="00554AE0" w:rsidRDefault="00554AE0" w:rsidP="00B638CA">
      <w:pPr>
        <w:pStyle w:val="NormalWeb"/>
        <w:ind w:left="426" w:hanging="426"/>
        <w:jc w:val="center"/>
        <w:rPr>
          <w:ins w:id="3172" w:author="Edu Fisica" w:date="2026-05-16T07:13:00Z"/>
        </w:rPr>
      </w:pPr>
    </w:p>
    <w:p w14:paraId="33BCD9BF" w14:textId="183B838C" w:rsidR="00F005FE" w:rsidRPr="00554AE0" w:rsidRDefault="008E1560" w:rsidP="008E1560">
      <w:pPr>
        <w:pStyle w:val="Ttulo1"/>
        <w:numPr>
          <w:ilvl w:val="0"/>
          <w:numId w:val="0"/>
        </w:numPr>
        <w:ind w:left="432"/>
        <w:rPr>
          <w:ins w:id="3173" w:author="Edu Fisica" w:date="2026-05-16T07:13:00Z"/>
          <w:sz w:val="144"/>
          <w:szCs w:val="144"/>
        </w:rPr>
      </w:pPr>
      <w:bookmarkStart w:id="3174" w:name="_Toc229133572"/>
      <w:bookmarkStart w:id="3175" w:name="_Toc227692908"/>
      <w:r w:rsidRPr="00554AE0">
        <w:rPr>
          <w:sz w:val="144"/>
          <w:rPrChange w:id="3176" w:author="Edu Fisica" w:date="2026-05-16T07:13:00Z">
            <w:rPr/>
          </w:rPrChange>
        </w:rPr>
        <w:t>Anexos</w:t>
      </w:r>
      <w:bookmarkEnd w:id="3174"/>
      <w:bookmarkEnd w:id="3175"/>
    </w:p>
    <w:p w14:paraId="3E3259F1" w14:textId="2CB1425A" w:rsidR="00554AE0" w:rsidRDefault="00554AE0" w:rsidP="00554AE0">
      <w:pPr>
        <w:rPr>
          <w:ins w:id="3177" w:author="Edu Fisica" w:date="2026-05-16T07:13:00Z"/>
        </w:rPr>
      </w:pPr>
    </w:p>
    <w:p w14:paraId="274B3B55" w14:textId="0C2FEE0B" w:rsidR="00554AE0" w:rsidRDefault="00554AE0" w:rsidP="00554AE0">
      <w:pPr>
        <w:rPr>
          <w:ins w:id="3178" w:author="Edu Fisica" w:date="2026-05-16T07:13:00Z"/>
        </w:rPr>
      </w:pPr>
    </w:p>
    <w:p w14:paraId="25CBDE62" w14:textId="191F2CE5" w:rsidR="00554AE0" w:rsidRDefault="00554AE0" w:rsidP="00554AE0">
      <w:pPr>
        <w:rPr>
          <w:ins w:id="3179" w:author="Edu Fisica" w:date="2026-05-16T07:13:00Z"/>
        </w:rPr>
      </w:pPr>
    </w:p>
    <w:p w14:paraId="5C0A181E" w14:textId="0A4C2951" w:rsidR="00554AE0" w:rsidRDefault="00554AE0" w:rsidP="00554AE0">
      <w:pPr>
        <w:rPr>
          <w:ins w:id="3180" w:author="Edu Fisica" w:date="2026-05-16T07:13:00Z"/>
        </w:rPr>
      </w:pPr>
    </w:p>
    <w:p w14:paraId="26D9C9EA" w14:textId="0C23E669" w:rsidR="00554AE0" w:rsidRDefault="00554AE0" w:rsidP="00554AE0">
      <w:pPr>
        <w:pPrChange w:id="3181" w:author="Edu Fisica" w:date="2026-05-16T07:13:00Z">
          <w:pPr>
            <w:pStyle w:val="Ttulo1"/>
            <w:numPr>
              <w:numId w:val="0"/>
            </w:numPr>
            <w:ind w:firstLine="0"/>
          </w:pPr>
        </w:pPrChange>
      </w:pPr>
    </w:p>
    <w:p w14:paraId="480DCB9C" w14:textId="75861411" w:rsidR="00B638CA" w:rsidRPr="00FF4F12" w:rsidRDefault="00B638CA" w:rsidP="008E1560">
      <w:pPr>
        <w:pStyle w:val="NormalWeb"/>
        <w:ind w:left="426" w:hanging="426"/>
        <w:jc w:val="center"/>
        <w:rPr>
          <w:b/>
          <w:bCs/>
        </w:rPr>
      </w:pPr>
      <w:r w:rsidRPr="00FF4F12">
        <w:rPr>
          <w:noProof/>
          <w:lang w:val="es-CO"/>
        </w:rPr>
        <w:drawing>
          <wp:anchor distT="0" distB="0" distL="114300" distR="114300" simplePos="0" relativeHeight="251725824" behindDoc="1" locked="0" layoutInCell="1" allowOverlap="1" wp14:anchorId="6661CB79" wp14:editId="50C7DAAD">
            <wp:simplePos x="0" y="0"/>
            <wp:positionH relativeFrom="column">
              <wp:posOffset>2406650</wp:posOffset>
            </wp:positionH>
            <wp:positionV relativeFrom="paragraph">
              <wp:posOffset>173990</wp:posOffset>
            </wp:positionV>
            <wp:extent cx="1251676" cy="876173"/>
            <wp:effectExtent l="0" t="0" r="0" b="0"/>
            <wp:wrapNone/>
            <wp:docPr id="1424441713" name="Imagen 1" descr="logo – Universidad de Nari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logo – Universidad de Nariño"/>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255541" cy="878879"/>
                    </a:xfrm>
                    <a:prstGeom prst="rect">
                      <a:avLst/>
                    </a:prstGeom>
                    <a:noFill/>
                    <a:ln>
                      <a:noFill/>
                    </a:ln>
                  </pic:spPr>
                </pic:pic>
              </a:graphicData>
            </a:graphic>
            <wp14:sizeRelH relativeFrom="page">
              <wp14:pctWidth>0</wp14:pctWidth>
            </wp14:sizeRelH>
            <wp14:sizeRelV relativeFrom="page">
              <wp14:pctHeight>0</wp14:pctHeight>
            </wp14:sizeRelV>
          </wp:anchor>
        </w:drawing>
      </w:r>
      <w:r w:rsidRPr="00FF4F12">
        <w:rPr>
          <w:b/>
          <w:bCs/>
        </w:rPr>
        <w:t>Anexo A</w:t>
      </w:r>
    </w:p>
    <w:p w14:paraId="5448E8CD" w14:textId="77777777" w:rsidR="00B638CA" w:rsidRPr="00FF4F12" w:rsidRDefault="00B638CA" w:rsidP="00B638CA">
      <w:pPr>
        <w:pStyle w:val="NormalWeb"/>
        <w:spacing w:before="0" w:beforeAutospacing="0" w:after="0" w:afterAutospacing="0"/>
        <w:ind w:left="426" w:hanging="426"/>
        <w:jc w:val="center"/>
        <w:rPr>
          <w:b/>
          <w:bCs/>
        </w:rPr>
      </w:pPr>
    </w:p>
    <w:p w14:paraId="0C17E51B" w14:textId="77777777" w:rsidR="00B638CA" w:rsidRPr="00FF4F12" w:rsidRDefault="00B638CA" w:rsidP="00B638CA">
      <w:pPr>
        <w:pStyle w:val="NormalWeb"/>
        <w:spacing w:before="0" w:beforeAutospacing="0" w:after="0" w:afterAutospacing="0"/>
        <w:ind w:left="426" w:hanging="426"/>
        <w:jc w:val="center"/>
        <w:rPr>
          <w:b/>
          <w:bCs/>
        </w:rPr>
      </w:pPr>
    </w:p>
    <w:p w14:paraId="0BBCEE1D" w14:textId="77777777" w:rsidR="00B638CA" w:rsidRPr="00FF4F12" w:rsidRDefault="00B638CA" w:rsidP="00B638CA">
      <w:pPr>
        <w:pStyle w:val="NormalWeb"/>
        <w:spacing w:before="0" w:beforeAutospacing="0" w:after="0" w:afterAutospacing="0"/>
        <w:ind w:left="426" w:hanging="426"/>
        <w:jc w:val="center"/>
        <w:rPr>
          <w:b/>
          <w:bCs/>
        </w:rPr>
      </w:pPr>
    </w:p>
    <w:p w14:paraId="6A0795F1" w14:textId="77777777" w:rsidR="00B638CA" w:rsidRPr="00FF4F12" w:rsidRDefault="00B638CA" w:rsidP="00B638CA">
      <w:pPr>
        <w:pStyle w:val="NormalWeb"/>
        <w:spacing w:before="0" w:beforeAutospacing="0" w:after="0" w:afterAutospacing="0"/>
        <w:ind w:left="426" w:hanging="426"/>
        <w:jc w:val="center"/>
        <w:rPr>
          <w:b/>
          <w:bCs/>
        </w:rPr>
      </w:pPr>
    </w:p>
    <w:p w14:paraId="40101C5C" w14:textId="77777777" w:rsidR="00B638CA" w:rsidRPr="00FF4F12" w:rsidRDefault="00B638CA" w:rsidP="004D2592">
      <w:pPr>
        <w:pStyle w:val="NormalWeb"/>
        <w:spacing w:before="0" w:beforeAutospacing="0" w:after="0" w:afterAutospacing="0" w:line="480" w:lineRule="auto"/>
        <w:ind w:left="426" w:hanging="426"/>
        <w:jc w:val="center"/>
        <w:rPr>
          <w:b/>
          <w:bCs/>
        </w:rPr>
        <w:pPrChange w:id="3182" w:author="Edu Fisica" w:date="2026-05-16T07:13:00Z">
          <w:pPr>
            <w:pStyle w:val="NormalWeb"/>
            <w:spacing w:before="0" w:beforeAutospacing="0" w:after="0" w:afterAutospacing="0"/>
            <w:ind w:left="426" w:hanging="426"/>
            <w:jc w:val="center"/>
          </w:pPr>
        </w:pPrChange>
      </w:pPr>
      <w:r w:rsidRPr="00FF4F12">
        <w:rPr>
          <w:b/>
          <w:bCs/>
        </w:rPr>
        <w:t>Registros documentales</w:t>
      </w:r>
    </w:p>
    <w:p w14:paraId="451CDF25" w14:textId="77777777" w:rsidR="00B638CA" w:rsidRPr="00FF4F12" w:rsidRDefault="00B638CA" w:rsidP="004D2592">
      <w:pPr>
        <w:pStyle w:val="NormalWeb"/>
        <w:spacing w:before="0" w:beforeAutospacing="0" w:after="0" w:afterAutospacing="0" w:line="480" w:lineRule="auto"/>
        <w:ind w:left="426" w:hanging="426"/>
        <w:jc w:val="center"/>
        <w:rPr>
          <w:b/>
          <w:bCs/>
        </w:rPr>
        <w:pPrChange w:id="3183" w:author="Edu Fisica" w:date="2026-05-16T07:13:00Z">
          <w:pPr>
            <w:pStyle w:val="NormalWeb"/>
            <w:spacing w:before="0" w:beforeAutospacing="0" w:after="0" w:afterAutospacing="0"/>
            <w:ind w:left="426" w:hanging="426"/>
            <w:jc w:val="center"/>
          </w:pPr>
        </w:pPrChange>
      </w:pPr>
      <w:r w:rsidRPr="00FF4F12">
        <w:rPr>
          <w:b/>
          <w:bCs/>
        </w:rPr>
        <w:t xml:space="preserve">Universidad de Nariño </w:t>
      </w:r>
    </w:p>
    <w:p w14:paraId="7FA97397" w14:textId="77777777" w:rsidR="00B638CA" w:rsidRPr="00FF4F12" w:rsidRDefault="00B638CA" w:rsidP="004D2592">
      <w:pPr>
        <w:rPr>
          <w:rFonts w:cs="Times New Roman"/>
          <w:b/>
          <w:bCs/>
        </w:rPr>
      </w:pPr>
      <w:r w:rsidRPr="00FF4F12">
        <w:rPr>
          <w:rFonts w:cs="Times New Roman"/>
          <w:b/>
          <w:bCs/>
        </w:rPr>
        <w:t xml:space="preserve">Investigación: </w:t>
      </w:r>
      <w:r w:rsidRPr="00FF4F12">
        <w:rPr>
          <w:rFonts w:cs="Times New Roman"/>
          <w:color w:val="000000"/>
        </w:rPr>
        <w:t>Educar para la paz y la convivencia a través de estrategias didácticas con estudiantes del grado sexto uno en la Institución Educativa José Antonio Galán</w:t>
      </w:r>
      <w:r w:rsidRPr="00FF4F12">
        <w:rPr>
          <w:rFonts w:cs="Times New Roman"/>
        </w:rPr>
        <w:t>.</w:t>
      </w:r>
    </w:p>
    <w:p w14:paraId="22C4704D" w14:textId="77777777" w:rsidR="00B638CA" w:rsidRPr="00FF4F12" w:rsidRDefault="00B638CA" w:rsidP="004D2592">
      <w:pPr>
        <w:pStyle w:val="NormalWeb"/>
        <w:spacing w:line="480" w:lineRule="auto"/>
        <w:ind w:left="426" w:hanging="426"/>
        <w:jc w:val="both"/>
        <w:pPrChange w:id="3184" w:author="Edu Fisica" w:date="2026-05-16T07:13:00Z">
          <w:pPr>
            <w:pStyle w:val="NormalWeb"/>
            <w:ind w:left="426" w:hanging="426"/>
            <w:jc w:val="both"/>
          </w:pPr>
        </w:pPrChange>
      </w:pPr>
      <w:r w:rsidRPr="00FF4F12">
        <w:rPr>
          <w:b/>
          <w:bCs/>
        </w:rPr>
        <w:t xml:space="preserve">Investigadoras: </w:t>
      </w:r>
      <w:r w:rsidRPr="00FF4F12">
        <w:t xml:space="preserve">Gladys del Carmen Bacca Santacruz y Tania Carolina </w:t>
      </w:r>
      <w:proofErr w:type="spellStart"/>
      <w:r w:rsidRPr="00FF4F12">
        <w:t>Gustin</w:t>
      </w:r>
      <w:proofErr w:type="spellEnd"/>
      <w:r w:rsidRPr="00FF4F12">
        <w:t xml:space="preserve"> Guerrero</w:t>
      </w:r>
    </w:p>
    <w:p w14:paraId="65150AF8" w14:textId="77777777" w:rsidR="00B638CA" w:rsidRPr="00FF4F12" w:rsidRDefault="00B638CA" w:rsidP="004D2592">
      <w:pPr>
        <w:pStyle w:val="NormalWeb"/>
        <w:spacing w:before="0" w:beforeAutospacing="0" w:after="0" w:afterAutospacing="0" w:line="480" w:lineRule="auto"/>
        <w:ind w:left="426" w:hanging="426"/>
        <w:jc w:val="both"/>
        <w:rPr>
          <w:color w:val="000000"/>
        </w:rPr>
        <w:pPrChange w:id="3185" w:author="Edu Fisica" w:date="2026-05-16T07:13:00Z">
          <w:pPr>
            <w:pStyle w:val="NormalWeb"/>
            <w:spacing w:before="0" w:beforeAutospacing="0" w:after="0" w:afterAutospacing="0"/>
            <w:ind w:left="426" w:hanging="426"/>
            <w:jc w:val="both"/>
          </w:pPr>
        </w:pPrChange>
      </w:pPr>
      <w:r w:rsidRPr="00FF4F12">
        <w:rPr>
          <w:b/>
          <w:bCs/>
        </w:rPr>
        <w:t>Objetivo uno:</w:t>
      </w:r>
      <w:r w:rsidRPr="00FF4F12">
        <w:t xml:space="preserve"> </w:t>
      </w:r>
      <w:r w:rsidRPr="00FF4F12">
        <w:rPr>
          <w:color w:val="000000"/>
        </w:rPr>
        <w:t>Identificar los problemas de convivencia que se presentan en los</w:t>
      </w:r>
    </w:p>
    <w:p w14:paraId="7352B37E" w14:textId="77777777" w:rsidR="00B638CA" w:rsidRPr="00FF4F12" w:rsidRDefault="00B638CA" w:rsidP="004D2592">
      <w:pPr>
        <w:pStyle w:val="NormalWeb"/>
        <w:spacing w:before="0" w:beforeAutospacing="0" w:after="0" w:afterAutospacing="0" w:line="480" w:lineRule="auto"/>
        <w:ind w:left="426" w:hanging="426"/>
        <w:jc w:val="both"/>
        <w:pPrChange w:id="3186" w:author="Edu Fisica" w:date="2026-05-16T07:13:00Z">
          <w:pPr>
            <w:pStyle w:val="NormalWeb"/>
            <w:spacing w:before="0" w:beforeAutospacing="0" w:after="0" w:afterAutospacing="0"/>
            <w:ind w:left="426" w:hanging="426"/>
            <w:jc w:val="both"/>
          </w:pPr>
        </w:pPrChange>
      </w:pPr>
      <w:r w:rsidRPr="00FF4F12">
        <w:rPr>
          <w:color w:val="000000"/>
        </w:rPr>
        <w:t>estudiantes de grado 6-1, de la Institución Educativa José Antonio Galán de Iles, Nariño</w:t>
      </w:r>
      <w:r w:rsidRPr="00FF4F12">
        <w:t>.</w:t>
      </w:r>
    </w:p>
    <w:p w14:paraId="46BCDC17" w14:textId="77777777" w:rsidR="00B638CA" w:rsidRPr="00FF4F12" w:rsidRDefault="00B638CA" w:rsidP="004D2592">
      <w:pPr>
        <w:pStyle w:val="NormalWeb"/>
        <w:spacing w:before="0" w:beforeAutospacing="0" w:after="0" w:afterAutospacing="0" w:line="480" w:lineRule="auto"/>
        <w:ind w:left="426" w:hanging="426"/>
        <w:jc w:val="both"/>
        <w:rPr>
          <w:color w:val="000000"/>
        </w:rPr>
        <w:pPrChange w:id="3187" w:author="Edu Fisica" w:date="2026-05-16T07:13:00Z">
          <w:pPr>
            <w:pStyle w:val="NormalWeb"/>
            <w:spacing w:before="0" w:beforeAutospacing="0" w:after="0" w:afterAutospacing="0"/>
            <w:ind w:left="426" w:hanging="426"/>
            <w:jc w:val="both"/>
          </w:pPr>
        </w:pPrChange>
      </w:pPr>
    </w:p>
    <w:p w14:paraId="565426CF" w14:textId="77777777" w:rsidR="00B638CA" w:rsidRPr="00FF4F12" w:rsidRDefault="00B638CA" w:rsidP="004D2592">
      <w:pPr>
        <w:pStyle w:val="NormalWeb"/>
        <w:spacing w:before="0" w:beforeAutospacing="0" w:after="0" w:afterAutospacing="0" w:line="480" w:lineRule="auto"/>
        <w:ind w:left="426" w:hanging="426"/>
        <w:jc w:val="both"/>
        <w:rPr>
          <w:color w:val="000000"/>
        </w:rPr>
        <w:pPrChange w:id="3188" w:author="Edu Fisica" w:date="2026-05-16T07:13:00Z">
          <w:pPr>
            <w:pStyle w:val="NormalWeb"/>
            <w:spacing w:before="0" w:beforeAutospacing="0" w:after="0" w:afterAutospacing="0"/>
            <w:ind w:left="426" w:hanging="426"/>
            <w:jc w:val="both"/>
          </w:pPr>
        </w:pPrChange>
      </w:pPr>
      <w:r w:rsidRPr="00FF4F12">
        <w:rPr>
          <w:b/>
          <w:bCs/>
        </w:rPr>
        <w:t xml:space="preserve">Objetivo dos: </w:t>
      </w:r>
      <w:r w:rsidRPr="00FF4F12">
        <w:rPr>
          <w:color w:val="000000"/>
        </w:rPr>
        <w:t>Desarrollar estrategias didácticas que promuevan la paz, la</w:t>
      </w:r>
    </w:p>
    <w:p w14:paraId="7561C5D6" w14:textId="77777777" w:rsidR="00B638CA" w:rsidRPr="00FF4F12" w:rsidRDefault="00B638CA" w:rsidP="004D2592">
      <w:pPr>
        <w:pStyle w:val="NormalWeb"/>
        <w:spacing w:before="0" w:beforeAutospacing="0" w:after="0" w:afterAutospacing="0" w:line="480" w:lineRule="auto"/>
        <w:ind w:left="426" w:hanging="426"/>
        <w:jc w:val="both"/>
        <w:rPr>
          <w:color w:val="000000"/>
        </w:rPr>
        <w:pPrChange w:id="3189" w:author="Edu Fisica" w:date="2026-05-16T07:13:00Z">
          <w:pPr>
            <w:pStyle w:val="NormalWeb"/>
            <w:spacing w:before="0" w:beforeAutospacing="0" w:after="0" w:afterAutospacing="0"/>
            <w:ind w:left="426" w:hanging="426"/>
            <w:jc w:val="both"/>
          </w:pPr>
        </w:pPrChange>
      </w:pPr>
      <w:r w:rsidRPr="00FF4F12">
        <w:rPr>
          <w:color w:val="000000"/>
        </w:rPr>
        <w:t>responsabilidad, la reparación, la reconciliación y la resolución de los conflictos</w:t>
      </w:r>
    </w:p>
    <w:p w14:paraId="42EF9F7F" w14:textId="77777777" w:rsidR="00B638CA" w:rsidRPr="00FF4F12" w:rsidRDefault="00B638CA" w:rsidP="004D2592">
      <w:pPr>
        <w:pStyle w:val="NormalWeb"/>
        <w:spacing w:before="0" w:beforeAutospacing="0" w:after="0" w:afterAutospacing="0" w:line="480" w:lineRule="auto"/>
        <w:ind w:left="426" w:hanging="426"/>
        <w:jc w:val="both"/>
        <w:pPrChange w:id="3190" w:author="Edu Fisica" w:date="2026-05-16T07:13:00Z">
          <w:pPr>
            <w:pStyle w:val="NormalWeb"/>
            <w:spacing w:before="0" w:beforeAutospacing="0" w:after="0" w:afterAutospacing="0"/>
            <w:ind w:left="426" w:hanging="426"/>
            <w:jc w:val="both"/>
          </w:pPr>
        </w:pPrChange>
      </w:pPr>
      <w:r w:rsidRPr="00FF4F12">
        <w:rPr>
          <w:color w:val="000000"/>
        </w:rPr>
        <w:t>escolares.</w:t>
      </w:r>
    </w:p>
    <w:p w14:paraId="7DC6B59B" w14:textId="77777777" w:rsidR="00B638CA" w:rsidRPr="00FF4F12" w:rsidRDefault="00B638CA" w:rsidP="004D2592">
      <w:pPr>
        <w:pStyle w:val="NormalWeb"/>
        <w:spacing w:line="480" w:lineRule="auto"/>
        <w:jc w:val="both"/>
        <w:rPr>
          <w:b/>
          <w:bCs/>
        </w:rPr>
        <w:pPrChange w:id="3191" w:author="Edu Fisica" w:date="2026-05-16T07:13:00Z">
          <w:pPr>
            <w:pStyle w:val="NormalWeb"/>
            <w:jc w:val="both"/>
          </w:pPr>
        </w:pPrChange>
      </w:pPr>
      <w:r w:rsidRPr="00FF4F12">
        <w:rPr>
          <w:b/>
          <w:bCs/>
        </w:rPr>
        <w:t>1. Descripción del instrumento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4320"/>
      </w:tblGrid>
      <w:tr w:rsidR="00B638CA" w:rsidRPr="00FF4F12" w14:paraId="0A2D5180" w14:textId="77777777" w:rsidTr="00E06C30">
        <w:tc>
          <w:tcPr>
            <w:tcW w:w="4320" w:type="dxa"/>
            <w:tcBorders>
              <w:top w:val="single" w:sz="4" w:space="0" w:color="auto"/>
              <w:bottom w:val="single" w:sz="4" w:space="0" w:color="auto"/>
            </w:tcBorders>
            <w:hideMark/>
          </w:tcPr>
          <w:p w14:paraId="4B31FFC8" w14:textId="77777777" w:rsidR="00B638CA" w:rsidRPr="00FF4F12" w:rsidRDefault="00B638CA" w:rsidP="00E06C30">
            <w:pPr>
              <w:pStyle w:val="NormalWeb"/>
              <w:ind w:left="426" w:hanging="426"/>
              <w:rPr>
                <w:b/>
                <w:bCs/>
              </w:rPr>
            </w:pPr>
            <w:r w:rsidRPr="00FF4F12">
              <w:rPr>
                <w:b/>
                <w:bCs/>
              </w:rPr>
              <w:t>Elemento</w:t>
            </w:r>
          </w:p>
        </w:tc>
        <w:tc>
          <w:tcPr>
            <w:tcW w:w="4320" w:type="dxa"/>
            <w:tcBorders>
              <w:top w:val="single" w:sz="4" w:space="0" w:color="auto"/>
              <w:bottom w:val="single" w:sz="4" w:space="0" w:color="auto"/>
            </w:tcBorders>
            <w:hideMark/>
          </w:tcPr>
          <w:p w14:paraId="582E7AE4" w14:textId="77777777" w:rsidR="00B638CA" w:rsidRPr="00FF4F12" w:rsidRDefault="00B638CA" w:rsidP="00E06C30">
            <w:pPr>
              <w:pStyle w:val="NormalWeb"/>
              <w:ind w:left="426" w:hanging="426"/>
              <w:rPr>
                <w:b/>
                <w:bCs/>
              </w:rPr>
            </w:pPr>
            <w:r w:rsidRPr="00FF4F12">
              <w:rPr>
                <w:b/>
                <w:bCs/>
              </w:rPr>
              <w:t>Descripción</w:t>
            </w:r>
          </w:p>
        </w:tc>
      </w:tr>
      <w:tr w:rsidR="00B638CA" w:rsidRPr="00FF4F12" w14:paraId="0424E6F4" w14:textId="77777777" w:rsidTr="00E06C30">
        <w:tc>
          <w:tcPr>
            <w:tcW w:w="4320" w:type="dxa"/>
            <w:tcBorders>
              <w:top w:val="single" w:sz="4" w:space="0" w:color="auto"/>
            </w:tcBorders>
            <w:hideMark/>
          </w:tcPr>
          <w:p w14:paraId="079C58B8" w14:textId="77777777" w:rsidR="00B638CA" w:rsidRPr="00FF4F12" w:rsidRDefault="00B638CA" w:rsidP="00E06C30">
            <w:pPr>
              <w:pStyle w:val="NormalWeb"/>
              <w:ind w:left="426" w:hanging="426"/>
            </w:pPr>
            <w:r w:rsidRPr="00FF4F12">
              <w:t>Nombre del instrumento</w:t>
            </w:r>
          </w:p>
        </w:tc>
        <w:tc>
          <w:tcPr>
            <w:tcW w:w="4320" w:type="dxa"/>
            <w:tcBorders>
              <w:top w:val="single" w:sz="4" w:space="0" w:color="auto"/>
            </w:tcBorders>
            <w:hideMark/>
          </w:tcPr>
          <w:p w14:paraId="14044DAF" w14:textId="77777777" w:rsidR="00B638CA" w:rsidRPr="00FF4F12" w:rsidRDefault="00B638CA" w:rsidP="00E06C30">
            <w:pPr>
              <w:pStyle w:val="NormalWeb"/>
              <w:spacing w:before="0" w:beforeAutospacing="0" w:after="0" w:afterAutospacing="0"/>
              <w:ind w:left="426" w:hanging="426"/>
            </w:pPr>
            <w:r w:rsidRPr="00FF4F12">
              <w:t>Registros documentales</w:t>
            </w:r>
          </w:p>
        </w:tc>
      </w:tr>
      <w:tr w:rsidR="00B638CA" w:rsidRPr="00FF4F12" w14:paraId="1EEAA44A" w14:textId="77777777" w:rsidTr="00E06C30">
        <w:tc>
          <w:tcPr>
            <w:tcW w:w="4320" w:type="dxa"/>
            <w:hideMark/>
          </w:tcPr>
          <w:p w14:paraId="16BCD0D8" w14:textId="77777777" w:rsidR="00B638CA" w:rsidRPr="00FF4F12" w:rsidRDefault="00B638CA" w:rsidP="00E06C30">
            <w:pPr>
              <w:pStyle w:val="NormalWeb"/>
              <w:ind w:left="426" w:hanging="426"/>
            </w:pPr>
            <w:r w:rsidRPr="00FF4F12">
              <w:t xml:space="preserve">Instrumento </w:t>
            </w:r>
          </w:p>
        </w:tc>
        <w:tc>
          <w:tcPr>
            <w:tcW w:w="4320" w:type="dxa"/>
            <w:hideMark/>
          </w:tcPr>
          <w:p w14:paraId="64A4BCC4" w14:textId="77777777" w:rsidR="00B638CA" w:rsidRPr="00FF4F12" w:rsidRDefault="00B638CA" w:rsidP="00E06C30">
            <w:pPr>
              <w:pStyle w:val="NormalWeb"/>
              <w:ind w:firstLine="0"/>
            </w:pPr>
            <w:r w:rsidRPr="00FF4F12">
              <w:t>Observador del estudiante</w:t>
            </w:r>
          </w:p>
        </w:tc>
      </w:tr>
      <w:tr w:rsidR="00B638CA" w:rsidRPr="00FF4F12" w14:paraId="3412115F" w14:textId="77777777" w:rsidTr="00E06C30">
        <w:tc>
          <w:tcPr>
            <w:tcW w:w="4320" w:type="dxa"/>
            <w:tcBorders>
              <w:bottom w:val="single" w:sz="4" w:space="0" w:color="auto"/>
            </w:tcBorders>
            <w:hideMark/>
          </w:tcPr>
          <w:p w14:paraId="2AAD72BE" w14:textId="77777777" w:rsidR="00B638CA" w:rsidRPr="00FF4F12" w:rsidRDefault="00B638CA" w:rsidP="00E06C30">
            <w:pPr>
              <w:pStyle w:val="NormalWeb"/>
              <w:ind w:left="426" w:hanging="426"/>
            </w:pPr>
            <w:r w:rsidRPr="00FF4F12">
              <w:t>Propósito</w:t>
            </w:r>
          </w:p>
        </w:tc>
        <w:tc>
          <w:tcPr>
            <w:tcW w:w="4320" w:type="dxa"/>
            <w:tcBorders>
              <w:bottom w:val="single" w:sz="4" w:space="0" w:color="auto"/>
            </w:tcBorders>
            <w:hideMark/>
          </w:tcPr>
          <w:p w14:paraId="5B179DEA" w14:textId="77777777" w:rsidR="00B638CA" w:rsidRPr="00FF4F12" w:rsidRDefault="00B638CA" w:rsidP="00E06C30">
            <w:pPr>
              <w:pStyle w:val="NormalWeb"/>
              <w:ind w:firstLine="0"/>
            </w:pPr>
            <w:r w:rsidRPr="00FF4F12">
              <w:t xml:space="preserve">Registrar de forma sistemática y reflexiva información sobre el contexto personal, familiar y social de los estudiantes, así como sus comportamientos, interacciones y manifestaciones de convivencia en su vida cotidiana. </w:t>
            </w:r>
          </w:p>
        </w:tc>
      </w:tr>
    </w:tbl>
    <w:p w14:paraId="34312A8D" w14:textId="77777777" w:rsidR="00B638CA" w:rsidRPr="00FF4F12" w:rsidRDefault="00B638CA" w:rsidP="00B638CA">
      <w:pPr>
        <w:pStyle w:val="NormalWeb"/>
        <w:ind w:left="426" w:hanging="426"/>
        <w:rPr>
          <w:b/>
          <w:bCs/>
        </w:rPr>
      </w:pPr>
    </w:p>
    <w:p w14:paraId="404CB8E1" w14:textId="77777777" w:rsidR="00B638CA" w:rsidRPr="00FF4F12" w:rsidRDefault="00B638CA" w:rsidP="00B638CA">
      <w:pPr>
        <w:pStyle w:val="NormalWeb"/>
        <w:ind w:left="426" w:hanging="426"/>
        <w:rPr>
          <w:del w:id="3192" w:author="Edu Fisica" w:date="2026-05-16T07:13:00Z"/>
          <w:b/>
          <w:bCs/>
        </w:rPr>
      </w:pPr>
    </w:p>
    <w:p w14:paraId="5A5D6C33" w14:textId="77777777" w:rsidR="00B638CA" w:rsidRPr="00FF4F12" w:rsidRDefault="00B638CA" w:rsidP="00B638CA">
      <w:pPr>
        <w:pStyle w:val="NormalWeb"/>
        <w:ind w:left="426" w:hanging="426"/>
        <w:rPr>
          <w:del w:id="3193" w:author="Edu Fisica" w:date="2026-05-16T07:13:00Z"/>
          <w:b/>
          <w:bCs/>
        </w:rPr>
      </w:pPr>
    </w:p>
    <w:p w14:paraId="4D0CBFE9" w14:textId="77777777" w:rsidR="00B638CA" w:rsidRPr="00FF4F12" w:rsidRDefault="00B638CA" w:rsidP="00B638CA">
      <w:pPr>
        <w:pStyle w:val="NormalWeb"/>
        <w:ind w:left="426" w:hanging="426"/>
        <w:rPr>
          <w:del w:id="3194" w:author="Edu Fisica" w:date="2026-05-16T07:13:00Z"/>
          <w:b/>
          <w:bCs/>
        </w:rPr>
      </w:pPr>
    </w:p>
    <w:p w14:paraId="7D2B303F" w14:textId="77777777" w:rsidR="00B638CA" w:rsidRPr="00FF4F12" w:rsidRDefault="00B638CA" w:rsidP="00B638CA">
      <w:pPr>
        <w:pStyle w:val="NormalWeb"/>
        <w:ind w:left="426" w:hanging="426"/>
        <w:rPr>
          <w:del w:id="3195" w:author="Edu Fisica" w:date="2026-05-16T07:13:00Z"/>
          <w:b/>
          <w:bCs/>
        </w:rPr>
      </w:pPr>
    </w:p>
    <w:p w14:paraId="7CE6E296" w14:textId="77777777" w:rsidR="00B638CA" w:rsidRPr="00FF4F12" w:rsidRDefault="00B638CA" w:rsidP="00B638CA">
      <w:pPr>
        <w:pStyle w:val="NormalWeb"/>
        <w:ind w:left="426" w:hanging="426"/>
        <w:rPr>
          <w:del w:id="3196" w:author="Edu Fisica" w:date="2026-05-16T07:13:00Z"/>
          <w:b/>
          <w:bCs/>
        </w:rPr>
      </w:pPr>
    </w:p>
    <w:p w14:paraId="408F7E84" w14:textId="77777777" w:rsidR="00B638CA" w:rsidRPr="00FF4F12" w:rsidRDefault="00B638CA" w:rsidP="00B638CA">
      <w:pPr>
        <w:pStyle w:val="NormalWeb"/>
        <w:ind w:left="426" w:hanging="426"/>
        <w:rPr>
          <w:del w:id="3197" w:author="Edu Fisica" w:date="2026-05-16T07:13:00Z"/>
          <w:b/>
          <w:bCs/>
        </w:rPr>
      </w:pPr>
    </w:p>
    <w:tbl>
      <w:tblPr>
        <w:tblStyle w:val="Tablanormal2"/>
        <w:tblW w:w="0" w:type="auto"/>
        <w:tblLook w:val="04A0" w:firstRow="1" w:lastRow="0" w:firstColumn="1" w:lastColumn="0" w:noHBand="0" w:noVBand="1"/>
        <w:tblPrChange w:id="3198" w:author="Edu Fisica" w:date="2026-05-16T07:13:00Z">
          <w:tblPr>
            <w:tblStyle w:val="Tablaconcuadrcula"/>
            <w:tblW w:w="0" w:type="auto"/>
            <w:tblLook w:val="04A0" w:firstRow="1" w:lastRow="0" w:firstColumn="1" w:lastColumn="0" w:noHBand="0" w:noVBand="1"/>
          </w:tblPr>
        </w:tblPrChange>
      </w:tblPr>
      <w:tblGrid>
        <w:gridCol w:w="2122"/>
        <w:gridCol w:w="85"/>
        <w:gridCol w:w="2207"/>
        <w:gridCol w:w="968"/>
        <w:gridCol w:w="135"/>
        <w:gridCol w:w="432"/>
        <w:gridCol w:w="672"/>
        <w:gridCol w:w="2207"/>
        <w:tblGridChange w:id="3199">
          <w:tblGrid>
            <w:gridCol w:w="2122"/>
            <w:gridCol w:w="85"/>
            <w:gridCol w:w="2207"/>
            <w:gridCol w:w="968"/>
            <w:gridCol w:w="135"/>
            <w:gridCol w:w="432"/>
            <w:gridCol w:w="672"/>
            <w:gridCol w:w="2207"/>
          </w:tblGrid>
        </w:tblGridChange>
      </w:tblGrid>
      <w:tr w:rsidR="00B638CA" w:rsidRPr="00FF4F12" w14:paraId="3A302A71" w14:textId="77777777" w:rsidTr="00641E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gridSpan w:val="2"/>
            <w:vMerge w:val="restart"/>
            <w:tcPrChange w:id="3200" w:author="Edu Fisica" w:date="2026-05-16T07:13:00Z">
              <w:tcPr>
                <w:tcW w:w="2207" w:type="dxa"/>
                <w:gridSpan w:val="2"/>
                <w:vMerge w:val="restart"/>
                <w:tcBorders>
                  <w:bottom w:val="none" w:sz="0" w:space="0" w:color="auto"/>
                </w:tcBorders>
              </w:tcPr>
            </w:tcPrChange>
          </w:tcPr>
          <w:p w14:paraId="5BF568B1" w14:textId="77777777" w:rsidR="00B638CA" w:rsidRPr="00FF4F12" w:rsidRDefault="00B638CA" w:rsidP="00E06C30">
            <w:pPr>
              <w:cnfStyle w:val="101000000000" w:firstRow="1" w:lastRow="0" w:firstColumn="1" w:lastColumn="0" w:oddVBand="0" w:evenVBand="0" w:oddHBand="0" w:evenHBand="0" w:firstRowFirstColumn="0" w:firstRowLastColumn="0" w:lastRowFirstColumn="0" w:lastRowLastColumn="0"/>
              <w:rPr>
                <w:del w:id="3201" w:author="Edu Fisica" w:date="2026-05-16T07:13:00Z"/>
                <w:rFonts w:cs="Times New Roman"/>
                <w:szCs w:val="24"/>
              </w:rPr>
            </w:pPr>
          </w:p>
          <w:p w14:paraId="5F7EE43D" w14:textId="77777777" w:rsidR="00B638CA" w:rsidRPr="00FF4F12" w:rsidRDefault="00B638CA" w:rsidP="00E06C30">
            <w:pPr>
              <w:cnfStyle w:val="101000000000" w:firstRow="1" w:lastRow="0" w:firstColumn="1" w:lastColumn="0" w:oddVBand="0" w:evenVBand="0" w:oddHBand="0" w:evenHBand="0" w:firstRowFirstColumn="0" w:firstRowLastColumn="0" w:lastRowFirstColumn="0" w:lastRowLastColumn="0"/>
              <w:rPr>
                <w:rFonts w:cs="Times New Roman"/>
                <w:szCs w:val="24"/>
              </w:rPr>
            </w:pPr>
          </w:p>
          <w:p w14:paraId="2206F0F2" w14:textId="77777777" w:rsidR="00B638CA" w:rsidRPr="00FF4F12" w:rsidRDefault="00B638CA" w:rsidP="00E06C30">
            <w:pPr>
              <w:cnfStyle w:val="101000000000" w:firstRow="1" w:lastRow="0" w:firstColumn="1" w:lastColumn="0" w:oddVBand="0" w:evenVBand="0" w:oddHBand="0" w:evenHBand="0" w:firstRowFirstColumn="0" w:firstRowLastColumn="0" w:lastRowFirstColumn="0" w:lastRowLastColumn="0"/>
              <w:rPr>
                <w:rFonts w:cs="Times New Roman"/>
                <w:szCs w:val="24"/>
              </w:rPr>
            </w:pPr>
          </w:p>
          <w:p w14:paraId="2BD243B8" w14:textId="77777777" w:rsidR="00B638CA" w:rsidRPr="00FF4F12" w:rsidRDefault="00B638CA" w:rsidP="00F40B38">
            <w:pPr>
              <w:ind w:firstLine="0"/>
              <w:jc w:val="center"/>
              <w:cnfStyle w:val="101000000000" w:firstRow="1" w:lastRow="0" w:firstColumn="1" w:lastColumn="0" w:oddVBand="0" w:evenVBand="0" w:oddHBand="0" w:evenHBand="0" w:firstRowFirstColumn="0" w:firstRowLastColumn="0" w:lastRowFirstColumn="0" w:lastRowLastColumn="0"/>
              <w:rPr>
                <w:rFonts w:cs="Times New Roman"/>
                <w:szCs w:val="24"/>
              </w:rPr>
              <w:pPrChange w:id="3202" w:author="Edu Fisica" w:date="2026-05-16T07:13:00Z">
                <w:pPr>
                  <w:jc w:val="center"/>
                  <w:cnfStyle w:val="101000000000" w:firstRow="1" w:lastRow="0" w:firstColumn="1" w:lastColumn="0" w:oddVBand="0" w:evenVBand="0" w:oddHBand="0" w:evenHBand="0" w:firstRowFirstColumn="0" w:firstRowLastColumn="0" w:lastRowFirstColumn="0" w:lastRowLastColumn="0"/>
                </w:pPr>
              </w:pPrChange>
            </w:pPr>
            <w:r w:rsidRPr="00FF4F12">
              <w:rPr>
                <w:rFonts w:cs="Times New Roman"/>
                <w:szCs w:val="24"/>
              </w:rPr>
              <w:t>Fotografía del estudiante</w:t>
            </w:r>
          </w:p>
        </w:tc>
        <w:tc>
          <w:tcPr>
            <w:tcW w:w="4414" w:type="dxa"/>
            <w:gridSpan w:val="5"/>
            <w:tcPrChange w:id="3203" w:author="Edu Fisica" w:date="2026-05-16T07:13:00Z">
              <w:tcPr>
                <w:tcW w:w="4414" w:type="dxa"/>
                <w:gridSpan w:val="5"/>
                <w:tcBorders>
                  <w:bottom w:val="none" w:sz="0" w:space="0" w:color="auto"/>
                </w:tcBorders>
              </w:tcPr>
            </w:tcPrChange>
          </w:tcPr>
          <w:p w14:paraId="3C7CB97E" w14:textId="77777777" w:rsidR="00B638CA" w:rsidRPr="00FF4F12" w:rsidRDefault="00B638CA" w:rsidP="00F40B38">
            <w:pPr>
              <w:ind w:firstLine="0"/>
              <w:cnfStyle w:val="100000000000" w:firstRow="1" w:lastRow="0" w:firstColumn="0" w:lastColumn="0" w:oddVBand="0" w:evenVBand="0" w:oddHBand="0" w:evenHBand="0" w:firstRowFirstColumn="0" w:firstRowLastColumn="0" w:lastRowFirstColumn="0" w:lastRowLastColumn="0"/>
              <w:rPr>
                <w:rFonts w:cs="Times New Roman"/>
                <w:szCs w:val="24"/>
              </w:rPr>
              <w:pPrChange w:id="3204" w:author="Edu Fisica" w:date="2026-05-16T07:13:00Z">
                <w:pPr>
                  <w:cnfStyle w:val="100000000000" w:firstRow="1" w:lastRow="0" w:firstColumn="0" w:lastColumn="0" w:oddVBand="0" w:evenVBand="0" w:oddHBand="0" w:evenHBand="0" w:firstRowFirstColumn="0" w:firstRowLastColumn="0" w:lastRowFirstColumn="0" w:lastRowLastColumn="0"/>
                </w:pPr>
              </w:pPrChange>
            </w:pPr>
            <w:r w:rsidRPr="00FF4F12">
              <w:rPr>
                <w:rFonts w:cs="Times New Roman"/>
                <w:szCs w:val="24"/>
              </w:rPr>
              <w:t>Nombre completo</w:t>
            </w:r>
          </w:p>
        </w:tc>
        <w:tc>
          <w:tcPr>
            <w:tcW w:w="2207" w:type="dxa"/>
            <w:tcPrChange w:id="3205" w:author="Edu Fisica" w:date="2026-05-16T07:13:00Z">
              <w:tcPr>
                <w:tcW w:w="2207" w:type="dxa"/>
                <w:tcBorders>
                  <w:bottom w:val="none" w:sz="0" w:space="0" w:color="auto"/>
                </w:tcBorders>
              </w:tcPr>
            </w:tcPrChange>
          </w:tcPr>
          <w:p w14:paraId="70BE26DD" w14:textId="77777777" w:rsidR="00B638CA" w:rsidRPr="00FF4F12" w:rsidRDefault="00B638CA" w:rsidP="00E06C30">
            <w:pPr>
              <w:cnfStyle w:val="100000000000" w:firstRow="1" w:lastRow="0" w:firstColumn="0" w:lastColumn="0" w:oddVBand="0" w:evenVBand="0" w:oddHBand="0" w:evenHBand="0" w:firstRowFirstColumn="0" w:firstRowLastColumn="0" w:lastRowFirstColumn="0" w:lastRowLastColumn="0"/>
              <w:rPr>
                <w:del w:id="3206" w:author="Edu Fisica" w:date="2026-05-16T07:13:00Z"/>
                <w:rFonts w:cs="Times New Roman"/>
                <w:szCs w:val="24"/>
              </w:rPr>
            </w:pPr>
            <w:proofErr w:type="spellStart"/>
            <w:r w:rsidRPr="00FF4F12">
              <w:rPr>
                <w:rFonts w:cs="Times New Roman"/>
                <w:szCs w:val="24"/>
              </w:rPr>
              <w:t>N°</w:t>
            </w:r>
            <w:proofErr w:type="spellEnd"/>
            <w:r w:rsidRPr="00FF4F12">
              <w:rPr>
                <w:rFonts w:cs="Times New Roman"/>
                <w:szCs w:val="24"/>
              </w:rPr>
              <w:t xml:space="preserve"> Documento: </w:t>
            </w:r>
          </w:p>
          <w:p w14:paraId="456B2325" w14:textId="4DCCBAF2" w:rsidR="00B638CA" w:rsidRPr="00FF4F12" w:rsidRDefault="00B638CA" w:rsidP="00F40B38">
            <w:pPr>
              <w:ind w:firstLine="0"/>
              <w:cnfStyle w:val="100000000000" w:firstRow="1" w:lastRow="0" w:firstColumn="0" w:lastColumn="0" w:oddVBand="0" w:evenVBand="0" w:oddHBand="0" w:evenHBand="0" w:firstRowFirstColumn="0" w:firstRowLastColumn="0" w:lastRowFirstColumn="0" w:lastRowLastColumn="0"/>
              <w:rPr>
                <w:rFonts w:cs="Times New Roman"/>
                <w:szCs w:val="24"/>
              </w:rPr>
              <w:pPrChange w:id="3207" w:author="Edu Fisica" w:date="2026-05-16T07:13:00Z">
                <w:pPr>
                  <w:cnfStyle w:val="100000000000" w:firstRow="1" w:lastRow="0" w:firstColumn="0" w:lastColumn="0" w:oddVBand="0" w:evenVBand="0" w:oddHBand="0" w:evenHBand="0" w:firstRowFirstColumn="0" w:firstRowLastColumn="0" w:lastRowFirstColumn="0" w:lastRowLastColumn="0"/>
                </w:pPr>
              </w:pPrChange>
            </w:pPr>
          </w:p>
        </w:tc>
      </w:tr>
      <w:tr w:rsidR="00B638CA" w:rsidRPr="00FF4F12" w14:paraId="2DE53F55" w14:textId="77777777" w:rsidTr="00641E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gridSpan w:val="2"/>
            <w:vMerge/>
            <w:tcPrChange w:id="3208" w:author="Edu Fisica" w:date="2026-05-16T07:13:00Z">
              <w:tcPr>
                <w:tcW w:w="2207" w:type="dxa"/>
                <w:gridSpan w:val="2"/>
                <w:vMerge/>
                <w:tcBorders>
                  <w:top w:val="none" w:sz="0" w:space="0" w:color="auto"/>
                  <w:bottom w:val="none" w:sz="0" w:space="0" w:color="auto"/>
                </w:tcBorders>
              </w:tcPr>
            </w:tcPrChange>
          </w:tcPr>
          <w:p w14:paraId="64D90F62" w14:textId="77777777" w:rsidR="00B638CA" w:rsidRPr="00FF4F12" w:rsidRDefault="00B638CA" w:rsidP="00E06C30">
            <w:pPr>
              <w:cnfStyle w:val="001000100000" w:firstRow="0" w:lastRow="0" w:firstColumn="1" w:lastColumn="0" w:oddVBand="0" w:evenVBand="0" w:oddHBand="1" w:evenHBand="0" w:firstRowFirstColumn="0" w:firstRowLastColumn="0" w:lastRowFirstColumn="0" w:lastRowLastColumn="0"/>
              <w:rPr>
                <w:rFonts w:cs="Times New Roman"/>
                <w:noProof/>
                <w:szCs w:val="24"/>
              </w:rPr>
            </w:pPr>
          </w:p>
        </w:tc>
        <w:tc>
          <w:tcPr>
            <w:tcW w:w="6621" w:type="dxa"/>
            <w:gridSpan w:val="6"/>
            <w:tcPrChange w:id="3209" w:author="Edu Fisica" w:date="2026-05-16T07:13:00Z">
              <w:tcPr>
                <w:tcW w:w="6621" w:type="dxa"/>
                <w:gridSpan w:val="6"/>
                <w:tcBorders>
                  <w:top w:val="none" w:sz="0" w:space="0" w:color="auto"/>
                  <w:bottom w:val="none" w:sz="0" w:space="0" w:color="auto"/>
                </w:tcBorders>
              </w:tcPr>
            </w:tcPrChange>
          </w:tcPr>
          <w:p w14:paraId="763016BD" w14:textId="77777777" w:rsidR="00B638CA" w:rsidRPr="00FF4F12" w:rsidRDefault="00B638CA" w:rsidP="00F40B38">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Change w:id="3210" w:author="Edu Fisica" w:date="2026-05-16T07:13:00Z">
                <w:pPr>
                  <w:cnfStyle w:val="000000100000" w:firstRow="0" w:lastRow="0" w:firstColumn="0" w:lastColumn="0" w:oddVBand="0" w:evenVBand="0" w:oddHBand="1" w:evenHBand="0" w:firstRowFirstColumn="0" w:firstRowLastColumn="0" w:lastRowFirstColumn="0" w:lastRowLastColumn="0"/>
                </w:pPr>
              </w:pPrChange>
            </w:pPr>
            <w:r w:rsidRPr="00FF4F12">
              <w:rPr>
                <w:rFonts w:cs="Times New Roman"/>
                <w:szCs w:val="24"/>
              </w:rPr>
              <w:t xml:space="preserve">Fecha de nacimiento: </w:t>
            </w:r>
          </w:p>
        </w:tc>
      </w:tr>
      <w:tr w:rsidR="00B638CA" w:rsidRPr="00FF4F12" w14:paraId="127BB1FC" w14:textId="77777777" w:rsidTr="00641E3D">
        <w:tc>
          <w:tcPr>
            <w:cnfStyle w:val="001000000000" w:firstRow="0" w:lastRow="0" w:firstColumn="1" w:lastColumn="0" w:oddVBand="0" w:evenVBand="0" w:oddHBand="0" w:evenHBand="0" w:firstRowFirstColumn="0" w:firstRowLastColumn="0" w:lastRowFirstColumn="0" w:lastRowLastColumn="0"/>
            <w:tcW w:w="2207" w:type="dxa"/>
            <w:gridSpan w:val="2"/>
            <w:vMerge/>
            <w:tcPrChange w:id="3211" w:author="Edu Fisica" w:date="2026-05-16T07:13:00Z">
              <w:tcPr>
                <w:tcW w:w="2207" w:type="dxa"/>
                <w:gridSpan w:val="2"/>
                <w:vMerge/>
              </w:tcPr>
            </w:tcPrChange>
          </w:tcPr>
          <w:p w14:paraId="4EBB5E4B" w14:textId="77777777" w:rsidR="00B638CA" w:rsidRPr="00FF4F12" w:rsidRDefault="00B638CA" w:rsidP="00E06C30">
            <w:pPr>
              <w:rPr>
                <w:rFonts w:cs="Times New Roman"/>
                <w:szCs w:val="24"/>
              </w:rPr>
            </w:pPr>
          </w:p>
        </w:tc>
        <w:tc>
          <w:tcPr>
            <w:tcW w:w="3742" w:type="dxa"/>
            <w:gridSpan w:val="4"/>
            <w:tcPrChange w:id="3212" w:author="Edu Fisica" w:date="2026-05-16T07:13:00Z">
              <w:tcPr>
                <w:tcW w:w="3742" w:type="dxa"/>
                <w:gridSpan w:val="4"/>
              </w:tcPr>
            </w:tcPrChange>
          </w:tcPr>
          <w:p w14:paraId="051D48DA" w14:textId="77777777" w:rsidR="00B638CA" w:rsidRPr="00FF4F12" w:rsidRDefault="00B638CA" w:rsidP="00F40B38">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Change w:id="3213" w:author="Edu Fisica" w:date="2026-05-16T07:13:00Z">
                <w:pPr>
                  <w:cnfStyle w:val="000000000000" w:firstRow="0" w:lastRow="0" w:firstColumn="0" w:lastColumn="0" w:oddVBand="0" w:evenVBand="0" w:oddHBand="0" w:evenHBand="0" w:firstRowFirstColumn="0" w:firstRowLastColumn="0" w:lastRowFirstColumn="0" w:lastRowLastColumn="0"/>
                </w:pPr>
              </w:pPrChange>
            </w:pPr>
            <w:r w:rsidRPr="00FF4F12">
              <w:rPr>
                <w:rFonts w:cs="Times New Roman"/>
                <w:szCs w:val="24"/>
              </w:rPr>
              <w:t xml:space="preserve">Edad: </w:t>
            </w:r>
          </w:p>
        </w:tc>
        <w:tc>
          <w:tcPr>
            <w:tcW w:w="2879" w:type="dxa"/>
            <w:gridSpan w:val="2"/>
            <w:tcPrChange w:id="3214" w:author="Edu Fisica" w:date="2026-05-16T07:13:00Z">
              <w:tcPr>
                <w:tcW w:w="2879" w:type="dxa"/>
                <w:gridSpan w:val="2"/>
              </w:tcPr>
            </w:tcPrChange>
          </w:tcPr>
          <w:p w14:paraId="4F80925C" w14:textId="77777777" w:rsidR="00B638CA" w:rsidRPr="00FF4F12" w:rsidRDefault="00B638CA" w:rsidP="00E06C3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FF4F12">
              <w:rPr>
                <w:rFonts w:cs="Times New Roman"/>
                <w:szCs w:val="24"/>
              </w:rPr>
              <w:t xml:space="preserve">Tipo de sangre:  </w:t>
            </w:r>
          </w:p>
        </w:tc>
      </w:tr>
      <w:tr w:rsidR="00B638CA" w:rsidRPr="00FF4F12" w14:paraId="64CD0723" w14:textId="77777777" w:rsidTr="00641E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gridSpan w:val="2"/>
            <w:vMerge/>
            <w:tcPrChange w:id="3215" w:author="Edu Fisica" w:date="2026-05-16T07:13:00Z">
              <w:tcPr>
                <w:tcW w:w="2207" w:type="dxa"/>
                <w:gridSpan w:val="2"/>
                <w:vMerge/>
                <w:tcBorders>
                  <w:top w:val="none" w:sz="0" w:space="0" w:color="auto"/>
                  <w:bottom w:val="none" w:sz="0" w:space="0" w:color="auto"/>
                </w:tcBorders>
              </w:tcPr>
            </w:tcPrChange>
          </w:tcPr>
          <w:p w14:paraId="2E67CCDE" w14:textId="77777777" w:rsidR="00B638CA" w:rsidRPr="00FF4F12" w:rsidRDefault="00B638CA" w:rsidP="00E06C30">
            <w:pPr>
              <w:cnfStyle w:val="001000100000" w:firstRow="0" w:lastRow="0" w:firstColumn="1" w:lastColumn="0" w:oddVBand="0" w:evenVBand="0" w:oddHBand="1" w:evenHBand="0" w:firstRowFirstColumn="0" w:firstRowLastColumn="0" w:lastRowFirstColumn="0" w:lastRowLastColumn="0"/>
              <w:rPr>
                <w:rFonts w:cs="Times New Roman"/>
                <w:szCs w:val="24"/>
              </w:rPr>
            </w:pPr>
          </w:p>
        </w:tc>
        <w:tc>
          <w:tcPr>
            <w:tcW w:w="3742" w:type="dxa"/>
            <w:gridSpan w:val="4"/>
            <w:tcPrChange w:id="3216" w:author="Edu Fisica" w:date="2026-05-16T07:13:00Z">
              <w:tcPr>
                <w:tcW w:w="3742" w:type="dxa"/>
                <w:gridSpan w:val="4"/>
                <w:tcBorders>
                  <w:top w:val="none" w:sz="0" w:space="0" w:color="auto"/>
                  <w:bottom w:val="none" w:sz="0" w:space="0" w:color="auto"/>
                </w:tcBorders>
              </w:tcPr>
            </w:tcPrChange>
          </w:tcPr>
          <w:p w14:paraId="5F2B1C97" w14:textId="77777777" w:rsidR="00B638CA" w:rsidRPr="00FF4F12" w:rsidRDefault="00B638CA" w:rsidP="00182082">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Change w:id="3217" w:author="Edu Fisica" w:date="2026-05-16T07:13:00Z">
                <w:pPr>
                  <w:cnfStyle w:val="000000100000" w:firstRow="0" w:lastRow="0" w:firstColumn="0" w:lastColumn="0" w:oddVBand="0" w:evenVBand="0" w:oddHBand="1" w:evenHBand="0" w:firstRowFirstColumn="0" w:firstRowLastColumn="0" w:lastRowFirstColumn="0" w:lastRowLastColumn="0"/>
                </w:pPr>
              </w:pPrChange>
            </w:pPr>
            <w:r w:rsidRPr="00FF4F12">
              <w:rPr>
                <w:rFonts w:cs="Times New Roman"/>
                <w:szCs w:val="24"/>
              </w:rPr>
              <w:t>Hermanos:</w:t>
            </w:r>
          </w:p>
        </w:tc>
        <w:tc>
          <w:tcPr>
            <w:tcW w:w="2879" w:type="dxa"/>
            <w:gridSpan w:val="2"/>
            <w:tcPrChange w:id="3218" w:author="Edu Fisica" w:date="2026-05-16T07:13:00Z">
              <w:tcPr>
                <w:tcW w:w="2879" w:type="dxa"/>
                <w:gridSpan w:val="2"/>
                <w:tcBorders>
                  <w:top w:val="none" w:sz="0" w:space="0" w:color="auto"/>
                  <w:bottom w:val="none" w:sz="0" w:space="0" w:color="auto"/>
                </w:tcBorders>
              </w:tcPr>
            </w:tcPrChange>
          </w:tcPr>
          <w:p w14:paraId="49E5E0F3" w14:textId="77777777" w:rsidR="00B638CA" w:rsidRPr="00FF4F12" w:rsidRDefault="00B638CA" w:rsidP="00E06C30">
            <w:pPr>
              <w:cnfStyle w:val="000000100000" w:firstRow="0" w:lastRow="0" w:firstColumn="0" w:lastColumn="0" w:oddVBand="0" w:evenVBand="0" w:oddHBand="1" w:evenHBand="0" w:firstRowFirstColumn="0" w:firstRowLastColumn="0" w:lastRowFirstColumn="0" w:lastRowLastColumn="0"/>
              <w:rPr>
                <w:del w:id="3219" w:author="Edu Fisica" w:date="2026-05-16T07:13:00Z"/>
                <w:rFonts w:cs="Times New Roman"/>
                <w:szCs w:val="24"/>
              </w:rPr>
            </w:pPr>
            <w:r w:rsidRPr="00FF4F12">
              <w:rPr>
                <w:rFonts w:cs="Times New Roman"/>
                <w:szCs w:val="24"/>
              </w:rPr>
              <w:t xml:space="preserve">Canet de salud: </w:t>
            </w:r>
          </w:p>
          <w:p w14:paraId="2D77B7A5" w14:textId="422CC27C" w:rsidR="00B638CA" w:rsidRPr="00FF4F12" w:rsidRDefault="00B638CA" w:rsidP="00182082">
            <w:pPr>
              <w:cnfStyle w:val="000000100000" w:firstRow="0" w:lastRow="0" w:firstColumn="0" w:lastColumn="0" w:oddVBand="0" w:evenVBand="0" w:oddHBand="1" w:evenHBand="0" w:firstRowFirstColumn="0" w:firstRowLastColumn="0" w:lastRowFirstColumn="0" w:lastRowLastColumn="0"/>
              <w:rPr>
                <w:rFonts w:cs="Times New Roman"/>
                <w:szCs w:val="24"/>
              </w:rPr>
            </w:pPr>
          </w:p>
        </w:tc>
      </w:tr>
      <w:tr w:rsidR="00B638CA" w:rsidRPr="00FF4F12" w14:paraId="413EDBB4" w14:textId="77777777" w:rsidTr="00641E3D">
        <w:tc>
          <w:tcPr>
            <w:cnfStyle w:val="001000000000" w:firstRow="0" w:lastRow="0" w:firstColumn="1" w:lastColumn="0" w:oddVBand="0" w:evenVBand="0" w:oddHBand="0" w:evenHBand="0" w:firstRowFirstColumn="0" w:firstRowLastColumn="0" w:lastRowFirstColumn="0" w:lastRowLastColumn="0"/>
            <w:tcW w:w="2207" w:type="dxa"/>
            <w:gridSpan w:val="2"/>
            <w:vMerge/>
            <w:tcPrChange w:id="3220" w:author="Edu Fisica" w:date="2026-05-16T07:13:00Z">
              <w:tcPr>
                <w:tcW w:w="2207" w:type="dxa"/>
                <w:gridSpan w:val="2"/>
                <w:vMerge/>
              </w:tcPr>
            </w:tcPrChange>
          </w:tcPr>
          <w:p w14:paraId="2897AD85" w14:textId="77777777" w:rsidR="00B638CA" w:rsidRPr="00FF4F12" w:rsidRDefault="00B638CA" w:rsidP="00E06C30">
            <w:pPr>
              <w:rPr>
                <w:rFonts w:cs="Times New Roman"/>
                <w:szCs w:val="24"/>
              </w:rPr>
            </w:pPr>
          </w:p>
        </w:tc>
        <w:tc>
          <w:tcPr>
            <w:tcW w:w="3175" w:type="dxa"/>
            <w:gridSpan w:val="2"/>
            <w:tcPrChange w:id="3221" w:author="Edu Fisica" w:date="2026-05-16T07:13:00Z">
              <w:tcPr>
                <w:tcW w:w="3175" w:type="dxa"/>
                <w:gridSpan w:val="2"/>
              </w:tcPr>
            </w:tcPrChange>
          </w:tcPr>
          <w:p w14:paraId="5DE89F0E" w14:textId="77777777" w:rsidR="00B638CA" w:rsidRPr="00FF4F12" w:rsidRDefault="00B638CA" w:rsidP="00F40B38">
            <w:pPr>
              <w:spacing w:line="240" w:lineRule="auto"/>
              <w:ind w:firstLine="0"/>
              <w:cnfStyle w:val="000000000000" w:firstRow="0" w:lastRow="0" w:firstColumn="0" w:lastColumn="0" w:oddVBand="0" w:evenVBand="0" w:oddHBand="0" w:evenHBand="0" w:firstRowFirstColumn="0" w:firstRowLastColumn="0" w:lastRowFirstColumn="0" w:lastRowLastColumn="0"/>
              <w:rPr>
                <w:rFonts w:cs="Times New Roman"/>
                <w:szCs w:val="24"/>
              </w:rPr>
              <w:pPrChange w:id="3222" w:author="Edu Fisica" w:date="2026-05-16T07:13:00Z">
                <w:pPr>
                  <w:cnfStyle w:val="000000000000" w:firstRow="0" w:lastRow="0" w:firstColumn="0" w:lastColumn="0" w:oddVBand="0" w:evenVBand="0" w:oddHBand="0" w:evenHBand="0" w:firstRowFirstColumn="0" w:firstRowLastColumn="0" w:lastRowFirstColumn="0" w:lastRowLastColumn="0"/>
                </w:pPr>
              </w:pPrChange>
            </w:pPr>
            <w:r w:rsidRPr="00FF4F12">
              <w:rPr>
                <w:rFonts w:cs="Times New Roman"/>
                <w:szCs w:val="24"/>
              </w:rPr>
              <w:t xml:space="preserve">Dirección: </w:t>
            </w:r>
          </w:p>
          <w:p w14:paraId="402AD0D3" w14:textId="77777777" w:rsidR="00B638CA" w:rsidRPr="00FF4F12" w:rsidRDefault="00B638CA" w:rsidP="00F40B38">
            <w:pPr>
              <w:spacing w:line="240" w:lineRule="auto"/>
              <w:ind w:firstLine="0"/>
              <w:cnfStyle w:val="000000000000" w:firstRow="0" w:lastRow="0" w:firstColumn="0" w:lastColumn="0" w:oddVBand="0" w:evenVBand="0" w:oddHBand="0" w:evenHBand="0" w:firstRowFirstColumn="0" w:firstRowLastColumn="0" w:lastRowFirstColumn="0" w:lastRowLastColumn="0"/>
              <w:rPr>
                <w:rFonts w:cs="Times New Roman"/>
                <w:szCs w:val="24"/>
              </w:rPr>
              <w:pPrChange w:id="3223" w:author="Edu Fisica" w:date="2026-05-16T07:13:00Z">
                <w:pPr>
                  <w:cnfStyle w:val="000000000000" w:firstRow="0" w:lastRow="0" w:firstColumn="0" w:lastColumn="0" w:oddVBand="0" w:evenVBand="0" w:oddHBand="0" w:evenHBand="0" w:firstRowFirstColumn="0" w:firstRowLastColumn="0" w:lastRowFirstColumn="0" w:lastRowLastColumn="0"/>
                </w:pPr>
              </w:pPrChange>
            </w:pPr>
            <w:r w:rsidRPr="00FF4F12">
              <w:rPr>
                <w:rFonts w:cs="Times New Roman"/>
                <w:szCs w:val="24"/>
              </w:rPr>
              <w:t xml:space="preserve">Tipo de Vivienda: Urbano/rural: </w:t>
            </w:r>
          </w:p>
        </w:tc>
        <w:tc>
          <w:tcPr>
            <w:tcW w:w="3446" w:type="dxa"/>
            <w:gridSpan w:val="4"/>
            <w:tcPrChange w:id="3224" w:author="Edu Fisica" w:date="2026-05-16T07:13:00Z">
              <w:tcPr>
                <w:tcW w:w="3446" w:type="dxa"/>
                <w:gridSpan w:val="4"/>
              </w:tcPr>
            </w:tcPrChange>
          </w:tcPr>
          <w:p w14:paraId="459A0857" w14:textId="77777777" w:rsidR="00B638CA" w:rsidRPr="00FF4F12" w:rsidRDefault="00B638CA" w:rsidP="00E06C30">
            <w:pPr>
              <w:cnfStyle w:val="000000000000" w:firstRow="0" w:lastRow="0" w:firstColumn="0" w:lastColumn="0" w:oddVBand="0" w:evenVBand="0" w:oddHBand="0" w:evenHBand="0" w:firstRowFirstColumn="0" w:firstRowLastColumn="0" w:lastRowFirstColumn="0" w:lastRowLastColumn="0"/>
              <w:rPr>
                <w:rFonts w:cs="Times New Roman"/>
                <w:szCs w:val="24"/>
              </w:rPr>
            </w:pPr>
            <w:r w:rsidRPr="00FF4F12">
              <w:rPr>
                <w:rFonts w:cs="Times New Roman"/>
                <w:szCs w:val="24"/>
              </w:rPr>
              <w:t xml:space="preserve">Personas con quien vive: </w:t>
            </w:r>
          </w:p>
        </w:tc>
      </w:tr>
      <w:tr w:rsidR="00B638CA" w:rsidRPr="00FF4F12" w14:paraId="1E09D3D8" w14:textId="77777777" w:rsidTr="00641E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gridSpan w:val="3"/>
            <w:tcPrChange w:id="3225" w:author="Edu Fisica" w:date="2026-05-16T07:13:00Z">
              <w:tcPr>
                <w:tcW w:w="4414" w:type="dxa"/>
                <w:gridSpan w:val="3"/>
                <w:tcBorders>
                  <w:top w:val="none" w:sz="0" w:space="0" w:color="auto"/>
                  <w:bottom w:val="none" w:sz="0" w:space="0" w:color="auto"/>
                </w:tcBorders>
              </w:tcPr>
            </w:tcPrChange>
          </w:tcPr>
          <w:p w14:paraId="237F6A06" w14:textId="77777777" w:rsidR="00B638CA" w:rsidRPr="00FF4F12" w:rsidRDefault="00B638CA" w:rsidP="00E06C30">
            <w:pPr>
              <w:cnfStyle w:val="001000100000" w:firstRow="0" w:lastRow="0" w:firstColumn="1" w:lastColumn="0" w:oddVBand="0" w:evenVBand="0" w:oddHBand="1" w:evenHBand="0" w:firstRowFirstColumn="0" w:firstRowLastColumn="0" w:lastRowFirstColumn="0" w:lastRowLastColumn="0"/>
              <w:rPr>
                <w:rFonts w:cs="Times New Roman"/>
                <w:szCs w:val="24"/>
              </w:rPr>
            </w:pPr>
            <w:r w:rsidRPr="00FF4F12">
              <w:rPr>
                <w:rFonts w:cs="Times New Roman"/>
                <w:szCs w:val="24"/>
              </w:rPr>
              <w:t xml:space="preserve">Actividades de liderazgo a cargo: </w:t>
            </w:r>
          </w:p>
        </w:tc>
        <w:tc>
          <w:tcPr>
            <w:tcW w:w="4414" w:type="dxa"/>
            <w:gridSpan w:val="5"/>
            <w:tcPrChange w:id="3226" w:author="Edu Fisica" w:date="2026-05-16T07:13:00Z">
              <w:tcPr>
                <w:tcW w:w="4414" w:type="dxa"/>
                <w:gridSpan w:val="5"/>
                <w:tcBorders>
                  <w:top w:val="none" w:sz="0" w:space="0" w:color="auto"/>
                  <w:bottom w:val="none" w:sz="0" w:space="0" w:color="auto"/>
                </w:tcBorders>
              </w:tcPr>
            </w:tcPrChange>
          </w:tcPr>
          <w:p w14:paraId="12F39D14" w14:textId="77777777" w:rsidR="00B638CA" w:rsidRPr="00FF4F12" w:rsidRDefault="00B638CA" w:rsidP="00E06C30">
            <w:pPr>
              <w:cnfStyle w:val="000000100000" w:firstRow="0" w:lastRow="0" w:firstColumn="0" w:lastColumn="0" w:oddVBand="0" w:evenVBand="0" w:oddHBand="1" w:evenHBand="0" w:firstRowFirstColumn="0" w:firstRowLastColumn="0" w:lastRowFirstColumn="0" w:lastRowLastColumn="0"/>
              <w:rPr>
                <w:del w:id="3227" w:author="Edu Fisica" w:date="2026-05-16T07:13:00Z"/>
                <w:rFonts w:cs="Times New Roman"/>
                <w:szCs w:val="24"/>
              </w:rPr>
            </w:pPr>
            <w:r w:rsidRPr="00FF4F12">
              <w:rPr>
                <w:rFonts w:cs="Times New Roman"/>
                <w:szCs w:val="24"/>
              </w:rPr>
              <w:t xml:space="preserve">Hobbies o preferencias: </w:t>
            </w:r>
          </w:p>
          <w:p w14:paraId="7DFE40D3" w14:textId="28A60604" w:rsidR="00B638CA" w:rsidRPr="00FF4F12" w:rsidRDefault="00B638CA" w:rsidP="00F40B38">
            <w:pPr>
              <w:cnfStyle w:val="000000100000" w:firstRow="0" w:lastRow="0" w:firstColumn="0" w:lastColumn="0" w:oddVBand="0" w:evenVBand="0" w:oddHBand="1" w:evenHBand="0" w:firstRowFirstColumn="0" w:firstRowLastColumn="0" w:lastRowFirstColumn="0" w:lastRowLastColumn="0"/>
              <w:rPr>
                <w:rFonts w:cs="Times New Roman"/>
                <w:szCs w:val="24"/>
              </w:rPr>
            </w:pPr>
          </w:p>
        </w:tc>
      </w:tr>
      <w:tr w:rsidR="00B638CA" w:rsidRPr="00FF4F12" w14:paraId="21977111" w14:textId="77777777" w:rsidTr="00641E3D">
        <w:tc>
          <w:tcPr>
            <w:cnfStyle w:val="001000000000" w:firstRow="0" w:lastRow="0" w:firstColumn="1" w:lastColumn="0" w:oddVBand="0" w:evenVBand="0" w:oddHBand="0" w:evenHBand="0" w:firstRowFirstColumn="0" w:firstRowLastColumn="0" w:lastRowFirstColumn="0" w:lastRowLastColumn="0"/>
            <w:tcW w:w="2122" w:type="dxa"/>
            <w:tcPrChange w:id="3228" w:author="Edu Fisica" w:date="2026-05-16T07:13:00Z">
              <w:tcPr>
                <w:tcW w:w="2122" w:type="dxa"/>
              </w:tcPr>
            </w:tcPrChange>
          </w:tcPr>
          <w:p w14:paraId="7A10BC3D" w14:textId="77777777" w:rsidR="00B638CA" w:rsidRPr="00FF4F12" w:rsidRDefault="00B638CA" w:rsidP="00F40B38">
            <w:pPr>
              <w:ind w:firstLine="0"/>
              <w:rPr>
                <w:rFonts w:cs="Times New Roman"/>
                <w:szCs w:val="24"/>
              </w:rPr>
              <w:pPrChange w:id="3229" w:author="Edu Fisica" w:date="2026-05-16T07:13:00Z">
                <w:pPr/>
              </w:pPrChange>
            </w:pPr>
            <w:r w:rsidRPr="00FF4F12">
              <w:rPr>
                <w:rFonts w:cs="Times New Roman"/>
                <w:szCs w:val="24"/>
              </w:rPr>
              <w:t xml:space="preserve">Materias favoritas: </w:t>
            </w:r>
          </w:p>
        </w:tc>
        <w:tc>
          <w:tcPr>
            <w:tcW w:w="6706" w:type="dxa"/>
            <w:gridSpan w:val="7"/>
            <w:tcPrChange w:id="3230" w:author="Edu Fisica" w:date="2026-05-16T07:13:00Z">
              <w:tcPr>
                <w:tcW w:w="6706" w:type="dxa"/>
                <w:gridSpan w:val="7"/>
              </w:tcPr>
            </w:tcPrChange>
          </w:tcPr>
          <w:p w14:paraId="26DDB0BB" w14:textId="77777777" w:rsidR="00B638CA" w:rsidRPr="00FF4F12" w:rsidRDefault="00B638CA" w:rsidP="00E06C30">
            <w:pPr>
              <w:cnfStyle w:val="000000000000" w:firstRow="0" w:lastRow="0" w:firstColumn="0" w:lastColumn="0" w:oddVBand="0" w:evenVBand="0" w:oddHBand="0" w:evenHBand="0" w:firstRowFirstColumn="0" w:firstRowLastColumn="0" w:lastRowFirstColumn="0" w:lastRowLastColumn="0"/>
              <w:rPr>
                <w:del w:id="3231" w:author="Edu Fisica" w:date="2026-05-16T07:13:00Z"/>
                <w:rFonts w:cs="Times New Roman"/>
                <w:szCs w:val="24"/>
              </w:rPr>
            </w:pPr>
          </w:p>
          <w:p w14:paraId="3028A039" w14:textId="77777777" w:rsidR="00B638CA" w:rsidRPr="00FF4F12" w:rsidRDefault="00B638CA" w:rsidP="00F40B38">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Change w:id="3232" w:author="Edu Fisica" w:date="2026-05-16T07:13:00Z">
                <w:pPr>
                  <w:cnfStyle w:val="000000000000" w:firstRow="0" w:lastRow="0" w:firstColumn="0" w:lastColumn="0" w:oddVBand="0" w:evenVBand="0" w:oddHBand="0" w:evenHBand="0" w:firstRowFirstColumn="0" w:firstRowLastColumn="0" w:lastRowFirstColumn="0" w:lastRowLastColumn="0"/>
                </w:pPr>
              </w:pPrChange>
            </w:pPr>
          </w:p>
        </w:tc>
      </w:tr>
      <w:tr w:rsidR="00B638CA" w:rsidRPr="00FF4F12" w14:paraId="5392BD9D" w14:textId="77777777" w:rsidTr="00641E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8"/>
            <w:tcPrChange w:id="3233" w:author="Edu Fisica" w:date="2026-05-16T07:13:00Z">
              <w:tcPr>
                <w:tcW w:w="8828" w:type="dxa"/>
                <w:gridSpan w:val="8"/>
                <w:tcBorders>
                  <w:top w:val="none" w:sz="0" w:space="0" w:color="auto"/>
                  <w:bottom w:val="none" w:sz="0" w:space="0" w:color="auto"/>
                </w:tcBorders>
              </w:tcPr>
            </w:tcPrChange>
          </w:tcPr>
          <w:p w14:paraId="21D1ACB5" w14:textId="77777777" w:rsidR="00B638CA" w:rsidRPr="00FF4F12" w:rsidRDefault="00B638CA" w:rsidP="00E06C30">
            <w:pPr>
              <w:cnfStyle w:val="001000100000" w:firstRow="0" w:lastRow="0" w:firstColumn="1" w:lastColumn="0" w:oddVBand="0" w:evenVBand="0" w:oddHBand="1" w:evenHBand="0" w:firstRowFirstColumn="0" w:firstRowLastColumn="0" w:lastRowFirstColumn="0" w:lastRowLastColumn="0"/>
              <w:rPr>
                <w:del w:id="3234" w:author="Edu Fisica" w:date="2026-05-16T07:13:00Z"/>
                <w:rFonts w:cs="Times New Roman"/>
                <w:szCs w:val="24"/>
              </w:rPr>
            </w:pPr>
            <w:r w:rsidRPr="00FF4F12">
              <w:rPr>
                <w:rFonts w:cs="Times New Roman"/>
                <w:szCs w:val="24"/>
              </w:rPr>
              <w:t xml:space="preserve">Enfermedades y/o alergias: </w:t>
            </w:r>
          </w:p>
          <w:p w14:paraId="33976F39" w14:textId="04418E44" w:rsidR="00B638CA" w:rsidRPr="00FF4F12" w:rsidRDefault="00B638CA" w:rsidP="00F40B38">
            <w:pPr>
              <w:cnfStyle w:val="001000100000" w:firstRow="0" w:lastRow="0" w:firstColumn="1" w:lastColumn="0" w:oddVBand="0" w:evenVBand="0" w:oddHBand="1" w:evenHBand="0" w:firstRowFirstColumn="0" w:firstRowLastColumn="0" w:lastRowFirstColumn="0" w:lastRowLastColumn="0"/>
              <w:rPr>
                <w:rFonts w:cs="Times New Roman"/>
                <w:szCs w:val="24"/>
              </w:rPr>
            </w:pPr>
          </w:p>
        </w:tc>
      </w:tr>
      <w:tr w:rsidR="00B638CA" w:rsidRPr="00FF4F12" w14:paraId="307DDD09" w14:textId="77777777" w:rsidTr="00641E3D">
        <w:tc>
          <w:tcPr>
            <w:cnfStyle w:val="001000000000" w:firstRow="0" w:lastRow="0" w:firstColumn="1" w:lastColumn="0" w:oddVBand="0" w:evenVBand="0" w:oddHBand="0" w:evenHBand="0" w:firstRowFirstColumn="0" w:firstRowLastColumn="0" w:lastRowFirstColumn="0" w:lastRowLastColumn="0"/>
            <w:tcW w:w="2207" w:type="dxa"/>
            <w:gridSpan w:val="2"/>
            <w:tcPrChange w:id="3235" w:author="Edu Fisica" w:date="2026-05-16T07:13:00Z">
              <w:tcPr>
                <w:tcW w:w="2207" w:type="dxa"/>
                <w:gridSpan w:val="2"/>
              </w:tcPr>
            </w:tcPrChange>
          </w:tcPr>
          <w:p w14:paraId="03DB6D21" w14:textId="77777777" w:rsidR="00B638CA" w:rsidRPr="00FF4F12" w:rsidRDefault="00B638CA" w:rsidP="00E06C30">
            <w:pPr>
              <w:rPr>
                <w:del w:id="3236" w:author="Edu Fisica" w:date="2026-05-16T07:13:00Z"/>
                <w:rFonts w:cs="Times New Roman"/>
                <w:szCs w:val="24"/>
              </w:rPr>
            </w:pPr>
            <w:r w:rsidRPr="00FF4F12">
              <w:rPr>
                <w:rFonts w:cs="Times New Roman"/>
                <w:szCs w:val="24"/>
              </w:rPr>
              <w:t>Datos de la madre:</w:t>
            </w:r>
          </w:p>
          <w:p w14:paraId="574486F0" w14:textId="61FB6CC4" w:rsidR="00B638CA" w:rsidRPr="00FF4F12" w:rsidRDefault="00B638CA" w:rsidP="00F40B38">
            <w:pPr>
              <w:ind w:firstLine="0"/>
              <w:rPr>
                <w:rFonts w:cs="Times New Roman"/>
                <w:szCs w:val="24"/>
              </w:rPr>
              <w:pPrChange w:id="3237" w:author="Edu Fisica" w:date="2026-05-16T07:13:00Z">
                <w:pPr/>
              </w:pPrChange>
            </w:pPr>
          </w:p>
        </w:tc>
        <w:tc>
          <w:tcPr>
            <w:tcW w:w="3310" w:type="dxa"/>
            <w:gridSpan w:val="3"/>
            <w:tcPrChange w:id="3238" w:author="Edu Fisica" w:date="2026-05-16T07:13:00Z">
              <w:tcPr>
                <w:tcW w:w="3310" w:type="dxa"/>
                <w:gridSpan w:val="3"/>
              </w:tcPr>
            </w:tcPrChange>
          </w:tcPr>
          <w:p w14:paraId="7AF991C1" w14:textId="77777777" w:rsidR="00B638CA" w:rsidRPr="00FF4F12" w:rsidRDefault="00B638CA" w:rsidP="00E06C30">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3311" w:type="dxa"/>
            <w:gridSpan w:val="3"/>
            <w:tcPrChange w:id="3239" w:author="Edu Fisica" w:date="2026-05-16T07:13:00Z">
              <w:tcPr>
                <w:tcW w:w="3311" w:type="dxa"/>
                <w:gridSpan w:val="3"/>
              </w:tcPr>
            </w:tcPrChange>
          </w:tcPr>
          <w:p w14:paraId="5359A0E2" w14:textId="77777777" w:rsidR="00B638CA" w:rsidRPr="00FF4F12" w:rsidRDefault="00B638CA" w:rsidP="00F40B38">
            <w:pPr>
              <w:ind w:firstLine="0"/>
              <w:cnfStyle w:val="000000000000" w:firstRow="0" w:lastRow="0" w:firstColumn="0" w:lastColumn="0" w:oddVBand="0" w:evenVBand="0" w:oddHBand="0" w:evenHBand="0" w:firstRowFirstColumn="0" w:firstRowLastColumn="0" w:lastRowFirstColumn="0" w:lastRowLastColumn="0"/>
              <w:rPr>
                <w:rFonts w:cs="Times New Roman"/>
                <w:szCs w:val="24"/>
              </w:rPr>
              <w:pPrChange w:id="3240" w:author="Edu Fisica" w:date="2026-05-16T07:13:00Z">
                <w:pPr>
                  <w:cnfStyle w:val="000000000000" w:firstRow="0" w:lastRow="0" w:firstColumn="0" w:lastColumn="0" w:oddVBand="0" w:evenVBand="0" w:oddHBand="0" w:evenHBand="0" w:firstRowFirstColumn="0" w:firstRowLastColumn="0" w:lastRowFirstColumn="0" w:lastRowLastColumn="0"/>
                </w:pPr>
              </w:pPrChange>
            </w:pPr>
            <w:r w:rsidRPr="00FF4F12">
              <w:rPr>
                <w:rFonts w:cs="Times New Roman"/>
                <w:szCs w:val="24"/>
              </w:rPr>
              <w:t xml:space="preserve">Teléfono: </w:t>
            </w:r>
          </w:p>
        </w:tc>
      </w:tr>
      <w:tr w:rsidR="00B638CA" w:rsidRPr="00FF4F12" w14:paraId="5E69A0C1" w14:textId="77777777" w:rsidTr="00641E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gridSpan w:val="3"/>
            <w:tcPrChange w:id="3241" w:author="Edu Fisica" w:date="2026-05-16T07:13:00Z">
              <w:tcPr>
                <w:tcW w:w="4414" w:type="dxa"/>
                <w:gridSpan w:val="3"/>
                <w:tcBorders>
                  <w:top w:val="none" w:sz="0" w:space="0" w:color="auto"/>
                  <w:bottom w:val="none" w:sz="0" w:space="0" w:color="auto"/>
                </w:tcBorders>
              </w:tcPr>
            </w:tcPrChange>
          </w:tcPr>
          <w:p w14:paraId="13F64882" w14:textId="77777777" w:rsidR="00B638CA" w:rsidRPr="00FF4F12" w:rsidRDefault="00B638CA" w:rsidP="00E06C30">
            <w:pPr>
              <w:cnfStyle w:val="001000100000" w:firstRow="0" w:lastRow="0" w:firstColumn="1" w:lastColumn="0" w:oddVBand="0" w:evenVBand="0" w:oddHBand="1" w:evenHBand="0" w:firstRowFirstColumn="0" w:firstRowLastColumn="0" w:lastRowFirstColumn="0" w:lastRowLastColumn="0"/>
              <w:rPr>
                <w:del w:id="3242" w:author="Edu Fisica" w:date="2026-05-16T07:13:00Z"/>
                <w:rFonts w:cs="Times New Roman"/>
                <w:szCs w:val="24"/>
              </w:rPr>
            </w:pPr>
            <w:r w:rsidRPr="00FF4F12">
              <w:rPr>
                <w:rFonts w:cs="Times New Roman"/>
                <w:szCs w:val="24"/>
              </w:rPr>
              <w:t>Ocupación:</w:t>
            </w:r>
          </w:p>
          <w:p w14:paraId="6D9326A9" w14:textId="05887F89" w:rsidR="00B638CA" w:rsidRPr="00FF4F12" w:rsidRDefault="00B638CA" w:rsidP="00F40B38">
            <w:pPr>
              <w:ind w:firstLine="0"/>
              <w:jc w:val="both"/>
              <w:cnfStyle w:val="001000100000" w:firstRow="0" w:lastRow="0" w:firstColumn="1" w:lastColumn="0" w:oddVBand="0" w:evenVBand="0" w:oddHBand="1" w:evenHBand="0" w:firstRowFirstColumn="0" w:firstRowLastColumn="0" w:lastRowFirstColumn="0" w:lastRowLastColumn="0"/>
              <w:rPr>
                <w:rFonts w:cs="Times New Roman"/>
                <w:szCs w:val="24"/>
              </w:rPr>
              <w:pPrChange w:id="3243" w:author="Edu Fisica" w:date="2026-05-16T07:13:00Z">
                <w:pPr>
                  <w:cnfStyle w:val="001000100000" w:firstRow="0" w:lastRow="0" w:firstColumn="1" w:lastColumn="0" w:oddVBand="0" w:evenVBand="0" w:oddHBand="1" w:evenHBand="0" w:firstRowFirstColumn="0" w:firstRowLastColumn="0" w:lastRowFirstColumn="0" w:lastRowLastColumn="0"/>
                </w:pPr>
              </w:pPrChange>
            </w:pPr>
          </w:p>
        </w:tc>
        <w:tc>
          <w:tcPr>
            <w:tcW w:w="4414" w:type="dxa"/>
            <w:gridSpan w:val="5"/>
            <w:tcPrChange w:id="3244" w:author="Edu Fisica" w:date="2026-05-16T07:13:00Z">
              <w:tcPr>
                <w:tcW w:w="4414" w:type="dxa"/>
                <w:gridSpan w:val="5"/>
                <w:tcBorders>
                  <w:top w:val="none" w:sz="0" w:space="0" w:color="auto"/>
                  <w:bottom w:val="none" w:sz="0" w:space="0" w:color="auto"/>
                </w:tcBorders>
              </w:tcPr>
            </w:tcPrChange>
          </w:tcPr>
          <w:p w14:paraId="6A485B92" w14:textId="77777777" w:rsidR="00B638CA" w:rsidRPr="00FF4F12" w:rsidRDefault="00B638CA" w:rsidP="00E06C30">
            <w:pPr>
              <w:cnfStyle w:val="000000100000" w:firstRow="0" w:lastRow="0" w:firstColumn="0" w:lastColumn="0" w:oddVBand="0" w:evenVBand="0" w:oddHBand="1" w:evenHBand="0" w:firstRowFirstColumn="0" w:firstRowLastColumn="0" w:lastRowFirstColumn="0" w:lastRowLastColumn="0"/>
              <w:rPr>
                <w:del w:id="3245" w:author="Edu Fisica" w:date="2026-05-16T07:13:00Z"/>
                <w:rFonts w:cs="Times New Roman"/>
                <w:szCs w:val="24"/>
              </w:rPr>
            </w:pPr>
            <w:r w:rsidRPr="00FF4F12">
              <w:rPr>
                <w:rFonts w:cs="Times New Roman"/>
                <w:szCs w:val="24"/>
              </w:rPr>
              <w:t>Dirección: La Palestina</w:t>
            </w:r>
          </w:p>
          <w:p w14:paraId="2A4CC68C" w14:textId="60916690" w:rsidR="00B638CA" w:rsidRPr="00FF4F12" w:rsidRDefault="00B638CA" w:rsidP="00F40B38">
            <w:pPr>
              <w:ind w:firstLine="0"/>
              <w:jc w:val="both"/>
              <w:cnfStyle w:val="000000100000" w:firstRow="0" w:lastRow="0" w:firstColumn="0" w:lastColumn="0" w:oddVBand="0" w:evenVBand="0" w:oddHBand="1" w:evenHBand="0" w:firstRowFirstColumn="0" w:firstRowLastColumn="0" w:lastRowFirstColumn="0" w:lastRowLastColumn="0"/>
              <w:rPr>
                <w:rFonts w:cs="Times New Roman"/>
                <w:szCs w:val="24"/>
              </w:rPr>
              <w:pPrChange w:id="3246" w:author="Edu Fisica" w:date="2026-05-16T07:13:00Z">
                <w:pPr>
                  <w:cnfStyle w:val="000000100000" w:firstRow="0" w:lastRow="0" w:firstColumn="0" w:lastColumn="0" w:oddVBand="0" w:evenVBand="0" w:oddHBand="1" w:evenHBand="0" w:firstRowFirstColumn="0" w:firstRowLastColumn="0" w:lastRowFirstColumn="0" w:lastRowLastColumn="0"/>
                </w:pPr>
              </w:pPrChange>
            </w:pPr>
          </w:p>
        </w:tc>
      </w:tr>
      <w:tr w:rsidR="00B638CA" w:rsidRPr="00FF4F12" w14:paraId="7F452DAD" w14:textId="77777777" w:rsidTr="00641E3D">
        <w:tc>
          <w:tcPr>
            <w:cnfStyle w:val="001000000000" w:firstRow="0" w:lastRow="0" w:firstColumn="1" w:lastColumn="0" w:oddVBand="0" w:evenVBand="0" w:oddHBand="0" w:evenHBand="0" w:firstRowFirstColumn="0" w:firstRowLastColumn="0" w:lastRowFirstColumn="0" w:lastRowLastColumn="0"/>
            <w:tcW w:w="2207" w:type="dxa"/>
            <w:gridSpan w:val="2"/>
            <w:tcPrChange w:id="3247" w:author="Edu Fisica" w:date="2026-05-16T07:13:00Z">
              <w:tcPr>
                <w:tcW w:w="2207" w:type="dxa"/>
                <w:gridSpan w:val="2"/>
              </w:tcPr>
            </w:tcPrChange>
          </w:tcPr>
          <w:p w14:paraId="74EDE0A7" w14:textId="77777777" w:rsidR="00B638CA" w:rsidRPr="00FF4F12" w:rsidRDefault="00B638CA" w:rsidP="00E06C30">
            <w:pPr>
              <w:rPr>
                <w:del w:id="3248" w:author="Edu Fisica" w:date="2026-05-16T07:13:00Z"/>
                <w:rFonts w:cs="Times New Roman"/>
                <w:szCs w:val="24"/>
              </w:rPr>
            </w:pPr>
            <w:r w:rsidRPr="00FF4F12">
              <w:rPr>
                <w:rFonts w:cs="Times New Roman"/>
                <w:szCs w:val="24"/>
              </w:rPr>
              <w:t>Datos del padre:</w:t>
            </w:r>
          </w:p>
          <w:p w14:paraId="2B9031F3" w14:textId="45187A34" w:rsidR="00B638CA" w:rsidRPr="00FF4F12" w:rsidRDefault="00B638CA" w:rsidP="00F40B38">
            <w:pPr>
              <w:ind w:firstLine="0"/>
              <w:rPr>
                <w:rFonts w:cs="Times New Roman"/>
                <w:szCs w:val="24"/>
              </w:rPr>
              <w:pPrChange w:id="3249" w:author="Edu Fisica" w:date="2026-05-16T07:13:00Z">
                <w:pPr/>
              </w:pPrChange>
            </w:pPr>
          </w:p>
        </w:tc>
        <w:tc>
          <w:tcPr>
            <w:tcW w:w="6621" w:type="dxa"/>
            <w:gridSpan w:val="6"/>
            <w:tcPrChange w:id="3250" w:author="Edu Fisica" w:date="2026-05-16T07:13:00Z">
              <w:tcPr>
                <w:tcW w:w="6621" w:type="dxa"/>
                <w:gridSpan w:val="6"/>
              </w:tcPr>
            </w:tcPrChange>
          </w:tcPr>
          <w:p w14:paraId="55D8F53E" w14:textId="77777777" w:rsidR="00B638CA" w:rsidRPr="00FF4F12" w:rsidRDefault="00B638CA" w:rsidP="00E06C30">
            <w:pPr>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B638CA" w:rsidRPr="00FF4F12" w14:paraId="39F40679" w14:textId="77777777" w:rsidTr="00641E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gridSpan w:val="3"/>
            <w:tcPrChange w:id="3251" w:author="Edu Fisica" w:date="2026-05-16T07:13:00Z">
              <w:tcPr>
                <w:tcW w:w="4414" w:type="dxa"/>
                <w:gridSpan w:val="3"/>
                <w:tcBorders>
                  <w:top w:val="none" w:sz="0" w:space="0" w:color="auto"/>
                  <w:bottom w:val="none" w:sz="0" w:space="0" w:color="auto"/>
                </w:tcBorders>
              </w:tcPr>
            </w:tcPrChange>
          </w:tcPr>
          <w:p w14:paraId="1BF6441B" w14:textId="77777777" w:rsidR="00B638CA" w:rsidRPr="00FF4F12" w:rsidRDefault="00B638CA" w:rsidP="00F40B38">
            <w:pPr>
              <w:ind w:firstLine="0"/>
              <w:cnfStyle w:val="001000100000" w:firstRow="0" w:lastRow="0" w:firstColumn="1" w:lastColumn="0" w:oddVBand="0" w:evenVBand="0" w:oddHBand="1" w:evenHBand="0" w:firstRowFirstColumn="0" w:firstRowLastColumn="0" w:lastRowFirstColumn="0" w:lastRowLastColumn="0"/>
              <w:rPr>
                <w:rFonts w:cs="Times New Roman"/>
                <w:szCs w:val="24"/>
              </w:rPr>
              <w:pPrChange w:id="3252" w:author="Edu Fisica" w:date="2026-05-16T07:13:00Z">
                <w:pPr>
                  <w:cnfStyle w:val="001000100000" w:firstRow="0" w:lastRow="0" w:firstColumn="1" w:lastColumn="0" w:oddVBand="0" w:evenVBand="0" w:oddHBand="1" w:evenHBand="0" w:firstRowFirstColumn="0" w:firstRowLastColumn="0" w:lastRowFirstColumn="0" w:lastRowLastColumn="0"/>
                </w:pPr>
              </w:pPrChange>
            </w:pPr>
            <w:r w:rsidRPr="00FF4F12">
              <w:rPr>
                <w:rFonts w:cs="Times New Roman"/>
                <w:szCs w:val="24"/>
              </w:rPr>
              <w:t xml:space="preserve">Ocupación: </w:t>
            </w:r>
          </w:p>
        </w:tc>
        <w:tc>
          <w:tcPr>
            <w:tcW w:w="4414" w:type="dxa"/>
            <w:gridSpan w:val="5"/>
            <w:tcPrChange w:id="3253" w:author="Edu Fisica" w:date="2026-05-16T07:13:00Z">
              <w:tcPr>
                <w:tcW w:w="4414" w:type="dxa"/>
                <w:gridSpan w:val="5"/>
                <w:tcBorders>
                  <w:top w:val="none" w:sz="0" w:space="0" w:color="auto"/>
                  <w:bottom w:val="none" w:sz="0" w:space="0" w:color="auto"/>
                </w:tcBorders>
              </w:tcPr>
            </w:tcPrChange>
          </w:tcPr>
          <w:p w14:paraId="64D06718" w14:textId="77777777" w:rsidR="00B638CA" w:rsidRPr="00FF4F12" w:rsidRDefault="00B638CA" w:rsidP="00E06C30">
            <w:pPr>
              <w:cnfStyle w:val="000000100000" w:firstRow="0" w:lastRow="0" w:firstColumn="0" w:lastColumn="0" w:oddVBand="0" w:evenVBand="0" w:oddHBand="1" w:evenHBand="0" w:firstRowFirstColumn="0" w:firstRowLastColumn="0" w:lastRowFirstColumn="0" w:lastRowLastColumn="0"/>
              <w:rPr>
                <w:del w:id="3254" w:author="Edu Fisica" w:date="2026-05-16T07:13:00Z"/>
                <w:rFonts w:cs="Times New Roman"/>
                <w:szCs w:val="24"/>
              </w:rPr>
            </w:pPr>
            <w:r w:rsidRPr="00FF4F12">
              <w:rPr>
                <w:rFonts w:cs="Times New Roman"/>
                <w:szCs w:val="24"/>
              </w:rPr>
              <w:t xml:space="preserve">Dirección: </w:t>
            </w:r>
          </w:p>
          <w:p w14:paraId="6D7844CB" w14:textId="5714F934" w:rsidR="00B638CA" w:rsidRPr="00FF4F12" w:rsidRDefault="00B638CA" w:rsidP="00F40B38">
            <w:pPr>
              <w:ind w:firstLine="0"/>
              <w:cnfStyle w:val="000000100000" w:firstRow="0" w:lastRow="0" w:firstColumn="0" w:lastColumn="0" w:oddVBand="0" w:evenVBand="0" w:oddHBand="1" w:evenHBand="0" w:firstRowFirstColumn="0" w:firstRowLastColumn="0" w:lastRowFirstColumn="0" w:lastRowLastColumn="0"/>
              <w:rPr>
                <w:rFonts w:cs="Times New Roman"/>
                <w:szCs w:val="24"/>
              </w:rPr>
              <w:pPrChange w:id="3255" w:author="Edu Fisica" w:date="2026-05-16T07:13:00Z">
                <w:pPr>
                  <w:cnfStyle w:val="000000100000" w:firstRow="0" w:lastRow="0" w:firstColumn="0" w:lastColumn="0" w:oddVBand="0" w:evenVBand="0" w:oddHBand="1" w:evenHBand="0" w:firstRowFirstColumn="0" w:firstRowLastColumn="0" w:lastRowFirstColumn="0" w:lastRowLastColumn="0"/>
                </w:pPr>
              </w:pPrChange>
            </w:pPr>
          </w:p>
        </w:tc>
      </w:tr>
      <w:tr w:rsidR="00B638CA" w:rsidRPr="00FF4F12" w14:paraId="771C984B" w14:textId="77777777" w:rsidTr="00641E3D">
        <w:tc>
          <w:tcPr>
            <w:cnfStyle w:val="001000000000" w:firstRow="0" w:lastRow="0" w:firstColumn="1" w:lastColumn="0" w:oddVBand="0" w:evenVBand="0" w:oddHBand="0" w:evenHBand="0" w:firstRowFirstColumn="0" w:firstRowLastColumn="0" w:lastRowFirstColumn="0" w:lastRowLastColumn="0"/>
            <w:tcW w:w="8828" w:type="dxa"/>
            <w:gridSpan w:val="8"/>
            <w:tcPrChange w:id="3256" w:author="Edu Fisica" w:date="2026-05-16T07:13:00Z">
              <w:tcPr>
                <w:tcW w:w="8828" w:type="dxa"/>
                <w:gridSpan w:val="8"/>
              </w:tcPr>
            </w:tcPrChange>
          </w:tcPr>
          <w:p w14:paraId="2A0FEA72" w14:textId="77777777" w:rsidR="00B638CA" w:rsidRPr="00FF4F12" w:rsidRDefault="00B638CA" w:rsidP="00E06C30">
            <w:pPr>
              <w:rPr>
                <w:del w:id="3257" w:author="Edu Fisica" w:date="2026-05-16T07:13:00Z"/>
                <w:rFonts w:cs="Times New Roman"/>
                <w:szCs w:val="24"/>
              </w:rPr>
            </w:pPr>
            <w:r w:rsidRPr="00FF4F12">
              <w:rPr>
                <w:rFonts w:cs="Times New Roman"/>
                <w:szCs w:val="24"/>
              </w:rPr>
              <w:t>Consideras tu casa, un lugar seguro:</w:t>
            </w:r>
          </w:p>
          <w:p w14:paraId="31E346B7" w14:textId="3FA1F261" w:rsidR="00B638CA" w:rsidRPr="00FF4F12" w:rsidRDefault="00B638CA" w:rsidP="00F40B38">
            <w:pPr>
              <w:ind w:firstLine="0"/>
              <w:rPr>
                <w:rFonts w:cs="Times New Roman"/>
                <w:szCs w:val="24"/>
              </w:rPr>
              <w:pPrChange w:id="3258" w:author="Edu Fisica" w:date="2026-05-16T07:13:00Z">
                <w:pPr/>
              </w:pPrChange>
            </w:pPr>
            <w:del w:id="3259" w:author="Edu Fisica" w:date="2026-05-16T07:13:00Z">
              <w:r w:rsidRPr="00FF4F12">
                <w:rPr>
                  <w:rFonts w:cs="Times New Roman"/>
                  <w:szCs w:val="24"/>
                </w:rPr>
                <w:delText xml:space="preserve">  </w:delText>
              </w:r>
            </w:del>
          </w:p>
        </w:tc>
      </w:tr>
      <w:tr w:rsidR="00B638CA" w:rsidRPr="00FF4F12" w14:paraId="3CB5A55E" w14:textId="77777777" w:rsidTr="00641E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8"/>
            <w:tcPrChange w:id="3260" w:author="Edu Fisica" w:date="2026-05-16T07:13:00Z">
              <w:tcPr>
                <w:tcW w:w="8828" w:type="dxa"/>
                <w:gridSpan w:val="8"/>
                <w:tcBorders>
                  <w:top w:val="none" w:sz="0" w:space="0" w:color="auto"/>
                  <w:bottom w:val="none" w:sz="0" w:space="0" w:color="auto"/>
                </w:tcBorders>
              </w:tcPr>
            </w:tcPrChange>
          </w:tcPr>
          <w:p w14:paraId="42DC3A58" w14:textId="77777777" w:rsidR="00B638CA" w:rsidRPr="00FF4F12" w:rsidRDefault="00B638CA" w:rsidP="00E06C30">
            <w:pPr>
              <w:jc w:val="both"/>
              <w:cnfStyle w:val="001000100000" w:firstRow="0" w:lastRow="0" w:firstColumn="1" w:lastColumn="0" w:oddVBand="0" w:evenVBand="0" w:oddHBand="1" w:evenHBand="0" w:firstRowFirstColumn="0" w:firstRowLastColumn="0" w:lastRowFirstColumn="0" w:lastRowLastColumn="0"/>
              <w:rPr>
                <w:del w:id="3261" w:author="Edu Fisica" w:date="2026-05-16T07:13:00Z"/>
                <w:rFonts w:cs="Times New Roman"/>
                <w:szCs w:val="24"/>
              </w:rPr>
            </w:pPr>
            <w:r w:rsidRPr="00DC5717">
              <w:t>OBSERVACIONES PRIMER PERIODO:</w:t>
            </w:r>
            <w:r w:rsidRPr="00FF4F12">
              <w:rPr>
                <w:rFonts w:cs="Times New Roman"/>
                <w:szCs w:val="24"/>
              </w:rPr>
              <w:t xml:space="preserve"> </w:t>
            </w:r>
          </w:p>
          <w:p w14:paraId="14CDF827" w14:textId="3F52BD8B" w:rsidR="00B638CA" w:rsidRPr="00FF4F12" w:rsidRDefault="00B638CA" w:rsidP="00F40B38">
            <w:pPr>
              <w:ind w:firstLine="0"/>
              <w:jc w:val="both"/>
              <w:cnfStyle w:val="001000100000" w:firstRow="0" w:lastRow="0" w:firstColumn="1" w:lastColumn="0" w:oddVBand="0" w:evenVBand="0" w:oddHBand="1" w:evenHBand="0" w:firstRowFirstColumn="0" w:firstRowLastColumn="0" w:lastRowFirstColumn="0" w:lastRowLastColumn="0"/>
              <w:rPr>
                <w:rFonts w:cs="Times New Roman"/>
                <w:szCs w:val="24"/>
              </w:rPr>
              <w:pPrChange w:id="3262" w:author="Edu Fisica" w:date="2026-05-16T07:13:00Z">
                <w:pPr>
                  <w:jc w:val="both"/>
                  <w:cnfStyle w:val="001000100000" w:firstRow="0" w:lastRow="0" w:firstColumn="1" w:lastColumn="0" w:oddVBand="0" w:evenVBand="0" w:oddHBand="1" w:evenHBand="0" w:firstRowFirstColumn="0" w:firstRowLastColumn="0" w:lastRowFirstColumn="0" w:lastRowLastColumn="0"/>
                </w:pPr>
              </w:pPrChange>
            </w:pPr>
          </w:p>
        </w:tc>
      </w:tr>
      <w:tr w:rsidR="00B638CA" w:rsidRPr="00FF4F12" w14:paraId="566C8A7C" w14:textId="77777777" w:rsidTr="00641E3D">
        <w:tc>
          <w:tcPr>
            <w:cnfStyle w:val="001000000000" w:firstRow="0" w:lastRow="0" w:firstColumn="1" w:lastColumn="0" w:oddVBand="0" w:evenVBand="0" w:oddHBand="0" w:evenHBand="0" w:firstRowFirstColumn="0" w:firstRowLastColumn="0" w:lastRowFirstColumn="0" w:lastRowLastColumn="0"/>
            <w:tcW w:w="8828" w:type="dxa"/>
            <w:gridSpan w:val="8"/>
            <w:tcPrChange w:id="3263" w:author="Edu Fisica" w:date="2026-05-16T07:13:00Z">
              <w:tcPr>
                <w:tcW w:w="8828" w:type="dxa"/>
                <w:gridSpan w:val="8"/>
              </w:tcPr>
            </w:tcPrChange>
          </w:tcPr>
          <w:p w14:paraId="15B72A46" w14:textId="77777777" w:rsidR="00B638CA" w:rsidRPr="00FF4F12" w:rsidRDefault="00B638CA" w:rsidP="00E06C30">
            <w:pPr>
              <w:rPr>
                <w:del w:id="3264" w:author="Edu Fisica" w:date="2026-05-16T07:13:00Z"/>
                <w:rFonts w:cs="Times New Roman"/>
                <w:b w:val="0"/>
                <w:bCs w:val="0"/>
                <w:szCs w:val="24"/>
              </w:rPr>
            </w:pPr>
            <w:r w:rsidRPr="00DC5717">
              <w:t xml:space="preserve">OBSERVACIONES SEGUNDO PERIODO: </w:t>
            </w:r>
          </w:p>
          <w:p w14:paraId="53B15DE9" w14:textId="643E5409" w:rsidR="00B638CA" w:rsidRPr="00F40B38" w:rsidRDefault="00B638CA" w:rsidP="00F40B38">
            <w:pPr>
              <w:ind w:firstLine="0"/>
              <w:rPr>
                <w:rFonts w:cs="Times New Roman"/>
                <w:szCs w:val="24"/>
              </w:rPr>
              <w:pPrChange w:id="3265" w:author="Edu Fisica" w:date="2026-05-16T07:13:00Z">
                <w:pPr/>
              </w:pPrChange>
            </w:pPr>
          </w:p>
        </w:tc>
      </w:tr>
      <w:tr w:rsidR="00B638CA" w:rsidRPr="00FF4F12" w14:paraId="3E1C56E9" w14:textId="77777777" w:rsidTr="00641E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8"/>
            <w:tcPrChange w:id="3266" w:author="Edu Fisica" w:date="2026-05-16T07:13:00Z">
              <w:tcPr>
                <w:tcW w:w="8828" w:type="dxa"/>
                <w:gridSpan w:val="8"/>
                <w:tcBorders>
                  <w:top w:val="none" w:sz="0" w:space="0" w:color="auto"/>
                  <w:bottom w:val="none" w:sz="0" w:space="0" w:color="auto"/>
                </w:tcBorders>
              </w:tcPr>
            </w:tcPrChange>
          </w:tcPr>
          <w:p w14:paraId="2EDD6CEA" w14:textId="77777777" w:rsidR="00B638CA" w:rsidRPr="00FF4F12" w:rsidRDefault="00B638CA" w:rsidP="00E06C30">
            <w:pPr>
              <w:cnfStyle w:val="001000100000" w:firstRow="0" w:lastRow="0" w:firstColumn="1" w:lastColumn="0" w:oddVBand="0" w:evenVBand="0" w:oddHBand="1" w:evenHBand="0" w:firstRowFirstColumn="0" w:firstRowLastColumn="0" w:lastRowFirstColumn="0" w:lastRowLastColumn="0"/>
              <w:rPr>
                <w:del w:id="3267" w:author="Edu Fisica" w:date="2026-05-16T07:13:00Z"/>
                <w:rFonts w:cs="Times New Roman"/>
                <w:b w:val="0"/>
                <w:bCs w:val="0"/>
                <w:szCs w:val="24"/>
              </w:rPr>
            </w:pPr>
            <w:r w:rsidRPr="00DC5717">
              <w:t xml:space="preserve">OBSERVACIONES TERCER PERIODO: </w:t>
            </w:r>
          </w:p>
          <w:p w14:paraId="1607A39C" w14:textId="462AD59B" w:rsidR="00B638CA" w:rsidRPr="00F40B38" w:rsidRDefault="00B638CA" w:rsidP="00F40B38">
            <w:pPr>
              <w:ind w:firstLine="0"/>
              <w:cnfStyle w:val="001000100000" w:firstRow="0" w:lastRow="0" w:firstColumn="1" w:lastColumn="0" w:oddVBand="0" w:evenVBand="0" w:oddHBand="1" w:evenHBand="0" w:firstRowFirstColumn="0" w:firstRowLastColumn="0" w:lastRowFirstColumn="0" w:lastRowLastColumn="0"/>
              <w:rPr>
                <w:rFonts w:cs="Times New Roman"/>
                <w:szCs w:val="24"/>
              </w:rPr>
              <w:pPrChange w:id="3268" w:author="Edu Fisica" w:date="2026-05-16T07:13:00Z">
                <w:pPr>
                  <w:cnfStyle w:val="001000100000" w:firstRow="0" w:lastRow="0" w:firstColumn="1" w:lastColumn="0" w:oddVBand="0" w:evenVBand="0" w:oddHBand="1" w:evenHBand="0" w:firstRowFirstColumn="0" w:firstRowLastColumn="0" w:lastRowFirstColumn="0" w:lastRowLastColumn="0"/>
                </w:pPr>
              </w:pPrChange>
            </w:pPr>
          </w:p>
        </w:tc>
      </w:tr>
    </w:tbl>
    <w:p w14:paraId="603F0E2C" w14:textId="77777777" w:rsidR="00B638CA" w:rsidRPr="00FF4F12" w:rsidRDefault="00B638CA" w:rsidP="00B638CA">
      <w:pPr>
        <w:pStyle w:val="NormalWeb"/>
        <w:ind w:left="426" w:hanging="426"/>
        <w:rPr>
          <w:b/>
          <w:bCs/>
        </w:rPr>
      </w:pPr>
      <w:r w:rsidRPr="00FF4F12">
        <w:rPr>
          <w:b/>
          <w:bCs/>
        </w:rPr>
        <w:t>2. Categorías y subcategorías de observación</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4320"/>
      </w:tblGrid>
      <w:tr w:rsidR="00B638CA" w:rsidRPr="00FF4F12" w14:paraId="500E07BA" w14:textId="77777777" w:rsidTr="00E06C30">
        <w:tc>
          <w:tcPr>
            <w:tcW w:w="4320" w:type="dxa"/>
            <w:tcBorders>
              <w:top w:val="single" w:sz="4" w:space="0" w:color="auto"/>
              <w:bottom w:val="single" w:sz="4" w:space="0" w:color="auto"/>
            </w:tcBorders>
            <w:hideMark/>
          </w:tcPr>
          <w:p w14:paraId="6E0F8C8B" w14:textId="77777777" w:rsidR="00B638CA" w:rsidRPr="00FF4F12" w:rsidRDefault="00B638CA" w:rsidP="00E06C30">
            <w:pPr>
              <w:pStyle w:val="NormalWeb"/>
              <w:ind w:left="426" w:hanging="426"/>
              <w:jc w:val="both"/>
              <w:rPr>
                <w:b/>
              </w:rPr>
            </w:pPr>
            <w:r w:rsidRPr="00FF4F12">
              <w:rPr>
                <w:b/>
              </w:rPr>
              <w:t>Categorías y subcategorías</w:t>
            </w:r>
          </w:p>
        </w:tc>
        <w:tc>
          <w:tcPr>
            <w:tcW w:w="4320" w:type="dxa"/>
            <w:tcBorders>
              <w:top w:val="single" w:sz="4" w:space="0" w:color="auto"/>
              <w:bottom w:val="single" w:sz="4" w:space="0" w:color="auto"/>
            </w:tcBorders>
            <w:hideMark/>
          </w:tcPr>
          <w:p w14:paraId="658F932D" w14:textId="77777777" w:rsidR="00B638CA" w:rsidRPr="00FF4F12" w:rsidRDefault="00B638CA" w:rsidP="00E06C30">
            <w:pPr>
              <w:pStyle w:val="NormalWeb"/>
              <w:ind w:left="426" w:hanging="426"/>
              <w:jc w:val="both"/>
              <w:rPr>
                <w:b/>
                <w:bCs/>
              </w:rPr>
            </w:pPr>
            <w:r w:rsidRPr="00FF4F12">
              <w:rPr>
                <w:b/>
                <w:bCs/>
              </w:rPr>
              <w:t>Aspectos de observación</w:t>
            </w:r>
          </w:p>
        </w:tc>
      </w:tr>
      <w:tr w:rsidR="00B638CA" w:rsidRPr="00FF4F12" w14:paraId="625C6EA7" w14:textId="77777777" w:rsidTr="00E06C30">
        <w:tc>
          <w:tcPr>
            <w:tcW w:w="4320" w:type="dxa"/>
            <w:tcBorders>
              <w:top w:val="single" w:sz="4" w:space="0" w:color="auto"/>
            </w:tcBorders>
            <w:hideMark/>
          </w:tcPr>
          <w:p w14:paraId="454B575E" w14:textId="77777777" w:rsidR="00B638CA" w:rsidRPr="00FF4F12" w:rsidRDefault="00B638CA" w:rsidP="00800BB0">
            <w:pPr>
              <w:pStyle w:val="NormalWeb"/>
              <w:spacing w:before="0" w:beforeAutospacing="0" w:after="0" w:afterAutospacing="0"/>
              <w:ind w:firstLine="0"/>
              <w:jc w:val="both"/>
              <w:rPr>
                <w:b/>
              </w:rPr>
              <w:pPrChange w:id="3269" w:author="Edu Fisica" w:date="2026-05-16T07:13:00Z">
                <w:pPr>
                  <w:pStyle w:val="NormalWeb"/>
                  <w:spacing w:before="0" w:beforeAutospacing="0" w:after="0" w:afterAutospacing="0"/>
                  <w:jc w:val="both"/>
                </w:pPr>
              </w:pPrChange>
            </w:pPr>
            <w:r w:rsidRPr="00FF4F12">
              <w:rPr>
                <w:b/>
              </w:rPr>
              <w:t xml:space="preserve">Convivencia – </w:t>
            </w:r>
            <w:r w:rsidRPr="00FF4F12">
              <w:rPr>
                <w:b/>
                <w:color w:val="000000"/>
              </w:rPr>
              <w:t>Normas y acuerdos escolares</w:t>
            </w:r>
          </w:p>
        </w:tc>
        <w:tc>
          <w:tcPr>
            <w:tcW w:w="4320" w:type="dxa"/>
            <w:tcBorders>
              <w:top w:val="single" w:sz="4" w:space="0" w:color="auto"/>
            </w:tcBorders>
            <w:hideMark/>
          </w:tcPr>
          <w:p w14:paraId="76638118" w14:textId="77777777" w:rsidR="00B638CA" w:rsidRPr="00FF4F12" w:rsidRDefault="00B638CA" w:rsidP="00800BB0">
            <w:pPr>
              <w:pStyle w:val="NormalWeb"/>
              <w:spacing w:before="0" w:beforeAutospacing="0" w:after="0" w:afterAutospacing="0"/>
              <w:ind w:firstLine="0"/>
              <w:pPrChange w:id="3270" w:author="Edu Fisica" w:date="2026-05-16T07:13:00Z">
                <w:pPr>
                  <w:pStyle w:val="NormalWeb"/>
                  <w:spacing w:before="0" w:beforeAutospacing="0" w:after="0" w:afterAutospacing="0"/>
                </w:pPr>
              </w:pPrChange>
            </w:pPr>
            <w:r w:rsidRPr="00FF4F12">
              <w:t>Registro de incumplimientos o dificultades en el respeto de normas y acuerdos.</w:t>
            </w:r>
          </w:p>
        </w:tc>
      </w:tr>
      <w:tr w:rsidR="00B638CA" w:rsidRPr="00FF4F12" w14:paraId="78698DFB" w14:textId="77777777" w:rsidTr="00E06C30">
        <w:tc>
          <w:tcPr>
            <w:tcW w:w="4320" w:type="dxa"/>
            <w:hideMark/>
          </w:tcPr>
          <w:p w14:paraId="0F0DDD1B" w14:textId="77777777" w:rsidR="00B638CA" w:rsidRPr="00FF4F12" w:rsidRDefault="00B638CA" w:rsidP="00E06C30">
            <w:pPr>
              <w:pStyle w:val="NormalWeb"/>
              <w:spacing w:before="0" w:beforeAutospacing="0" w:after="0" w:afterAutospacing="0"/>
              <w:ind w:left="426" w:hanging="426"/>
              <w:jc w:val="both"/>
              <w:rPr>
                <w:b/>
                <w:bCs/>
                <w:color w:val="000000"/>
              </w:rPr>
            </w:pPr>
            <w:r w:rsidRPr="00FF4F12">
              <w:rPr>
                <w:b/>
                <w:bCs/>
              </w:rPr>
              <w:t xml:space="preserve">Convivencia escolar – </w:t>
            </w:r>
            <w:r w:rsidRPr="00FF4F12">
              <w:rPr>
                <w:b/>
                <w:bCs/>
                <w:color w:val="000000"/>
              </w:rPr>
              <w:t>Participación</w:t>
            </w:r>
          </w:p>
          <w:p w14:paraId="21E7FF85" w14:textId="77777777" w:rsidR="00B638CA" w:rsidRPr="00FF4F12" w:rsidRDefault="00B638CA" w:rsidP="00E06C30">
            <w:pPr>
              <w:pStyle w:val="NormalWeb"/>
              <w:spacing w:before="0" w:beforeAutospacing="0" w:after="0" w:afterAutospacing="0"/>
              <w:ind w:left="426" w:hanging="426"/>
              <w:jc w:val="both"/>
              <w:rPr>
                <w:b/>
                <w:bCs/>
              </w:rPr>
            </w:pPr>
            <w:r w:rsidRPr="00FF4F12">
              <w:rPr>
                <w:b/>
                <w:bCs/>
                <w:color w:val="000000"/>
              </w:rPr>
              <w:t>Democrática</w:t>
            </w:r>
          </w:p>
        </w:tc>
        <w:tc>
          <w:tcPr>
            <w:tcW w:w="4320" w:type="dxa"/>
            <w:hideMark/>
          </w:tcPr>
          <w:p w14:paraId="5C425952" w14:textId="77777777" w:rsidR="00B638CA" w:rsidRPr="00FF4F12" w:rsidRDefault="00B638CA" w:rsidP="00800BB0">
            <w:pPr>
              <w:pStyle w:val="NormalWeb"/>
              <w:spacing w:before="0" w:beforeAutospacing="0" w:after="0" w:afterAutospacing="0"/>
              <w:ind w:firstLine="0"/>
              <w:pPrChange w:id="3271" w:author="Edu Fisica" w:date="2026-05-16T07:13:00Z">
                <w:pPr>
                  <w:pStyle w:val="NormalWeb"/>
                  <w:spacing w:before="0" w:beforeAutospacing="0" w:after="0" w:afterAutospacing="0"/>
                </w:pPr>
              </w:pPrChange>
            </w:pPr>
            <w:r w:rsidRPr="00FF4F12">
              <w:t>Identificación de niveles de participación y respeto por las opiniones de los demás.</w:t>
            </w:r>
          </w:p>
        </w:tc>
      </w:tr>
      <w:tr w:rsidR="00B638CA" w:rsidRPr="00FF4F12" w14:paraId="4729AA98" w14:textId="77777777" w:rsidTr="00E06C30">
        <w:tc>
          <w:tcPr>
            <w:tcW w:w="4320" w:type="dxa"/>
            <w:hideMark/>
          </w:tcPr>
          <w:p w14:paraId="0478C54E" w14:textId="77777777" w:rsidR="00B638CA" w:rsidRPr="00FF4F12" w:rsidRDefault="00B638CA" w:rsidP="00800BB0">
            <w:pPr>
              <w:pStyle w:val="NormalWeb"/>
              <w:spacing w:before="0" w:beforeAutospacing="0" w:after="0" w:afterAutospacing="0"/>
              <w:ind w:firstLine="0"/>
              <w:rPr>
                <w:b/>
                <w:bCs/>
                <w:color w:val="000000"/>
              </w:rPr>
              <w:pPrChange w:id="3272" w:author="Edu Fisica" w:date="2026-05-16T07:13:00Z">
                <w:pPr>
                  <w:pStyle w:val="NormalWeb"/>
                  <w:spacing w:before="0" w:beforeAutospacing="0" w:after="0" w:afterAutospacing="0"/>
                </w:pPr>
              </w:pPrChange>
            </w:pPr>
            <w:r w:rsidRPr="00FF4F12">
              <w:rPr>
                <w:b/>
                <w:bCs/>
              </w:rPr>
              <w:t xml:space="preserve">Convivencia – </w:t>
            </w:r>
            <w:r w:rsidRPr="00FF4F12">
              <w:rPr>
                <w:b/>
                <w:bCs/>
                <w:color w:val="000000"/>
              </w:rPr>
              <w:t>Relaciones interpersonales</w:t>
            </w:r>
          </w:p>
          <w:p w14:paraId="28360333" w14:textId="77777777" w:rsidR="00B638CA" w:rsidRPr="00FF4F12" w:rsidRDefault="00B638CA" w:rsidP="00E06C30">
            <w:pPr>
              <w:pStyle w:val="NormalWeb"/>
              <w:spacing w:before="0" w:beforeAutospacing="0" w:after="0" w:afterAutospacing="0"/>
            </w:pPr>
          </w:p>
          <w:p w14:paraId="3B258868" w14:textId="77777777" w:rsidR="00B638CA" w:rsidRPr="00FF4F12" w:rsidRDefault="00B638CA" w:rsidP="00E06C30">
            <w:pPr>
              <w:pStyle w:val="NormalWeb"/>
              <w:spacing w:before="0" w:beforeAutospacing="0" w:after="0" w:afterAutospacing="0"/>
              <w:ind w:left="426" w:hanging="426"/>
              <w:jc w:val="both"/>
              <w:rPr>
                <w:b/>
                <w:bCs/>
              </w:rPr>
            </w:pPr>
          </w:p>
        </w:tc>
        <w:tc>
          <w:tcPr>
            <w:tcW w:w="4320" w:type="dxa"/>
            <w:hideMark/>
          </w:tcPr>
          <w:p w14:paraId="29EEBF32" w14:textId="77777777" w:rsidR="00B638CA" w:rsidRPr="00FF4F12" w:rsidRDefault="00B638CA" w:rsidP="00800BB0">
            <w:pPr>
              <w:pStyle w:val="NormalWeb"/>
              <w:spacing w:before="0" w:beforeAutospacing="0" w:after="0" w:afterAutospacing="0"/>
              <w:ind w:firstLine="0"/>
              <w:pPrChange w:id="3273" w:author="Edu Fisica" w:date="2026-05-16T07:13:00Z">
                <w:pPr>
                  <w:pStyle w:val="NormalWeb"/>
                  <w:spacing w:before="0" w:beforeAutospacing="0" w:after="0" w:afterAutospacing="0"/>
                </w:pPr>
              </w:pPrChange>
            </w:pPr>
            <w:r w:rsidRPr="00FF4F12">
              <w:t>Observación de conflictos, relaciones inadecuadas o dificultades de interacción.</w:t>
            </w:r>
          </w:p>
        </w:tc>
      </w:tr>
      <w:tr w:rsidR="00B638CA" w:rsidRPr="00FF4F12" w14:paraId="50AB23B4" w14:textId="77777777" w:rsidTr="00E06C30">
        <w:tc>
          <w:tcPr>
            <w:tcW w:w="4320" w:type="dxa"/>
            <w:hideMark/>
          </w:tcPr>
          <w:p w14:paraId="2482635C" w14:textId="77777777" w:rsidR="00B638CA" w:rsidRPr="00FF4F12" w:rsidRDefault="00B638CA" w:rsidP="00E06C30">
            <w:pPr>
              <w:pStyle w:val="NormalWeb"/>
              <w:spacing w:before="0" w:beforeAutospacing="0" w:after="0" w:afterAutospacing="0"/>
              <w:ind w:left="426" w:hanging="426"/>
              <w:jc w:val="both"/>
              <w:rPr>
                <w:b/>
                <w:bCs/>
                <w:color w:val="000000"/>
              </w:rPr>
            </w:pPr>
            <w:r w:rsidRPr="00FF4F12">
              <w:rPr>
                <w:b/>
                <w:bCs/>
              </w:rPr>
              <w:t xml:space="preserve">Convivencia – </w:t>
            </w:r>
            <w:r w:rsidRPr="00FF4F12">
              <w:rPr>
                <w:b/>
                <w:bCs/>
                <w:color w:val="000000"/>
              </w:rPr>
              <w:t>Resolución</w:t>
            </w:r>
          </w:p>
          <w:p w14:paraId="392A879B" w14:textId="77777777" w:rsidR="00B638CA" w:rsidRPr="00FF4F12" w:rsidRDefault="00B638CA" w:rsidP="00E06C30">
            <w:pPr>
              <w:pStyle w:val="NormalWeb"/>
              <w:spacing w:before="0" w:beforeAutospacing="0" w:after="0" w:afterAutospacing="0"/>
              <w:ind w:left="426" w:hanging="426"/>
              <w:jc w:val="both"/>
              <w:rPr>
                <w:b/>
                <w:bCs/>
                <w:color w:val="000000"/>
              </w:rPr>
            </w:pPr>
            <w:r w:rsidRPr="00FF4F12">
              <w:rPr>
                <w:b/>
                <w:bCs/>
                <w:color w:val="000000"/>
              </w:rPr>
              <w:t>De Conflictos</w:t>
            </w:r>
          </w:p>
        </w:tc>
        <w:tc>
          <w:tcPr>
            <w:tcW w:w="4320" w:type="dxa"/>
            <w:hideMark/>
          </w:tcPr>
          <w:p w14:paraId="2FA10E37" w14:textId="77777777" w:rsidR="00B638CA" w:rsidRPr="00FF4F12" w:rsidRDefault="00B638CA" w:rsidP="00800BB0">
            <w:pPr>
              <w:pStyle w:val="NormalWeb"/>
              <w:spacing w:before="0" w:beforeAutospacing="0" w:after="0" w:afterAutospacing="0"/>
              <w:ind w:firstLine="0"/>
              <w:pPrChange w:id="3274" w:author="Edu Fisica" w:date="2026-05-16T07:13:00Z">
                <w:pPr>
                  <w:pStyle w:val="NormalWeb"/>
                  <w:spacing w:before="0" w:beforeAutospacing="0" w:after="0" w:afterAutospacing="0"/>
                </w:pPr>
              </w:pPrChange>
            </w:pPr>
            <w:r w:rsidRPr="00FF4F12">
              <w:t>Registro de formas inadecuadas o limitadas para resolver conflictos.</w:t>
            </w:r>
          </w:p>
        </w:tc>
      </w:tr>
      <w:tr w:rsidR="00B638CA" w:rsidRPr="00FF4F12" w14:paraId="0428E555" w14:textId="77777777" w:rsidTr="00E06C30">
        <w:tc>
          <w:tcPr>
            <w:tcW w:w="4320" w:type="dxa"/>
          </w:tcPr>
          <w:p w14:paraId="5085946B" w14:textId="77777777" w:rsidR="00B638CA" w:rsidRPr="00FF4F12" w:rsidRDefault="00B638CA" w:rsidP="00E06C30">
            <w:pPr>
              <w:pStyle w:val="NormalWeb"/>
              <w:spacing w:before="0" w:beforeAutospacing="0" w:after="0" w:afterAutospacing="0"/>
              <w:jc w:val="both"/>
              <w:rPr>
                <w:b/>
                <w:bCs/>
              </w:rPr>
            </w:pPr>
          </w:p>
        </w:tc>
        <w:tc>
          <w:tcPr>
            <w:tcW w:w="4320" w:type="dxa"/>
          </w:tcPr>
          <w:p w14:paraId="2F9BB985" w14:textId="77777777" w:rsidR="00B638CA" w:rsidRPr="00FF4F12" w:rsidRDefault="00B638CA" w:rsidP="00E06C30">
            <w:pPr>
              <w:pStyle w:val="NormalWeb"/>
              <w:spacing w:before="0" w:beforeAutospacing="0" w:after="0" w:afterAutospacing="0"/>
              <w:ind w:left="248" w:firstLine="142"/>
              <w:jc w:val="center"/>
            </w:pPr>
          </w:p>
        </w:tc>
      </w:tr>
    </w:tbl>
    <w:p w14:paraId="2FF2A254" w14:textId="77777777" w:rsidR="00B638CA" w:rsidRPr="00FF4F12" w:rsidRDefault="00B638CA" w:rsidP="004D2592">
      <w:pPr>
        <w:pStyle w:val="NormalWeb"/>
        <w:spacing w:before="0" w:beforeAutospacing="0" w:after="0" w:afterAutospacing="0" w:line="480" w:lineRule="auto"/>
        <w:ind w:left="426" w:hanging="426"/>
        <w:rPr>
          <w:b/>
          <w:bCs/>
        </w:rPr>
        <w:pPrChange w:id="3275" w:author="Edu Fisica" w:date="2026-05-16T07:13:00Z">
          <w:pPr>
            <w:pStyle w:val="NormalWeb"/>
            <w:ind w:left="426" w:hanging="426"/>
          </w:pPr>
        </w:pPrChange>
      </w:pPr>
      <w:r w:rsidRPr="00FF4F12">
        <w:rPr>
          <w:b/>
          <w:bCs/>
        </w:rPr>
        <w:t>3. datos generales del estudiante:</w:t>
      </w:r>
    </w:p>
    <w:p w14:paraId="0A4A500E" w14:textId="77777777" w:rsidR="00B638CA" w:rsidRPr="00FF4F12" w:rsidRDefault="00B638CA" w:rsidP="004D2592">
      <w:pPr>
        <w:pStyle w:val="NormalWeb"/>
        <w:spacing w:before="0" w:beforeAutospacing="0" w:after="0" w:afterAutospacing="0" w:line="480" w:lineRule="auto"/>
        <w:ind w:left="426" w:hanging="426"/>
        <w:pPrChange w:id="3276" w:author="Edu Fisica" w:date="2026-05-16T07:13:00Z">
          <w:pPr>
            <w:pStyle w:val="NormalWeb"/>
            <w:spacing w:before="0" w:beforeAutospacing="0" w:after="0" w:afterAutospacing="0"/>
            <w:ind w:left="426" w:hanging="426"/>
          </w:pPr>
        </w:pPrChange>
      </w:pPr>
      <w:r w:rsidRPr="00FF4F12">
        <w:t>Nombre completo: _____________________________________________________</w:t>
      </w:r>
    </w:p>
    <w:p w14:paraId="5FEDCCE6" w14:textId="77777777" w:rsidR="00B638CA" w:rsidRPr="00FF4F12" w:rsidRDefault="00B638CA" w:rsidP="004D2592">
      <w:pPr>
        <w:pStyle w:val="NormalWeb"/>
        <w:spacing w:before="0" w:beforeAutospacing="0" w:after="0" w:afterAutospacing="0" w:line="480" w:lineRule="auto"/>
        <w:ind w:left="426" w:hanging="426"/>
        <w:pPrChange w:id="3277" w:author="Edu Fisica" w:date="2026-05-16T07:13:00Z">
          <w:pPr>
            <w:pStyle w:val="NormalWeb"/>
            <w:spacing w:before="0" w:beforeAutospacing="0" w:after="0" w:afterAutospacing="0"/>
            <w:ind w:left="426" w:hanging="426"/>
          </w:pPr>
        </w:pPrChange>
      </w:pPr>
      <w:r w:rsidRPr="00FF4F12">
        <w:t>Fecha de nacimiento: ___________________________________________________</w:t>
      </w:r>
    </w:p>
    <w:p w14:paraId="40DA8D04" w14:textId="77777777" w:rsidR="00B638CA" w:rsidRPr="00FF4F12" w:rsidRDefault="00B638CA" w:rsidP="004D2592">
      <w:pPr>
        <w:pStyle w:val="NormalWeb"/>
        <w:spacing w:before="0" w:beforeAutospacing="0" w:after="0" w:afterAutospacing="0" w:line="480" w:lineRule="auto"/>
        <w:ind w:left="426" w:hanging="426"/>
        <w:pPrChange w:id="3278" w:author="Edu Fisica" w:date="2026-05-16T07:13:00Z">
          <w:pPr>
            <w:pStyle w:val="NormalWeb"/>
            <w:spacing w:before="0" w:beforeAutospacing="0" w:after="0" w:afterAutospacing="0"/>
            <w:ind w:left="426" w:hanging="426"/>
          </w:pPr>
        </w:pPrChange>
      </w:pPr>
      <w:r w:rsidRPr="00FF4F12">
        <w:t>Edad: ________________________________________________________________</w:t>
      </w:r>
    </w:p>
    <w:p w14:paraId="1B6096CA" w14:textId="77777777" w:rsidR="00B638CA" w:rsidRPr="00FF4F12" w:rsidRDefault="00B638CA" w:rsidP="004D2592">
      <w:pPr>
        <w:pStyle w:val="NormalWeb"/>
        <w:spacing w:before="0" w:beforeAutospacing="0" w:after="0" w:afterAutospacing="0" w:line="480" w:lineRule="auto"/>
        <w:ind w:left="426" w:hanging="426"/>
        <w:pPrChange w:id="3279" w:author="Edu Fisica" w:date="2026-05-16T07:13:00Z">
          <w:pPr>
            <w:pStyle w:val="NormalWeb"/>
            <w:spacing w:before="0" w:beforeAutospacing="0" w:after="0" w:afterAutospacing="0"/>
            <w:ind w:left="426" w:hanging="426"/>
          </w:pPr>
        </w:pPrChange>
      </w:pPr>
      <w:r w:rsidRPr="00FF4F12">
        <w:t>Cantidad de hermanos: __________________________________________________</w:t>
      </w:r>
    </w:p>
    <w:p w14:paraId="63859008" w14:textId="77777777" w:rsidR="00B638CA" w:rsidRPr="00FF4F12" w:rsidRDefault="00B638CA" w:rsidP="004D2592">
      <w:pPr>
        <w:pStyle w:val="NormalWeb"/>
        <w:spacing w:before="0" w:beforeAutospacing="0" w:after="0" w:afterAutospacing="0" w:line="480" w:lineRule="auto"/>
        <w:ind w:left="426" w:hanging="426"/>
        <w:pPrChange w:id="3280" w:author="Edu Fisica" w:date="2026-05-16T07:13:00Z">
          <w:pPr>
            <w:pStyle w:val="NormalWeb"/>
            <w:spacing w:before="0" w:beforeAutospacing="0" w:after="0" w:afterAutospacing="0"/>
            <w:ind w:left="426" w:hanging="426"/>
          </w:pPr>
        </w:pPrChange>
      </w:pPr>
      <w:r w:rsidRPr="00FF4F12">
        <w:t>Dirección y tipo de vivienda: _______________________________________________</w:t>
      </w:r>
    </w:p>
    <w:p w14:paraId="15F37C25" w14:textId="77777777" w:rsidR="00B638CA" w:rsidRPr="00FF4F12" w:rsidRDefault="00B638CA" w:rsidP="004D2592">
      <w:pPr>
        <w:pStyle w:val="NormalWeb"/>
        <w:spacing w:before="0" w:beforeAutospacing="0" w:after="0" w:afterAutospacing="0" w:line="480" w:lineRule="auto"/>
        <w:ind w:left="426" w:hanging="426"/>
        <w:pPrChange w:id="3281" w:author="Edu Fisica" w:date="2026-05-16T07:13:00Z">
          <w:pPr>
            <w:pStyle w:val="NormalWeb"/>
            <w:spacing w:before="0" w:beforeAutospacing="0" w:after="0" w:afterAutospacing="0"/>
            <w:ind w:left="426" w:hanging="426"/>
          </w:pPr>
        </w:pPrChange>
      </w:pPr>
      <w:r w:rsidRPr="00FF4F12">
        <w:t>Actividades de liderazgo a cargo: ___________________________________________</w:t>
      </w:r>
    </w:p>
    <w:p w14:paraId="38EE46DF" w14:textId="77777777" w:rsidR="00B638CA" w:rsidRPr="00FF4F12" w:rsidRDefault="00B638CA" w:rsidP="004D2592">
      <w:pPr>
        <w:pStyle w:val="NormalWeb"/>
        <w:spacing w:before="0" w:beforeAutospacing="0" w:after="0" w:afterAutospacing="0" w:line="480" w:lineRule="auto"/>
        <w:ind w:left="426" w:hanging="426"/>
        <w:pPrChange w:id="3282" w:author="Edu Fisica" w:date="2026-05-16T07:13:00Z">
          <w:pPr>
            <w:pStyle w:val="NormalWeb"/>
            <w:spacing w:before="0" w:beforeAutospacing="0" w:after="0" w:afterAutospacing="0"/>
            <w:ind w:left="426" w:hanging="426"/>
          </w:pPr>
        </w:pPrChange>
      </w:pPr>
      <w:r w:rsidRPr="00FF4F12">
        <w:t>Hobbies o preferencias: __________________________________________________</w:t>
      </w:r>
    </w:p>
    <w:p w14:paraId="2821B207" w14:textId="77777777" w:rsidR="00B638CA" w:rsidRPr="00FF4F12" w:rsidRDefault="00B638CA" w:rsidP="004D2592">
      <w:pPr>
        <w:pStyle w:val="NormalWeb"/>
        <w:spacing w:before="0" w:beforeAutospacing="0" w:after="0" w:afterAutospacing="0" w:line="480" w:lineRule="auto"/>
        <w:ind w:left="426" w:hanging="426"/>
        <w:pPrChange w:id="3283" w:author="Edu Fisica" w:date="2026-05-16T07:13:00Z">
          <w:pPr>
            <w:pStyle w:val="NormalWeb"/>
            <w:spacing w:before="0" w:beforeAutospacing="0" w:after="0" w:afterAutospacing="0"/>
            <w:ind w:left="426" w:hanging="426"/>
          </w:pPr>
        </w:pPrChange>
      </w:pPr>
      <w:r w:rsidRPr="00FF4F12">
        <w:t>Enfermedades y/o alergias: _______________________________________________</w:t>
      </w:r>
    </w:p>
    <w:p w14:paraId="2FB7884B" w14:textId="77777777" w:rsidR="00B638CA" w:rsidRPr="00FF4F12" w:rsidRDefault="00B638CA" w:rsidP="004D2592">
      <w:pPr>
        <w:pStyle w:val="NormalWeb"/>
        <w:spacing w:before="0" w:beforeAutospacing="0" w:after="0" w:afterAutospacing="0" w:line="480" w:lineRule="auto"/>
        <w:ind w:left="426" w:hanging="426"/>
        <w:rPr>
          <w:b/>
          <w:bCs/>
        </w:rPr>
        <w:pPrChange w:id="3284" w:author="Edu Fisica" w:date="2026-05-16T07:13:00Z">
          <w:pPr>
            <w:pStyle w:val="NormalWeb"/>
            <w:spacing w:before="0" w:beforeAutospacing="0" w:after="0" w:afterAutospacing="0"/>
            <w:ind w:left="426" w:hanging="426"/>
          </w:pPr>
        </w:pPrChange>
      </w:pPr>
    </w:p>
    <w:p w14:paraId="2EF45F3E" w14:textId="77777777" w:rsidR="00B638CA" w:rsidRPr="00FF4F12" w:rsidRDefault="00B638CA" w:rsidP="004D2592">
      <w:pPr>
        <w:pStyle w:val="NormalWeb"/>
        <w:spacing w:before="0" w:beforeAutospacing="0" w:after="0" w:afterAutospacing="0" w:line="480" w:lineRule="auto"/>
        <w:ind w:left="426" w:hanging="426"/>
        <w:rPr>
          <w:b/>
          <w:bCs/>
        </w:rPr>
        <w:pPrChange w:id="3285" w:author="Edu Fisica" w:date="2026-05-16T07:13:00Z">
          <w:pPr>
            <w:pStyle w:val="NormalWeb"/>
            <w:spacing w:before="0" w:beforeAutospacing="0" w:after="0" w:afterAutospacing="0"/>
            <w:ind w:left="426" w:hanging="426"/>
          </w:pPr>
        </w:pPrChange>
      </w:pPr>
      <w:r w:rsidRPr="00FF4F12">
        <w:rPr>
          <w:b/>
          <w:bCs/>
        </w:rPr>
        <w:t>4. Registro descriptivo (observaciones primer, segundo y tercer periodo)</w:t>
      </w:r>
    </w:p>
    <w:p w14:paraId="6FF697A0" w14:textId="77777777" w:rsidR="00B638CA" w:rsidRPr="00FF4F12" w:rsidRDefault="00B638CA" w:rsidP="004D2592">
      <w:pPr>
        <w:pStyle w:val="NormalWeb"/>
        <w:spacing w:before="0" w:beforeAutospacing="0" w:after="0" w:afterAutospacing="0" w:line="480" w:lineRule="auto"/>
        <w:ind w:left="426" w:hanging="426"/>
        <w:rPr>
          <w:b/>
          <w:bCs/>
        </w:rPr>
        <w:pPrChange w:id="3286" w:author="Edu Fisica" w:date="2026-05-16T07:13:00Z">
          <w:pPr>
            <w:pStyle w:val="NormalWeb"/>
            <w:spacing w:before="0" w:beforeAutospacing="0" w:after="0" w:afterAutospacing="0"/>
            <w:ind w:left="426" w:hanging="426"/>
          </w:pPr>
        </w:pPrChange>
      </w:pPr>
    </w:p>
    <w:p w14:paraId="6223C79D" w14:textId="77777777" w:rsidR="00B638CA" w:rsidRPr="00FF4F12" w:rsidRDefault="00B638CA" w:rsidP="004D2592">
      <w:pPr>
        <w:pStyle w:val="NormalWeb"/>
        <w:spacing w:before="0" w:beforeAutospacing="0" w:after="0" w:afterAutospacing="0" w:line="480" w:lineRule="auto"/>
        <w:ind w:left="426" w:hanging="426"/>
        <w:pPrChange w:id="3287" w:author="Edu Fisica" w:date="2026-05-16T07:13:00Z">
          <w:pPr>
            <w:pStyle w:val="NormalWeb"/>
            <w:spacing w:before="0" w:beforeAutospacing="0" w:after="0" w:afterAutospacing="0"/>
            <w:ind w:left="426" w:hanging="426"/>
          </w:pPr>
        </w:pPrChange>
      </w:pPr>
      <w:r w:rsidRPr="00FF4F12">
        <w:t xml:space="preserve">Se toma nota de las acciones más significativas de cada periodo escolar, tanto a nivel </w:t>
      </w:r>
    </w:p>
    <w:p w14:paraId="11ADC0DB" w14:textId="77777777" w:rsidR="00B638CA" w:rsidRPr="00FF4F12" w:rsidRDefault="00B638CA" w:rsidP="004D2592">
      <w:pPr>
        <w:pStyle w:val="NormalWeb"/>
        <w:spacing w:before="0" w:beforeAutospacing="0" w:after="0" w:afterAutospacing="0" w:line="480" w:lineRule="auto"/>
        <w:ind w:left="426" w:hanging="426"/>
        <w:pPrChange w:id="3288" w:author="Edu Fisica" w:date="2026-05-16T07:13:00Z">
          <w:pPr>
            <w:pStyle w:val="NormalWeb"/>
            <w:spacing w:before="0" w:beforeAutospacing="0" w:after="0" w:afterAutospacing="0"/>
            <w:ind w:left="426" w:hanging="426"/>
          </w:pPr>
        </w:pPrChange>
      </w:pPr>
      <w:r w:rsidRPr="00FF4F12">
        <w:t>de comportamiento como de la parte académica, sin emitir juicios de valor.</w:t>
      </w:r>
    </w:p>
    <w:p w14:paraId="51CC5DD6" w14:textId="77777777" w:rsidR="00B638CA" w:rsidRPr="00FF4F12" w:rsidRDefault="00B638CA" w:rsidP="004D2592">
      <w:pPr>
        <w:pStyle w:val="NormalWeb"/>
        <w:spacing w:before="0" w:beforeAutospacing="0" w:after="0" w:afterAutospacing="0" w:line="480" w:lineRule="auto"/>
        <w:ind w:left="426" w:hanging="426"/>
        <w:pPrChange w:id="3289" w:author="Edu Fisica" w:date="2026-05-16T07:13:00Z">
          <w:pPr>
            <w:pStyle w:val="NormalWeb"/>
            <w:spacing w:before="0" w:beforeAutospacing="0" w:after="0" w:afterAutospacing="0"/>
            <w:ind w:left="426" w:hanging="426"/>
          </w:pPr>
        </w:pPrChange>
      </w:pPr>
    </w:p>
    <w:p w14:paraId="2838B123" w14:textId="77777777" w:rsidR="00B638CA" w:rsidRPr="00FF4F12" w:rsidRDefault="00B638CA" w:rsidP="004D2592">
      <w:pPr>
        <w:rPr>
          <w:rFonts w:cs="Times New Roman"/>
        </w:rPr>
      </w:pPr>
      <w:r w:rsidRPr="00FF4F12">
        <w:rPr>
          <w:rFonts w:cs="Times New Roman"/>
        </w:rPr>
        <w:t>Ejemplo: “Se remite a psicología por reincidencia en brotes de indisciplina, relacionados con el uso de apodos y palabras inadecuadas con sus compañeros, así como algunas peleas leves con sus compañeros, sin embargo, su espíritu de liderazgo es bueno y cumple a cabalidad su papel como representante del salón”.</w:t>
      </w:r>
    </w:p>
    <w:p w14:paraId="21F04FC0" w14:textId="77777777" w:rsidR="00B638CA" w:rsidRPr="00FF4F12" w:rsidRDefault="00B638CA" w:rsidP="004D2592">
      <w:pPr>
        <w:pStyle w:val="NormalWeb"/>
        <w:spacing w:before="0" w:beforeAutospacing="0" w:after="0" w:afterAutospacing="0" w:line="480" w:lineRule="auto"/>
        <w:ind w:left="426" w:hanging="426"/>
        <w:rPr>
          <w:b/>
          <w:bCs/>
        </w:rPr>
        <w:pPrChange w:id="3290" w:author="Edu Fisica" w:date="2026-05-16T07:13:00Z">
          <w:pPr>
            <w:pStyle w:val="NormalWeb"/>
            <w:ind w:left="426" w:hanging="426"/>
          </w:pPr>
        </w:pPrChange>
      </w:pPr>
      <w:r w:rsidRPr="00FF4F12">
        <w:rPr>
          <w:b/>
          <w:bCs/>
        </w:rPr>
        <w:t>5. Registro interpretativo (análisis del observador)</w:t>
      </w:r>
    </w:p>
    <w:p w14:paraId="1B304FE5" w14:textId="77777777" w:rsidR="00B638CA" w:rsidRPr="00FF4F12" w:rsidRDefault="00B638CA" w:rsidP="004D2592">
      <w:pPr>
        <w:pStyle w:val="NormalWeb"/>
        <w:spacing w:before="0" w:beforeAutospacing="0" w:after="0" w:afterAutospacing="0" w:line="480" w:lineRule="auto"/>
        <w:ind w:left="426" w:hanging="426"/>
        <w:pPrChange w:id="3291" w:author="Edu Fisica" w:date="2026-05-16T07:13:00Z">
          <w:pPr>
            <w:pStyle w:val="NormalWeb"/>
            <w:spacing w:before="0" w:beforeAutospacing="0" w:after="0" w:afterAutospacing="0"/>
            <w:ind w:left="426" w:hanging="426"/>
          </w:pPr>
        </w:pPrChange>
      </w:pPr>
      <w:r w:rsidRPr="00FF4F12">
        <w:t xml:space="preserve">Reflexionar sobre los datos recolectados teniendo en cuenta datos, contextos, hábitos, entre otros datos arrojados por el observador. </w:t>
      </w:r>
    </w:p>
    <w:p w14:paraId="2775C12F" w14:textId="77777777" w:rsidR="00B638CA" w:rsidRPr="00FF4F12" w:rsidRDefault="00B638CA" w:rsidP="004D2592">
      <w:pPr>
        <w:pStyle w:val="NormalWeb"/>
        <w:spacing w:before="0" w:beforeAutospacing="0" w:after="0" w:afterAutospacing="0" w:line="480" w:lineRule="auto"/>
        <w:ind w:left="426" w:hanging="426"/>
        <w:pPrChange w:id="3292" w:author="Edu Fisica" w:date="2026-05-16T07:13:00Z">
          <w:pPr>
            <w:pStyle w:val="NormalWeb"/>
            <w:spacing w:before="0" w:beforeAutospacing="0" w:after="0" w:afterAutospacing="0"/>
            <w:ind w:left="426" w:hanging="426"/>
          </w:pPr>
        </w:pPrChange>
      </w:pPr>
      <w:r w:rsidRPr="00FF4F12">
        <w:t>hecho observado.</w:t>
      </w:r>
    </w:p>
    <w:p w14:paraId="6B80FC5E" w14:textId="77777777" w:rsidR="00B638CA" w:rsidRPr="00FF4F12" w:rsidRDefault="00B638CA" w:rsidP="004D2592">
      <w:pPr>
        <w:pStyle w:val="NormalWeb"/>
        <w:spacing w:before="0" w:beforeAutospacing="0" w:after="0" w:afterAutospacing="0" w:line="480" w:lineRule="auto"/>
        <w:ind w:left="426" w:hanging="426"/>
        <w:pPrChange w:id="3293" w:author="Edu Fisica" w:date="2026-05-16T07:13:00Z">
          <w:pPr>
            <w:pStyle w:val="NormalWeb"/>
            <w:spacing w:before="0" w:beforeAutospacing="0" w:after="0" w:afterAutospacing="0"/>
            <w:ind w:left="426" w:hanging="426"/>
          </w:pPr>
        </w:pPrChange>
      </w:pPr>
      <w:r w:rsidRPr="00FF4F12">
        <w:t>Ejemplo: “La mayoría de niños viven con sus padres y hermanos, sin embargo, también</w:t>
      </w:r>
    </w:p>
    <w:p w14:paraId="4E5E8940" w14:textId="77777777" w:rsidR="00B638CA" w:rsidRPr="00FF4F12" w:rsidRDefault="00B638CA" w:rsidP="004D2592">
      <w:pPr>
        <w:pStyle w:val="NormalWeb"/>
        <w:spacing w:before="0" w:beforeAutospacing="0" w:after="0" w:afterAutospacing="0" w:line="480" w:lineRule="auto"/>
        <w:ind w:left="426" w:hanging="426"/>
        <w:pPrChange w:id="3294" w:author="Edu Fisica" w:date="2026-05-16T07:13:00Z">
          <w:pPr>
            <w:pStyle w:val="NormalWeb"/>
            <w:spacing w:before="0" w:beforeAutospacing="0" w:after="0" w:afterAutospacing="0"/>
            <w:ind w:left="426" w:hanging="426"/>
          </w:pPr>
        </w:pPrChange>
      </w:pPr>
      <w:r w:rsidRPr="00FF4F12">
        <w:t>existen hogares disfuncionales donde se integran tíos, abuelos y primos en una sola</w:t>
      </w:r>
    </w:p>
    <w:p w14:paraId="1BC433B2" w14:textId="77777777" w:rsidR="00B638CA" w:rsidRPr="00FF4F12" w:rsidRDefault="00B638CA" w:rsidP="004D2592">
      <w:pPr>
        <w:pStyle w:val="NormalWeb"/>
        <w:spacing w:before="0" w:beforeAutospacing="0" w:after="0" w:afterAutospacing="0" w:line="480" w:lineRule="auto"/>
        <w:ind w:left="426" w:hanging="426"/>
        <w:pPrChange w:id="3295" w:author="Edu Fisica" w:date="2026-05-16T07:13:00Z">
          <w:pPr>
            <w:pStyle w:val="NormalWeb"/>
            <w:spacing w:before="0" w:beforeAutospacing="0" w:after="0" w:afterAutospacing="0"/>
            <w:ind w:left="426" w:hanging="426"/>
          </w:pPr>
        </w:pPrChange>
      </w:pPr>
      <w:r w:rsidRPr="00FF4F12">
        <w:t>vivienda”.</w:t>
      </w:r>
    </w:p>
    <w:p w14:paraId="50FFE62A" w14:textId="77777777" w:rsidR="00B638CA" w:rsidRPr="00FF4F12" w:rsidRDefault="00B638CA" w:rsidP="004D2592">
      <w:pPr>
        <w:pStyle w:val="NormalWeb"/>
        <w:spacing w:before="0" w:beforeAutospacing="0" w:after="0" w:afterAutospacing="0" w:line="480" w:lineRule="auto"/>
        <w:ind w:left="426" w:hanging="426"/>
        <w:pPrChange w:id="3296" w:author="Edu Fisica" w:date="2026-05-16T07:13:00Z">
          <w:pPr>
            <w:pStyle w:val="NormalWeb"/>
            <w:spacing w:before="0" w:beforeAutospacing="0" w:after="0" w:afterAutospacing="0"/>
            <w:ind w:left="426" w:hanging="426"/>
          </w:pPr>
        </w:pPrChange>
      </w:pPr>
    </w:p>
    <w:p w14:paraId="042DC36F" w14:textId="77777777" w:rsidR="00B638CA" w:rsidRPr="00FF4F12" w:rsidRDefault="00B638CA" w:rsidP="004D2592">
      <w:pPr>
        <w:pStyle w:val="NormalWeb"/>
        <w:spacing w:before="0" w:beforeAutospacing="0" w:after="0" w:afterAutospacing="0" w:line="480" w:lineRule="auto"/>
        <w:ind w:left="426" w:hanging="426"/>
        <w:rPr>
          <w:b/>
          <w:bCs/>
        </w:rPr>
        <w:pPrChange w:id="3297" w:author="Edu Fisica" w:date="2026-05-16T07:13:00Z">
          <w:pPr>
            <w:pStyle w:val="NormalWeb"/>
            <w:spacing w:before="0" w:beforeAutospacing="0" w:after="0" w:afterAutospacing="0"/>
            <w:ind w:left="426" w:hanging="426"/>
          </w:pPr>
        </w:pPrChange>
      </w:pPr>
      <w:r w:rsidRPr="00FF4F12">
        <w:rPr>
          <w:b/>
          <w:bCs/>
        </w:rPr>
        <w:t>6. Reflexión pedagógica final</w:t>
      </w:r>
    </w:p>
    <w:p w14:paraId="6AAF3B8F" w14:textId="77777777" w:rsidR="00B638CA" w:rsidRPr="00FF4F12" w:rsidRDefault="00B638CA" w:rsidP="004D2592">
      <w:pPr>
        <w:pStyle w:val="NormalWeb"/>
        <w:spacing w:before="0" w:beforeAutospacing="0" w:after="0" w:afterAutospacing="0" w:line="480" w:lineRule="auto"/>
        <w:ind w:left="426" w:hanging="426"/>
        <w:pPrChange w:id="3298" w:author="Edu Fisica" w:date="2026-05-16T07:13:00Z">
          <w:pPr>
            <w:pStyle w:val="NormalWeb"/>
            <w:spacing w:before="0" w:beforeAutospacing="0" w:after="0" w:afterAutospacing="0"/>
            <w:ind w:left="426" w:hanging="426"/>
          </w:pPr>
        </w:pPrChange>
      </w:pPr>
      <w:r w:rsidRPr="00FF4F12">
        <w:t>- Análisis sobre los contextos familiares: ____________________________________</w:t>
      </w:r>
    </w:p>
    <w:p w14:paraId="5F8CCCAA" w14:textId="77777777" w:rsidR="00B638CA" w:rsidRPr="00FF4F12" w:rsidRDefault="00B638CA" w:rsidP="004D2592">
      <w:pPr>
        <w:pStyle w:val="NormalWeb"/>
        <w:spacing w:before="0" w:beforeAutospacing="0" w:after="0" w:afterAutospacing="0" w:line="480" w:lineRule="auto"/>
        <w:ind w:left="426" w:hanging="426"/>
        <w:pPrChange w:id="3299" w:author="Edu Fisica" w:date="2026-05-16T07:13:00Z">
          <w:pPr>
            <w:pStyle w:val="NormalWeb"/>
            <w:spacing w:before="0" w:beforeAutospacing="0" w:after="0" w:afterAutospacing="0"/>
            <w:ind w:left="426" w:hanging="426"/>
          </w:pPr>
        </w:pPrChange>
      </w:pPr>
      <w:r w:rsidRPr="00FF4F12">
        <w:t>- Influencias de los lugares de procedencia: __________________________________</w:t>
      </w:r>
    </w:p>
    <w:p w14:paraId="37948F4B" w14:textId="77777777" w:rsidR="00B638CA" w:rsidRPr="00FF4F12" w:rsidRDefault="00B638CA" w:rsidP="004D2592">
      <w:pPr>
        <w:pStyle w:val="NormalWeb"/>
        <w:spacing w:before="0" w:beforeAutospacing="0" w:after="0" w:afterAutospacing="0" w:line="480" w:lineRule="auto"/>
        <w:ind w:left="426" w:hanging="426"/>
        <w:pPrChange w:id="3300" w:author="Edu Fisica" w:date="2026-05-16T07:13:00Z">
          <w:pPr>
            <w:pStyle w:val="NormalWeb"/>
            <w:spacing w:before="0" w:beforeAutospacing="0" w:after="0" w:afterAutospacing="0"/>
            <w:ind w:left="426" w:hanging="426"/>
          </w:pPr>
        </w:pPrChange>
      </w:pPr>
      <w:r w:rsidRPr="00FF4F12">
        <w:t>- cambios (positivos y negativos) durante los tres periodos del año escolar: _________</w:t>
      </w:r>
    </w:p>
    <w:p w14:paraId="5949FB8C" w14:textId="77777777" w:rsidR="00B638CA" w:rsidRPr="00FF4F12" w:rsidRDefault="00B638CA" w:rsidP="004D2592">
      <w:pPr>
        <w:pStyle w:val="NormalWeb"/>
        <w:spacing w:before="0" w:beforeAutospacing="0" w:after="0" w:afterAutospacing="0" w:line="480" w:lineRule="auto"/>
        <w:ind w:left="426" w:hanging="426"/>
        <w:pPrChange w:id="3301" w:author="Edu Fisica" w:date="2026-05-16T07:13:00Z">
          <w:pPr>
            <w:pStyle w:val="NormalWeb"/>
            <w:spacing w:before="0" w:beforeAutospacing="0" w:after="0" w:afterAutospacing="0"/>
            <w:ind w:left="426" w:hanging="426"/>
          </w:pPr>
        </w:pPrChange>
      </w:pPr>
      <w:r w:rsidRPr="00FF4F12">
        <w:t>- Propuesta de estrategias didácticas para mejorar la convivencia: ________________</w:t>
      </w:r>
    </w:p>
    <w:p w14:paraId="53929EE4" w14:textId="77777777" w:rsidR="00800BB0" w:rsidRDefault="00800BB0" w:rsidP="00B638CA">
      <w:pPr>
        <w:pStyle w:val="NormalWeb"/>
        <w:ind w:left="426" w:hanging="426"/>
        <w:jc w:val="center"/>
        <w:rPr>
          <w:b/>
          <w:rPrChange w:id="3302" w:author="Edu Fisica" w:date="2026-05-16T07:13:00Z">
            <w:rPr/>
          </w:rPrChange>
        </w:rPr>
        <w:pPrChange w:id="3303" w:author="Edu Fisica" w:date="2026-05-16T07:13:00Z">
          <w:pPr>
            <w:pStyle w:val="NormalWeb"/>
            <w:ind w:left="426" w:hanging="426"/>
          </w:pPr>
        </w:pPrChange>
      </w:pPr>
    </w:p>
    <w:p w14:paraId="27BABD60" w14:textId="77777777" w:rsidR="00C973BB" w:rsidRDefault="00C973BB" w:rsidP="00B638CA">
      <w:pPr>
        <w:pStyle w:val="NormalWeb"/>
        <w:ind w:left="426" w:hanging="426"/>
        <w:jc w:val="center"/>
        <w:rPr>
          <w:b/>
          <w:rPrChange w:id="3304" w:author="Edu Fisica" w:date="2026-05-16T07:13:00Z">
            <w:rPr/>
          </w:rPrChange>
        </w:rPr>
        <w:pPrChange w:id="3305" w:author="Edu Fisica" w:date="2026-05-16T07:13:00Z">
          <w:pPr>
            <w:pStyle w:val="NormalWeb"/>
            <w:ind w:left="426" w:hanging="426"/>
          </w:pPr>
        </w:pPrChange>
      </w:pPr>
    </w:p>
    <w:p w14:paraId="10D49263" w14:textId="77777777" w:rsidR="00C973BB" w:rsidRDefault="00C973BB" w:rsidP="00B638CA">
      <w:pPr>
        <w:pStyle w:val="NormalWeb"/>
        <w:ind w:left="426" w:hanging="426"/>
        <w:jc w:val="center"/>
        <w:rPr>
          <w:b/>
          <w:rPrChange w:id="3306" w:author="Edu Fisica" w:date="2026-05-16T07:13:00Z">
            <w:rPr/>
          </w:rPrChange>
        </w:rPr>
        <w:pPrChange w:id="3307" w:author="Edu Fisica" w:date="2026-05-16T07:13:00Z">
          <w:pPr>
            <w:pStyle w:val="NormalWeb"/>
            <w:ind w:left="426" w:hanging="426"/>
          </w:pPr>
        </w:pPrChange>
      </w:pPr>
    </w:p>
    <w:p w14:paraId="2304DB1B" w14:textId="77777777" w:rsidR="00C973BB" w:rsidRDefault="00C973BB" w:rsidP="00B638CA">
      <w:pPr>
        <w:pStyle w:val="NormalWeb"/>
        <w:ind w:left="426" w:hanging="426"/>
        <w:jc w:val="center"/>
        <w:rPr>
          <w:ins w:id="3308" w:author="Edu Fisica" w:date="2026-05-16T07:13:00Z"/>
          <w:b/>
          <w:bCs/>
        </w:rPr>
      </w:pPr>
    </w:p>
    <w:p w14:paraId="6B5B7AC2" w14:textId="77777777" w:rsidR="00C973BB" w:rsidRDefault="00C973BB" w:rsidP="00B638CA">
      <w:pPr>
        <w:pStyle w:val="NormalWeb"/>
        <w:ind w:left="426" w:hanging="426"/>
        <w:jc w:val="center"/>
        <w:rPr>
          <w:ins w:id="3309" w:author="Edu Fisica" w:date="2026-05-16T07:13:00Z"/>
          <w:b/>
          <w:bCs/>
        </w:rPr>
      </w:pPr>
    </w:p>
    <w:p w14:paraId="11C99B58" w14:textId="77777777" w:rsidR="00C973BB" w:rsidRDefault="00C973BB" w:rsidP="00B638CA">
      <w:pPr>
        <w:pStyle w:val="NormalWeb"/>
        <w:ind w:left="426" w:hanging="426"/>
        <w:jc w:val="center"/>
        <w:rPr>
          <w:ins w:id="3310" w:author="Edu Fisica" w:date="2026-05-16T07:13:00Z"/>
          <w:b/>
          <w:bCs/>
        </w:rPr>
      </w:pPr>
    </w:p>
    <w:p w14:paraId="3F1C2F25" w14:textId="77777777" w:rsidR="00C973BB" w:rsidRDefault="00C973BB" w:rsidP="00B638CA">
      <w:pPr>
        <w:pStyle w:val="NormalWeb"/>
        <w:ind w:left="426" w:hanging="426"/>
        <w:jc w:val="center"/>
        <w:rPr>
          <w:ins w:id="3311" w:author="Edu Fisica" w:date="2026-05-16T07:13:00Z"/>
          <w:b/>
          <w:bCs/>
        </w:rPr>
      </w:pPr>
    </w:p>
    <w:p w14:paraId="1AC5DABE" w14:textId="77777777" w:rsidR="00C973BB" w:rsidRDefault="00C973BB" w:rsidP="00B638CA">
      <w:pPr>
        <w:pStyle w:val="NormalWeb"/>
        <w:ind w:left="426" w:hanging="426"/>
        <w:jc w:val="center"/>
        <w:rPr>
          <w:ins w:id="3312" w:author="Edu Fisica" w:date="2026-05-16T07:13:00Z"/>
          <w:b/>
          <w:bCs/>
        </w:rPr>
      </w:pPr>
    </w:p>
    <w:p w14:paraId="53C19C58" w14:textId="77777777" w:rsidR="00C973BB" w:rsidRDefault="00C973BB" w:rsidP="00B638CA">
      <w:pPr>
        <w:pStyle w:val="NormalWeb"/>
        <w:ind w:left="426" w:hanging="426"/>
        <w:jc w:val="center"/>
        <w:rPr>
          <w:ins w:id="3313" w:author="Edu Fisica" w:date="2026-05-16T07:13:00Z"/>
          <w:b/>
          <w:bCs/>
        </w:rPr>
      </w:pPr>
    </w:p>
    <w:p w14:paraId="6723E382" w14:textId="77777777" w:rsidR="00C973BB" w:rsidRDefault="00C973BB" w:rsidP="00B638CA">
      <w:pPr>
        <w:pStyle w:val="NormalWeb"/>
        <w:ind w:left="426" w:hanging="426"/>
        <w:jc w:val="center"/>
        <w:rPr>
          <w:ins w:id="3314" w:author="Edu Fisica" w:date="2026-05-16T07:13:00Z"/>
          <w:b/>
          <w:bCs/>
        </w:rPr>
      </w:pPr>
    </w:p>
    <w:p w14:paraId="1CF64E66" w14:textId="77777777" w:rsidR="00C973BB" w:rsidRDefault="00C973BB" w:rsidP="00B638CA">
      <w:pPr>
        <w:pStyle w:val="NormalWeb"/>
        <w:ind w:left="426" w:hanging="426"/>
        <w:jc w:val="center"/>
        <w:rPr>
          <w:ins w:id="3315" w:author="Edu Fisica" w:date="2026-05-16T07:13:00Z"/>
          <w:b/>
          <w:bCs/>
        </w:rPr>
      </w:pPr>
    </w:p>
    <w:p w14:paraId="27B22F3A" w14:textId="66DBE53D" w:rsidR="00B638CA" w:rsidRPr="00FF4F12" w:rsidRDefault="00B638CA" w:rsidP="00B638CA">
      <w:pPr>
        <w:pStyle w:val="NormalWeb"/>
        <w:ind w:left="426" w:hanging="426"/>
        <w:jc w:val="center"/>
        <w:rPr>
          <w:b/>
          <w:bCs/>
        </w:rPr>
      </w:pPr>
      <w:r w:rsidRPr="00FF4F12">
        <w:rPr>
          <w:noProof/>
          <w:lang w:val="es-CO"/>
        </w:rPr>
        <w:drawing>
          <wp:anchor distT="0" distB="0" distL="114300" distR="114300" simplePos="0" relativeHeight="251726848" behindDoc="1" locked="0" layoutInCell="1" allowOverlap="1" wp14:anchorId="1E1D0ECB" wp14:editId="5BCD4375">
            <wp:simplePos x="0" y="0"/>
            <wp:positionH relativeFrom="column">
              <wp:posOffset>2406650</wp:posOffset>
            </wp:positionH>
            <wp:positionV relativeFrom="paragraph">
              <wp:posOffset>173990</wp:posOffset>
            </wp:positionV>
            <wp:extent cx="1251676" cy="876173"/>
            <wp:effectExtent l="0" t="0" r="0" b="0"/>
            <wp:wrapNone/>
            <wp:docPr id="774600203" name="Imagen 1" descr="logo – Universidad de Nari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logo – Universidad de Nariño"/>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255541" cy="878879"/>
                    </a:xfrm>
                    <a:prstGeom prst="rect">
                      <a:avLst/>
                    </a:prstGeom>
                    <a:noFill/>
                    <a:ln>
                      <a:noFill/>
                    </a:ln>
                  </pic:spPr>
                </pic:pic>
              </a:graphicData>
            </a:graphic>
            <wp14:sizeRelH relativeFrom="page">
              <wp14:pctWidth>0</wp14:pctWidth>
            </wp14:sizeRelH>
            <wp14:sizeRelV relativeFrom="page">
              <wp14:pctHeight>0</wp14:pctHeight>
            </wp14:sizeRelV>
          </wp:anchor>
        </w:drawing>
      </w:r>
      <w:r w:rsidRPr="00FF4F12">
        <w:rPr>
          <w:b/>
          <w:bCs/>
        </w:rPr>
        <w:t>Anexo B</w:t>
      </w:r>
    </w:p>
    <w:p w14:paraId="7FA80A4C" w14:textId="77777777" w:rsidR="00B638CA" w:rsidRPr="00FF4F12" w:rsidRDefault="00B638CA" w:rsidP="00B638CA">
      <w:pPr>
        <w:pStyle w:val="NormalWeb"/>
        <w:spacing w:before="0" w:beforeAutospacing="0" w:after="0" w:afterAutospacing="0"/>
        <w:ind w:left="426" w:hanging="426"/>
        <w:jc w:val="center"/>
        <w:rPr>
          <w:del w:id="3316" w:author="Edu Fisica" w:date="2026-05-16T07:13:00Z"/>
          <w:b/>
          <w:bCs/>
        </w:rPr>
      </w:pPr>
    </w:p>
    <w:p w14:paraId="79CA7F43" w14:textId="77777777" w:rsidR="00B638CA" w:rsidRPr="00FF4F12" w:rsidRDefault="00B638CA" w:rsidP="00B638CA">
      <w:pPr>
        <w:pStyle w:val="NormalWeb"/>
        <w:spacing w:before="0" w:beforeAutospacing="0" w:after="0" w:afterAutospacing="0"/>
        <w:ind w:left="426" w:hanging="426"/>
        <w:jc w:val="center"/>
        <w:rPr>
          <w:b/>
          <w:bCs/>
        </w:rPr>
      </w:pPr>
    </w:p>
    <w:p w14:paraId="68811A35" w14:textId="77777777" w:rsidR="00B638CA" w:rsidRPr="00FF4F12" w:rsidRDefault="00B638CA" w:rsidP="00B638CA">
      <w:pPr>
        <w:pStyle w:val="NormalWeb"/>
        <w:spacing w:before="0" w:beforeAutospacing="0" w:after="0" w:afterAutospacing="0"/>
        <w:ind w:left="426" w:hanging="426"/>
        <w:jc w:val="center"/>
        <w:rPr>
          <w:b/>
          <w:bCs/>
        </w:rPr>
      </w:pPr>
    </w:p>
    <w:p w14:paraId="3BD7609C" w14:textId="77777777" w:rsidR="00B638CA" w:rsidRPr="00FF4F12" w:rsidRDefault="00B638CA" w:rsidP="00B638CA">
      <w:pPr>
        <w:pStyle w:val="NormalWeb"/>
        <w:spacing w:before="0" w:beforeAutospacing="0" w:after="0" w:afterAutospacing="0"/>
        <w:ind w:left="426" w:hanging="426"/>
        <w:jc w:val="center"/>
        <w:rPr>
          <w:b/>
          <w:bCs/>
        </w:rPr>
      </w:pPr>
    </w:p>
    <w:p w14:paraId="75364CE4" w14:textId="77777777" w:rsidR="00B638CA" w:rsidRPr="00FF4F12" w:rsidRDefault="00B638CA" w:rsidP="004D2592">
      <w:pPr>
        <w:pStyle w:val="NormalWeb"/>
        <w:spacing w:before="0" w:beforeAutospacing="0" w:after="0" w:afterAutospacing="0" w:line="480" w:lineRule="auto"/>
        <w:ind w:left="426" w:hanging="426"/>
        <w:jc w:val="center"/>
        <w:rPr>
          <w:b/>
          <w:bCs/>
        </w:rPr>
        <w:pPrChange w:id="3317" w:author="Edu Fisica" w:date="2026-05-16T07:13:00Z">
          <w:pPr>
            <w:pStyle w:val="NormalWeb"/>
            <w:spacing w:before="0" w:beforeAutospacing="0" w:after="0" w:afterAutospacing="0"/>
            <w:ind w:left="426" w:hanging="426"/>
            <w:jc w:val="center"/>
          </w:pPr>
        </w:pPrChange>
      </w:pPr>
      <w:r w:rsidRPr="00FF4F12">
        <w:rPr>
          <w:b/>
          <w:bCs/>
        </w:rPr>
        <w:t>Registros documentales</w:t>
      </w:r>
    </w:p>
    <w:p w14:paraId="3F30AD2E" w14:textId="77777777" w:rsidR="00B638CA" w:rsidRPr="00FF4F12" w:rsidRDefault="00B638CA" w:rsidP="004D2592">
      <w:pPr>
        <w:pStyle w:val="NormalWeb"/>
        <w:spacing w:before="0" w:beforeAutospacing="0" w:after="0" w:afterAutospacing="0" w:line="480" w:lineRule="auto"/>
        <w:ind w:left="426" w:hanging="426"/>
        <w:jc w:val="center"/>
        <w:rPr>
          <w:b/>
          <w:bCs/>
        </w:rPr>
        <w:pPrChange w:id="3318" w:author="Edu Fisica" w:date="2026-05-16T07:13:00Z">
          <w:pPr>
            <w:pStyle w:val="NormalWeb"/>
            <w:spacing w:before="0" w:beforeAutospacing="0" w:after="0" w:afterAutospacing="0"/>
            <w:ind w:left="426" w:hanging="426"/>
            <w:jc w:val="center"/>
          </w:pPr>
        </w:pPrChange>
      </w:pPr>
      <w:r w:rsidRPr="00FF4F12">
        <w:rPr>
          <w:b/>
          <w:bCs/>
        </w:rPr>
        <w:t xml:space="preserve">Universidad de Nariño </w:t>
      </w:r>
    </w:p>
    <w:p w14:paraId="413C7346" w14:textId="77777777" w:rsidR="00E7605C" w:rsidRDefault="00B638CA" w:rsidP="004D2592">
      <w:pPr>
        <w:rPr>
          <w:rPrChange w:id="3319" w:author="Edu Fisica" w:date="2026-05-16T07:13:00Z">
            <w:rPr>
              <w:b/>
            </w:rPr>
          </w:rPrChange>
        </w:rPr>
      </w:pPr>
      <w:r w:rsidRPr="00FF4F12">
        <w:rPr>
          <w:rFonts w:cs="Times New Roman"/>
          <w:b/>
          <w:bCs/>
        </w:rPr>
        <w:t xml:space="preserve">Investigación: </w:t>
      </w:r>
      <w:r w:rsidRPr="00FF4F12">
        <w:rPr>
          <w:rFonts w:cs="Times New Roman"/>
          <w:color w:val="000000"/>
        </w:rPr>
        <w:t>Educar para la paz y la convivencia a través de estrategias didácticas con estudiantes del grado sexto uno en la Institución Educativa José Antonio Galán</w:t>
      </w:r>
      <w:r w:rsidRPr="00FF4F12">
        <w:rPr>
          <w:rFonts w:cs="Times New Roman"/>
        </w:rPr>
        <w:t>.</w:t>
      </w:r>
    </w:p>
    <w:p w14:paraId="002AC59F" w14:textId="7EE8BA35" w:rsidR="00B638CA" w:rsidRPr="00E7605C" w:rsidRDefault="00B638CA" w:rsidP="004D2592">
      <w:pPr>
        <w:ind w:firstLine="0"/>
        <w:rPr>
          <w:b/>
          <w:rPrChange w:id="3320" w:author="Edu Fisica" w:date="2026-05-16T07:13:00Z">
            <w:rPr/>
          </w:rPrChange>
        </w:rPr>
        <w:pPrChange w:id="3321" w:author="Edu Fisica" w:date="2026-05-16T07:13:00Z">
          <w:pPr>
            <w:pStyle w:val="NormalWeb"/>
            <w:ind w:left="426" w:hanging="426"/>
            <w:jc w:val="both"/>
          </w:pPr>
        </w:pPrChange>
      </w:pPr>
      <w:r w:rsidRPr="00FF4F12">
        <w:rPr>
          <w:b/>
          <w:bCs/>
        </w:rPr>
        <w:t xml:space="preserve">Investigadoras: </w:t>
      </w:r>
      <w:r w:rsidRPr="00FF4F12">
        <w:t>Gladys del Carmen Bacca Santacruz y Tania Carolina Gustin Guerrero</w:t>
      </w:r>
    </w:p>
    <w:p w14:paraId="03EC1C96" w14:textId="77777777" w:rsidR="00B638CA" w:rsidRPr="00FF4F12" w:rsidRDefault="00B638CA" w:rsidP="004D2592">
      <w:pPr>
        <w:pStyle w:val="NormalWeb"/>
        <w:spacing w:before="0" w:beforeAutospacing="0" w:after="0" w:afterAutospacing="0" w:line="480" w:lineRule="auto"/>
        <w:ind w:left="426" w:hanging="426"/>
        <w:jc w:val="both"/>
        <w:rPr>
          <w:color w:val="000000"/>
        </w:rPr>
        <w:pPrChange w:id="3322" w:author="Edu Fisica" w:date="2026-05-16T07:13:00Z">
          <w:pPr>
            <w:pStyle w:val="NormalWeb"/>
            <w:spacing w:before="0" w:beforeAutospacing="0" w:after="0" w:afterAutospacing="0"/>
            <w:ind w:left="426" w:hanging="426"/>
            <w:jc w:val="both"/>
          </w:pPr>
        </w:pPrChange>
      </w:pPr>
      <w:r w:rsidRPr="00FF4F12">
        <w:rPr>
          <w:b/>
          <w:bCs/>
        </w:rPr>
        <w:t>Objetivo uno:</w:t>
      </w:r>
      <w:r w:rsidRPr="00FF4F12">
        <w:t xml:space="preserve"> </w:t>
      </w:r>
      <w:r w:rsidRPr="00FF4F12">
        <w:rPr>
          <w:color w:val="000000"/>
        </w:rPr>
        <w:t>Identificar los problemas de convivencia que se presentan en los</w:t>
      </w:r>
    </w:p>
    <w:p w14:paraId="14116656" w14:textId="77777777" w:rsidR="00B638CA" w:rsidRPr="00FF4F12" w:rsidRDefault="00B638CA" w:rsidP="004D2592">
      <w:pPr>
        <w:pStyle w:val="NormalWeb"/>
        <w:spacing w:before="0" w:beforeAutospacing="0" w:after="0" w:afterAutospacing="0" w:line="480" w:lineRule="auto"/>
        <w:ind w:left="426" w:hanging="426"/>
        <w:jc w:val="both"/>
        <w:pPrChange w:id="3323" w:author="Edu Fisica" w:date="2026-05-16T07:13:00Z">
          <w:pPr>
            <w:pStyle w:val="NormalWeb"/>
            <w:spacing w:before="0" w:beforeAutospacing="0" w:after="0" w:afterAutospacing="0"/>
            <w:ind w:left="426" w:hanging="426"/>
            <w:jc w:val="both"/>
          </w:pPr>
        </w:pPrChange>
      </w:pPr>
      <w:r w:rsidRPr="00FF4F12">
        <w:rPr>
          <w:color w:val="000000"/>
        </w:rPr>
        <w:t>estudiantes de grado 6-1, de la Institución Educativa José Antonio Galán de Iles, Nariño</w:t>
      </w:r>
      <w:r w:rsidRPr="00FF4F12">
        <w:t>.</w:t>
      </w:r>
    </w:p>
    <w:p w14:paraId="7A8FA9CC" w14:textId="77777777" w:rsidR="00B638CA" w:rsidRPr="00FF4F12" w:rsidRDefault="00B638CA" w:rsidP="004D2592">
      <w:pPr>
        <w:pStyle w:val="NormalWeb"/>
        <w:spacing w:before="0" w:beforeAutospacing="0" w:after="0" w:afterAutospacing="0" w:line="480" w:lineRule="auto"/>
        <w:ind w:left="426" w:hanging="426"/>
        <w:jc w:val="both"/>
        <w:rPr>
          <w:color w:val="000000"/>
        </w:rPr>
        <w:pPrChange w:id="3324" w:author="Edu Fisica" w:date="2026-05-16T07:13:00Z">
          <w:pPr>
            <w:pStyle w:val="NormalWeb"/>
            <w:spacing w:before="0" w:beforeAutospacing="0" w:after="0" w:afterAutospacing="0"/>
            <w:ind w:left="426" w:hanging="426"/>
            <w:jc w:val="both"/>
          </w:pPr>
        </w:pPrChange>
      </w:pPr>
    </w:p>
    <w:p w14:paraId="7471E5BD" w14:textId="77777777" w:rsidR="00B638CA" w:rsidRPr="00FF4F12" w:rsidRDefault="00B638CA" w:rsidP="004D2592">
      <w:pPr>
        <w:pStyle w:val="NormalWeb"/>
        <w:spacing w:before="0" w:beforeAutospacing="0" w:after="0" w:afterAutospacing="0" w:line="480" w:lineRule="auto"/>
        <w:ind w:left="426" w:hanging="426"/>
        <w:jc w:val="both"/>
        <w:rPr>
          <w:color w:val="000000"/>
        </w:rPr>
        <w:pPrChange w:id="3325" w:author="Edu Fisica" w:date="2026-05-16T07:13:00Z">
          <w:pPr>
            <w:pStyle w:val="NormalWeb"/>
            <w:spacing w:before="0" w:beforeAutospacing="0" w:after="0" w:afterAutospacing="0"/>
            <w:ind w:left="426" w:hanging="426"/>
            <w:jc w:val="both"/>
          </w:pPr>
        </w:pPrChange>
      </w:pPr>
      <w:r w:rsidRPr="00FF4F12">
        <w:rPr>
          <w:b/>
          <w:bCs/>
        </w:rPr>
        <w:t xml:space="preserve">Objetivo tres: </w:t>
      </w:r>
      <w:r w:rsidRPr="00FF4F12">
        <w:rPr>
          <w:color w:val="000000"/>
        </w:rPr>
        <w:t xml:space="preserve">Fomentar actitudes proactivas orientadas a la construcción de la paz y al </w:t>
      </w:r>
    </w:p>
    <w:p w14:paraId="5087782C" w14:textId="77777777" w:rsidR="00B638CA" w:rsidRPr="00FF4F12" w:rsidRDefault="00B638CA" w:rsidP="004D2592">
      <w:pPr>
        <w:pStyle w:val="NormalWeb"/>
        <w:spacing w:before="0" w:beforeAutospacing="0" w:after="0" w:afterAutospacing="0" w:line="480" w:lineRule="auto"/>
        <w:ind w:left="426" w:hanging="426"/>
        <w:jc w:val="both"/>
        <w:rPr>
          <w:color w:val="000000"/>
        </w:rPr>
        <w:pPrChange w:id="3326" w:author="Edu Fisica" w:date="2026-05-16T07:13:00Z">
          <w:pPr>
            <w:pStyle w:val="NormalWeb"/>
            <w:spacing w:before="0" w:beforeAutospacing="0" w:after="0" w:afterAutospacing="0"/>
            <w:ind w:left="426" w:hanging="426"/>
            <w:jc w:val="both"/>
          </w:pPr>
        </w:pPrChange>
      </w:pPr>
      <w:r w:rsidRPr="00FF4F12">
        <w:rPr>
          <w:color w:val="000000"/>
        </w:rPr>
        <w:t xml:space="preserve">fortalecimiento de la convivencia armoniosa </w:t>
      </w:r>
    </w:p>
    <w:p w14:paraId="1C929753" w14:textId="77777777" w:rsidR="00B638CA" w:rsidRPr="00FF4F12" w:rsidRDefault="00B638CA" w:rsidP="004D2592">
      <w:pPr>
        <w:pStyle w:val="NormalWeb"/>
        <w:spacing w:before="0" w:beforeAutospacing="0" w:after="0" w:afterAutospacing="0" w:line="480" w:lineRule="auto"/>
        <w:ind w:left="426" w:hanging="426"/>
        <w:jc w:val="both"/>
        <w:rPr>
          <w:b/>
          <w:bCs/>
        </w:rPr>
        <w:pPrChange w:id="3327" w:author="Edu Fisica" w:date="2026-05-16T07:13:00Z">
          <w:pPr>
            <w:pStyle w:val="NormalWeb"/>
            <w:spacing w:before="0" w:beforeAutospacing="0" w:after="0" w:afterAutospacing="0"/>
            <w:ind w:left="426" w:hanging="426"/>
            <w:jc w:val="both"/>
          </w:pPr>
        </w:pPrChange>
      </w:pPr>
    </w:p>
    <w:p w14:paraId="6C9FF5C6" w14:textId="77777777" w:rsidR="00B638CA" w:rsidRPr="00FF4F12" w:rsidRDefault="00B638CA" w:rsidP="00B638CA">
      <w:pPr>
        <w:pStyle w:val="NormalWeb"/>
        <w:spacing w:before="0" w:beforeAutospacing="0" w:after="0" w:afterAutospacing="0"/>
        <w:ind w:left="426" w:hanging="426"/>
        <w:jc w:val="both"/>
        <w:rPr>
          <w:del w:id="3328" w:author="Edu Fisica" w:date="2026-05-16T07:13:00Z"/>
          <w:b/>
          <w:bCs/>
        </w:rPr>
      </w:pPr>
    </w:p>
    <w:p w14:paraId="3EC40153" w14:textId="77777777" w:rsidR="00B638CA" w:rsidRPr="00FF4F12" w:rsidRDefault="00B638CA" w:rsidP="004D2592">
      <w:pPr>
        <w:pStyle w:val="NormalWeb"/>
        <w:spacing w:before="0" w:beforeAutospacing="0" w:after="0" w:afterAutospacing="0" w:line="480" w:lineRule="auto"/>
        <w:ind w:left="426" w:hanging="426"/>
        <w:jc w:val="both"/>
        <w:rPr>
          <w:b/>
          <w:bCs/>
        </w:rPr>
        <w:pPrChange w:id="3329" w:author="Edu Fisica" w:date="2026-05-16T07:13:00Z">
          <w:pPr>
            <w:pStyle w:val="NormalWeb"/>
            <w:spacing w:before="0" w:beforeAutospacing="0" w:after="0" w:afterAutospacing="0"/>
            <w:ind w:left="426" w:hanging="426"/>
            <w:jc w:val="both"/>
          </w:pPr>
        </w:pPrChange>
      </w:pPr>
      <w:r w:rsidRPr="00FF4F12">
        <w:rPr>
          <w:b/>
          <w:bCs/>
        </w:rPr>
        <w:t>Descripción del instrumento</w:t>
      </w:r>
    </w:p>
    <w:p w14:paraId="0073B382" w14:textId="77777777" w:rsidR="00B638CA" w:rsidRPr="00FF4F12" w:rsidRDefault="00B638CA" w:rsidP="004D2592">
      <w:pPr>
        <w:pStyle w:val="NormalWeb"/>
        <w:spacing w:before="0" w:beforeAutospacing="0" w:after="0" w:afterAutospacing="0" w:line="480" w:lineRule="auto"/>
        <w:ind w:left="426" w:hanging="426"/>
        <w:jc w:val="both"/>
        <w:rPr>
          <w:b/>
          <w:bCs/>
        </w:rPr>
        <w:pPrChange w:id="3330" w:author="Edu Fisica" w:date="2026-05-16T07:13:00Z">
          <w:pPr>
            <w:pStyle w:val="NormalWeb"/>
            <w:spacing w:before="0" w:beforeAutospacing="0" w:after="0" w:afterAutospacing="0"/>
            <w:ind w:left="426" w:hanging="426"/>
            <w:jc w:val="both"/>
          </w:pPr>
        </w:pPrChange>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4320"/>
      </w:tblGrid>
      <w:tr w:rsidR="00B638CA" w:rsidRPr="00FF4F12" w14:paraId="65084BF6" w14:textId="77777777" w:rsidTr="00E06C30">
        <w:tc>
          <w:tcPr>
            <w:tcW w:w="4320" w:type="dxa"/>
            <w:tcBorders>
              <w:top w:val="single" w:sz="4" w:space="0" w:color="auto"/>
              <w:bottom w:val="single" w:sz="4" w:space="0" w:color="auto"/>
            </w:tcBorders>
            <w:hideMark/>
          </w:tcPr>
          <w:p w14:paraId="71BA3A58" w14:textId="77777777" w:rsidR="00B638CA" w:rsidRPr="00FF4F12" w:rsidRDefault="00B638CA" w:rsidP="004D2592">
            <w:pPr>
              <w:pStyle w:val="NormalWeb"/>
              <w:spacing w:line="480" w:lineRule="auto"/>
              <w:ind w:left="426" w:hanging="426"/>
              <w:rPr>
                <w:b/>
                <w:bCs/>
              </w:rPr>
              <w:pPrChange w:id="3331" w:author="Edu Fisica" w:date="2026-05-16T07:13:00Z">
                <w:pPr>
                  <w:pStyle w:val="NormalWeb"/>
                  <w:ind w:left="426" w:hanging="426"/>
                </w:pPr>
              </w:pPrChange>
            </w:pPr>
            <w:r w:rsidRPr="00FF4F12">
              <w:rPr>
                <w:b/>
                <w:bCs/>
              </w:rPr>
              <w:t>Elemento</w:t>
            </w:r>
          </w:p>
        </w:tc>
        <w:tc>
          <w:tcPr>
            <w:tcW w:w="4320" w:type="dxa"/>
            <w:tcBorders>
              <w:top w:val="single" w:sz="4" w:space="0" w:color="auto"/>
              <w:bottom w:val="single" w:sz="4" w:space="0" w:color="auto"/>
            </w:tcBorders>
            <w:hideMark/>
          </w:tcPr>
          <w:p w14:paraId="105D440C" w14:textId="77777777" w:rsidR="00B638CA" w:rsidRPr="00FF4F12" w:rsidRDefault="00B638CA" w:rsidP="004D2592">
            <w:pPr>
              <w:pStyle w:val="NormalWeb"/>
              <w:spacing w:line="480" w:lineRule="auto"/>
              <w:ind w:left="426" w:hanging="426"/>
              <w:rPr>
                <w:b/>
                <w:bCs/>
              </w:rPr>
              <w:pPrChange w:id="3332" w:author="Edu Fisica" w:date="2026-05-16T07:13:00Z">
                <w:pPr>
                  <w:pStyle w:val="NormalWeb"/>
                  <w:ind w:left="426" w:hanging="426"/>
                </w:pPr>
              </w:pPrChange>
            </w:pPr>
            <w:r w:rsidRPr="00FF4F12">
              <w:rPr>
                <w:b/>
                <w:bCs/>
              </w:rPr>
              <w:t>Descripción</w:t>
            </w:r>
          </w:p>
        </w:tc>
      </w:tr>
      <w:tr w:rsidR="00B638CA" w:rsidRPr="00FF4F12" w14:paraId="1F345013" w14:textId="77777777" w:rsidTr="00E06C30">
        <w:tc>
          <w:tcPr>
            <w:tcW w:w="4320" w:type="dxa"/>
            <w:tcBorders>
              <w:top w:val="single" w:sz="4" w:space="0" w:color="auto"/>
            </w:tcBorders>
            <w:hideMark/>
          </w:tcPr>
          <w:p w14:paraId="0A5700C6" w14:textId="77777777" w:rsidR="00B638CA" w:rsidRPr="00FF4F12" w:rsidRDefault="00B638CA" w:rsidP="004D2592">
            <w:pPr>
              <w:pStyle w:val="NormalWeb"/>
              <w:spacing w:line="480" w:lineRule="auto"/>
              <w:ind w:left="426" w:hanging="426"/>
              <w:pPrChange w:id="3333" w:author="Edu Fisica" w:date="2026-05-16T07:13:00Z">
                <w:pPr>
                  <w:pStyle w:val="NormalWeb"/>
                  <w:ind w:left="426" w:hanging="426"/>
                </w:pPr>
              </w:pPrChange>
            </w:pPr>
            <w:r w:rsidRPr="00FF4F12">
              <w:t>Nombre del instrumento</w:t>
            </w:r>
          </w:p>
        </w:tc>
        <w:tc>
          <w:tcPr>
            <w:tcW w:w="4320" w:type="dxa"/>
            <w:tcBorders>
              <w:top w:val="single" w:sz="4" w:space="0" w:color="auto"/>
            </w:tcBorders>
            <w:hideMark/>
          </w:tcPr>
          <w:p w14:paraId="46C56EB1" w14:textId="77777777" w:rsidR="00B638CA" w:rsidRPr="00FF4F12" w:rsidRDefault="00B638CA" w:rsidP="004D2592">
            <w:pPr>
              <w:pStyle w:val="NormalWeb"/>
              <w:spacing w:before="0" w:beforeAutospacing="0" w:after="0" w:afterAutospacing="0" w:line="480" w:lineRule="auto"/>
              <w:ind w:left="426" w:hanging="426"/>
              <w:pPrChange w:id="3334" w:author="Edu Fisica" w:date="2026-05-16T07:13:00Z">
                <w:pPr>
                  <w:pStyle w:val="NormalWeb"/>
                  <w:spacing w:before="0" w:beforeAutospacing="0" w:after="0" w:afterAutospacing="0"/>
                  <w:ind w:left="426" w:hanging="426"/>
                </w:pPr>
              </w:pPrChange>
            </w:pPr>
            <w:r w:rsidRPr="00FF4F12">
              <w:t>Registros documentales</w:t>
            </w:r>
          </w:p>
        </w:tc>
      </w:tr>
      <w:tr w:rsidR="00B638CA" w:rsidRPr="00FF4F12" w14:paraId="7A05A9E0" w14:textId="77777777" w:rsidTr="00E06C30">
        <w:tc>
          <w:tcPr>
            <w:tcW w:w="4320" w:type="dxa"/>
            <w:hideMark/>
          </w:tcPr>
          <w:p w14:paraId="34F09F3A" w14:textId="77777777" w:rsidR="00B638CA" w:rsidRPr="00FF4F12" w:rsidRDefault="00B638CA" w:rsidP="004D2592">
            <w:pPr>
              <w:pStyle w:val="NormalWeb"/>
              <w:spacing w:line="480" w:lineRule="auto"/>
              <w:ind w:left="426" w:hanging="426"/>
              <w:pPrChange w:id="3335" w:author="Edu Fisica" w:date="2026-05-16T07:13:00Z">
                <w:pPr>
                  <w:pStyle w:val="NormalWeb"/>
                  <w:ind w:left="426" w:hanging="426"/>
                </w:pPr>
              </w:pPrChange>
            </w:pPr>
            <w:r w:rsidRPr="00FF4F12">
              <w:t xml:space="preserve">Instrumento </w:t>
            </w:r>
          </w:p>
        </w:tc>
        <w:tc>
          <w:tcPr>
            <w:tcW w:w="4320" w:type="dxa"/>
            <w:hideMark/>
          </w:tcPr>
          <w:p w14:paraId="0E194200" w14:textId="77777777" w:rsidR="00B638CA" w:rsidRPr="00FF4F12" w:rsidRDefault="00B638CA" w:rsidP="004D2592">
            <w:pPr>
              <w:pStyle w:val="NormalWeb"/>
              <w:spacing w:line="480" w:lineRule="auto"/>
              <w:ind w:firstLine="0"/>
              <w:pPrChange w:id="3336" w:author="Edu Fisica" w:date="2026-05-16T07:13:00Z">
                <w:pPr>
                  <w:pStyle w:val="NormalWeb"/>
                </w:pPr>
              </w:pPrChange>
            </w:pPr>
            <w:r w:rsidRPr="00FF4F12">
              <w:t xml:space="preserve">Carpeta de gestores de paz </w:t>
            </w:r>
          </w:p>
        </w:tc>
      </w:tr>
      <w:tr w:rsidR="00B638CA" w:rsidRPr="00FF4F12" w14:paraId="3D15A4FE" w14:textId="77777777" w:rsidTr="00E06C30">
        <w:tc>
          <w:tcPr>
            <w:tcW w:w="4320" w:type="dxa"/>
            <w:tcBorders>
              <w:bottom w:val="single" w:sz="4" w:space="0" w:color="auto"/>
            </w:tcBorders>
            <w:hideMark/>
          </w:tcPr>
          <w:p w14:paraId="4652F933" w14:textId="77777777" w:rsidR="00B638CA" w:rsidRPr="00FF4F12" w:rsidRDefault="00B638CA" w:rsidP="004D2592">
            <w:pPr>
              <w:pStyle w:val="NormalWeb"/>
              <w:spacing w:line="480" w:lineRule="auto"/>
              <w:ind w:left="426" w:hanging="426"/>
              <w:pPrChange w:id="3337" w:author="Edu Fisica" w:date="2026-05-16T07:13:00Z">
                <w:pPr>
                  <w:pStyle w:val="NormalWeb"/>
                  <w:ind w:left="426" w:hanging="426"/>
                </w:pPr>
              </w:pPrChange>
            </w:pPr>
            <w:r w:rsidRPr="00FF4F12">
              <w:t>Propósito</w:t>
            </w:r>
          </w:p>
        </w:tc>
        <w:tc>
          <w:tcPr>
            <w:tcW w:w="4320" w:type="dxa"/>
            <w:tcBorders>
              <w:bottom w:val="single" w:sz="4" w:space="0" w:color="auto"/>
            </w:tcBorders>
            <w:hideMark/>
          </w:tcPr>
          <w:p w14:paraId="782EF90F" w14:textId="77777777" w:rsidR="00B638CA" w:rsidRPr="00FF4F12" w:rsidRDefault="00B638CA" w:rsidP="004D2592">
            <w:pPr>
              <w:pStyle w:val="NormalWeb"/>
              <w:spacing w:line="480" w:lineRule="auto"/>
              <w:ind w:firstLine="0"/>
              <w:pPrChange w:id="3338" w:author="Edu Fisica" w:date="2026-05-16T07:13:00Z">
                <w:pPr>
                  <w:pStyle w:val="NormalWeb"/>
                </w:pPr>
              </w:pPrChange>
            </w:pPr>
            <w:r w:rsidRPr="00FF4F12">
              <w:t xml:space="preserve">Registrar de forma sistemática las faltas tipo uno cometidas por los estudiantes del curso objeto de investigación durante el año escolar 2025. </w:t>
            </w:r>
          </w:p>
        </w:tc>
      </w:tr>
    </w:tbl>
    <w:p w14:paraId="02677786" w14:textId="77777777" w:rsidR="00B638CA" w:rsidRPr="00FF4F12" w:rsidRDefault="00B638CA" w:rsidP="004D2592">
      <w:pPr>
        <w:pStyle w:val="NormalWeb"/>
        <w:spacing w:before="0" w:beforeAutospacing="0" w:after="0" w:afterAutospacing="0" w:line="480" w:lineRule="auto"/>
        <w:rPr>
          <w:lang w:val="es-CO"/>
        </w:rPr>
        <w:pPrChange w:id="3339" w:author="Edu Fisica" w:date="2026-05-16T07:13:00Z">
          <w:pPr>
            <w:pStyle w:val="NormalWeb"/>
            <w:spacing w:before="0" w:beforeAutospacing="0" w:after="0" w:afterAutospacing="0"/>
          </w:pPr>
        </w:pPrChange>
      </w:pPr>
    </w:p>
    <w:p w14:paraId="5660FB96" w14:textId="77777777" w:rsidR="00B638CA" w:rsidRPr="00FF4F12" w:rsidRDefault="00B638CA" w:rsidP="004D2592">
      <w:pPr>
        <w:pStyle w:val="NormalWeb"/>
        <w:spacing w:before="0" w:beforeAutospacing="0" w:after="0" w:afterAutospacing="0" w:line="480" w:lineRule="auto"/>
        <w:ind w:firstLine="0"/>
        <w:rPr>
          <w:lang w:val="es-CO"/>
        </w:rPr>
        <w:pPrChange w:id="3340" w:author="Edu Fisica" w:date="2026-05-16T07:13:00Z">
          <w:pPr>
            <w:pStyle w:val="NormalWeb"/>
            <w:spacing w:before="0" w:beforeAutospacing="0" w:after="0" w:afterAutospacing="0"/>
            <w:ind w:firstLine="0"/>
          </w:pPr>
        </w:pPrChange>
      </w:pPr>
      <w:r w:rsidRPr="00FF4F12">
        <w:rPr>
          <w:lang w:val="es-CO"/>
        </w:rPr>
        <w:t>Datos generales</w:t>
      </w:r>
    </w:p>
    <w:p w14:paraId="4FA4A9FC" w14:textId="77777777" w:rsidR="00B638CA" w:rsidRPr="00FF4F12" w:rsidRDefault="00B638CA" w:rsidP="00B638CA">
      <w:pPr>
        <w:pStyle w:val="NormalWeb"/>
        <w:spacing w:before="0" w:beforeAutospacing="0" w:after="0" w:afterAutospacing="0"/>
        <w:ind w:firstLine="0"/>
        <w:rPr>
          <w:del w:id="3341" w:author="Edu Fisica" w:date="2026-05-16T07:13:00Z"/>
          <w:lang w:val="es-CO"/>
        </w:rPr>
      </w:pPr>
    </w:p>
    <w:p w14:paraId="6864DF53" w14:textId="77777777" w:rsidR="00B638CA" w:rsidRPr="00FF4F12" w:rsidRDefault="00B638CA" w:rsidP="004D2592">
      <w:pPr>
        <w:pStyle w:val="NormalWeb"/>
        <w:spacing w:before="0" w:beforeAutospacing="0" w:after="0" w:afterAutospacing="0" w:line="480" w:lineRule="auto"/>
        <w:ind w:firstLine="0"/>
        <w:rPr>
          <w:lang w:val="es-CO"/>
        </w:rPr>
        <w:pPrChange w:id="3342" w:author="Edu Fisica" w:date="2026-05-16T07:13:00Z">
          <w:pPr>
            <w:pStyle w:val="NormalWeb"/>
            <w:spacing w:before="0" w:beforeAutospacing="0" w:after="0" w:afterAutospacing="0"/>
            <w:ind w:firstLine="0"/>
          </w:pPr>
        </w:pPrChange>
      </w:pPr>
      <w:r w:rsidRPr="00FF4F12">
        <w:rPr>
          <w:lang w:val="es-CO"/>
        </w:rPr>
        <w:t>Grado: __________________________________</w:t>
      </w:r>
    </w:p>
    <w:p w14:paraId="00D85F34" w14:textId="77777777" w:rsidR="00B638CA" w:rsidRPr="00FF4F12" w:rsidRDefault="00B638CA" w:rsidP="004D2592">
      <w:pPr>
        <w:pStyle w:val="NormalWeb"/>
        <w:spacing w:before="0" w:beforeAutospacing="0" w:after="0" w:afterAutospacing="0" w:line="480" w:lineRule="auto"/>
        <w:ind w:firstLine="0"/>
        <w:rPr>
          <w:lang w:val="es-CO"/>
        </w:rPr>
        <w:pPrChange w:id="3343" w:author="Edu Fisica" w:date="2026-05-16T07:13:00Z">
          <w:pPr>
            <w:pStyle w:val="NormalWeb"/>
            <w:spacing w:before="0" w:beforeAutospacing="0" w:after="0" w:afterAutospacing="0"/>
            <w:ind w:firstLine="0"/>
          </w:pPr>
        </w:pPrChange>
      </w:pPr>
      <w:r w:rsidRPr="00FF4F12">
        <w:rPr>
          <w:lang w:val="es-CO"/>
        </w:rPr>
        <w:t>Docente gestor de paz: _____________________</w:t>
      </w:r>
    </w:p>
    <w:p w14:paraId="07C8FE86" w14:textId="77777777" w:rsidR="00B638CA" w:rsidRPr="00FF4F12" w:rsidRDefault="00B638CA" w:rsidP="004D2592">
      <w:pPr>
        <w:pStyle w:val="NormalWeb"/>
        <w:spacing w:before="0" w:beforeAutospacing="0" w:after="0" w:afterAutospacing="0" w:line="480" w:lineRule="auto"/>
        <w:ind w:firstLine="0"/>
        <w:rPr>
          <w:lang w:val="es-CO"/>
        </w:rPr>
        <w:pPrChange w:id="3344" w:author="Edu Fisica" w:date="2026-05-16T07:13:00Z">
          <w:pPr>
            <w:pStyle w:val="NormalWeb"/>
            <w:spacing w:before="0" w:beforeAutospacing="0" w:after="0" w:afterAutospacing="0"/>
            <w:ind w:firstLine="0"/>
          </w:pPr>
        </w:pPrChange>
      </w:pPr>
      <w:r w:rsidRPr="00FF4F12">
        <w:rPr>
          <w:lang w:val="es-CO"/>
        </w:rPr>
        <w:t>Estudiante gestor de paz: ___________________</w:t>
      </w:r>
    </w:p>
    <w:p w14:paraId="44D909BC" w14:textId="77777777" w:rsidR="00B638CA" w:rsidRPr="00FF4F12" w:rsidRDefault="00B638CA" w:rsidP="004D2592">
      <w:pPr>
        <w:pStyle w:val="NormalWeb"/>
        <w:spacing w:before="0" w:beforeAutospacing="0" w:after="0" w:afterAutospacing="0" w:line="480" w:lineRule="auto"/>
        <w:ind w:firstLine="0"/>
        <w:rPr>
          <w:lang w:val="es-CO"/>
        </w:rPr>
        <w:pPrChange w:id="3345" w:author="Edu Fisica" w:date="2026-05-16T07:13:00Z">
          <w:pPr>
            <w:pStyle w:val="NormalWeb"/>
            <w:spacing w:before="0" w:beforeAutospacing="0" w:after="0" w:afterAutospacing="0"/>
            <w:ind w:firstLine="0"/>
          </w:pPr>
        </w:pPrChange>
      </w:pPr>
      <w:r w:rsidRPr="00FF4F12">
        <w:rPr>
          <w:lang w:val="es-CO"/>
        </w:rPr>
        <w:t>Periodo: _________________________________</w:t>
      </w:r>
    </w:p>
    <w:p w14:paraId="55575955" w14:textId="77777777" w:rsidR="00B638CA" w:rsidRPr="00FF4F12" w:rsidRDefault="00B638CA" w:rsidP="004D2592">
      <w:pPr>
        <w:pStyle w:val="NormalWeb"/>
        <w:spacing w:before="0" w:beforeAutospacing="0" w:after="0" w:afterAutospacing="0" w:line="480" w:lineRule="auto"/>
        <w:ind w:left="426" w:hanging="426"/>
        <w:pPrChange w:id="3346" w:author="Edu Fisica" w:date="2026-05-16T07:13:00Z">
          <w:pPr>
            <w:pStyle w:val="NormalWeb"/>
            <w:spacing w:before="0" w:beforeAutospacing="0" w:after="0" w:afterAutospacing="0"/>
            <w:ind w:left="426" w:hanging="426"/>
          </w:pPr>
        </w:pPrChange>
      </w:pPr>
      <w:r w:rsidRPr="00FF4F12">
        <w:t>Fecha: __________________________________</w:t>
      </w:r>
    </w:p>
    <w:p w14:paraId="130B06EC" w14:textId="77777777" w:rsidR="00B638CA" w:rsidRPr="00FF4F12" w:rsidRDefault="00B638CA" w:rsidP="004D2592">
      <w:pPr>
        <w:pStyle w:val="NormalWeb"/>
        <w:spacing w:before="0" w:beforeAutospacing="0" w:after="0" w:afterAutospacing="0" w:line="480" w:lineRule="auto"/>
        <w:ind w:left="426" w:hanging="426"/>
        <w:pPrChange w:id="3347" w:author="Edu Fisica" w:date="2026-05-16T07:13:00Z">
          <w:pPr>
            <w:pStyle w:val="NormalWeb"/>
            <w:spacing w:before="0" w:beforeAutospacing="0" w:after="0" w:afterAutospacing="0"/>
            <w:ind w:left="426" w:hanging="426"/>
          </w:pPr>
        </w:pPrChange>
      </w:pPr>
      <w:r w:rsidRPr="00FF4F12">
        <w:t xml:space="preserve">Estudiante: ______________________________ </w:t>
      </w:r>
    </w:p>
    <w:p w14:paraId="29153492" w14:textId="77777777" w:rsidR="00B638CA" w:rsidRPr="00FF4F12" w:rsidRDefault="00B638CA" w:rsidP="004D2592">
      <w:pPr>
        <w:pStyle w:val="NormalWeb"/>
        <w:spacing w:before="0" w:beforeAutospacing="0" w:after="0" w:afterAutospacing="0" w:line="480" w:lineRule="auto"/>
        <w:ind w:left="426" w:hanging="426"/>
        <w:pPrChange w:id="3348" w:author="Edu Fisica" w:date="2026-05-16T07:13:00Z">
          <w:pPr>
            <w:pStyle w:val="NormalWeb"/>
            <w:spacing w:before="0" w:beforeAutospacing="0" w:after="0" w:afterAutospacing="0"/>
            <w:ind w:left="426" w:hanging="426"/>
          </w:pPr>
        </w:pPrChange>
      </w:pPr>
      <w:r w:rsidRPr="00FF4F12">
        <w:t>Descripción de la situación tipo 1: ____________</w:t>
      </w:r>
    </w:p>
    <w:p w14:paraId="2D8E9EA8" w14:textId="77777777" w:rsidR="00B638CA" w:rsidRPr="00FF4F12" w:rsidRDefault="00B638CA" w:rsidP="004D2592">
      <w:pPr>
        <w:pStyle w:val="NormalWeb"/>
        <w:spacing w:before="0" w:beforeAutospacing="0" w:after="0" w:afterAutospacing="0" w:line="480" w:lineRule="auto"/>
        <w:ind w:left="426" w:hanging="426"/>
        <w:pPrChange w:id="3349" w:author="Edu Fisica" w:date="2026-05-16T07:13:00Z">
          <w:pPr>
            <w:pStyle w:val="NormalWeb"/>
            <w:spacing w:before="0" w:beforeAutospacing="0" w:after="0" w:afterAutospacing="0"/>
            <w:ind w:left="426" w:hanging="426"/>
          </w:pPr>
        </w:pPrChange>
      </w:pPr>
      <w:r w:rsidRPr="00FF4F12">
        <w:t>Observación y/o descargos: _________________</w:t>
      </w:r>
    </w:p>
    <w:p w14:paraId="53694FCC" w14:textId="77777777" w:rsidR="00B638CA" w:rsidRPr="00FF4F12" w:rsidRDefault="00B638CA" w:rsidP="004D2592">
      <w:pPr>
        <w:pStyle w:val="NormalWeb"/>
        <w:spacing w:before="0" w:beforeAutospacing="0" w:after="0" w:afterAutospacing="0" w:line="480" w:lineRule="auto"/>
        <w:ind w:left="426" w:hanging="426"/>
        <w:pPrChange w:id="3350" w:author="Edu Fisica" w:date="2026-05-16T07:13:00Z">
          <w:pPr>
            <w:pStyle w:val="NormalWeb"/>
            <w:spacing w:before="0" w:beforeAutospacing="0" w:after="0" w:afterAutospacing="0"/>
            <w:ind w:left="426" w:hanging="426"/>
          </w:pPr>
        </w:pPrChange>
      </w:pPr>
      <w:r w:rsidRPr="00FF4F12">
        <w:t>Firmas estudiantes implicados docente de aula y gestor de paz: __________________</w:t>
      </w:r>
    </w:p>
    <w:p w14:paraId="7B1A0887" w14:textId="77777777" w:rsidR="00B638CA" w:rsidRPr="00FF4F12" w:rsidRDefault="00B638CA" w:rsidP="00B638CA">
      <w:pPr>
        <w:pStyle w:val="NormalWeb"/>
        <w:rPr>
          <w:del w:id="3351" w:author="Edu Fisica" w:date="2026-05-16T07:13:00Z"/>
          <w:b/>
          <w:bCs/>
        </w:rPr>
      </w:pPr>
    </w:p>
    <w:p w14:paraId="30C61709" w14:textId="77777777" w:rsidR="00B638CA" w:rsidRPr="00FF4F12" w:rsidRDefault="00B638CA" w:rsidP="00B638CA">
      <w:pPr>
        <w:pStyle w:val="NormalWeb"/>
        <w:rPr>
          <w:del w:id="3352" w:author="Edu Fisica" w:date="2026-05-16T07:13:00Z"/>
          <w:b/>
          <w:bCs/>
        </w:rPr>
      </w:pPr>
    </w:p>
    <w:p w14:paraId="046E0549" w14:textId="71E651DB" w:rsidR="00B638CA" w:rsidRPr="00FF4F12" w:rsidRDefault="00B638CA" w:rsidP="00B638CA">
      <w:pPr>
        <w:pStyle w:val="NormalWeb"/>
        <w:ind w:left="426" w:hanging="426"/>
        <w:rPr>
          <w:b/>
          <w:bCs/>
        </w:rPr>
      </w:pPr>
      <w:r w:rsidRPr="00FF4F12">
        <w:rPr>
          <w:b/>
          <w:bCs/>
        </w:rPr>
        <w:t>2. Categorías y subcategorías de observación</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4320"/>
      </w:tblGrid>
      <w:tr w:rsidR="00B638CA" w:rsidRPr="00FF4F12" w14:paraId="31FB9E18" w14:textId="77777777" w:rsidTr="00E06C30">
        <w:tc>
          <w:tcPr>
            <w:tcW w:w="4320" w:type="dxa"/>
            <w:tcBorders>
              <w:top w:val="single" w:sz="4" w:space="0" w:color="auto"/>
              <w:bottom w:val="single" w:sz="4" w:space="0" w:color="auto"/>
            </w:tcBorders>
            <w:hideMark/>
          </w:tcPr>
          <w:p w14:paraId="0BCD7E97" w14:textId="77777777" w:rsidR="00B638CA" w:rsidRPr="00FF4F12" w:rsidRDefault="00B638CA" w:rsidP="00E06C30">
            <w:pPr>
              <w:pStyle w:val="NormalWeb"/>
              <w:ind w:left="426" w:hanging="426"/>
              <w:jc w:val="both"/>
              <w:rPr>
                <w:b/>
                <w:bCs/>
              </w:rPr>
            </w:pPr>
            <w:r w:rsidRPr="00FF4F12">
              <w:rPr>
                <w:b/>
                <w:bCs/>
              </w:rPr>
              <w:t>Categorías y subcategorías</w:t>
            </w:r>
          </w:p>
        </w:tc>
        <w:tc>
          <w:tcPr>
            <w:tcW w:w="4320" w:type="dxa"/>
            <w:tcBorders>
              <w:top w:val="single" w:sz="4" w:space="0" w:color="auto"/>
              <w:bottom w:val="single" w:sz="4" w:space="0" w:color="auto"/>
            </w:tcBorders>
            <w:hideMark/>
          </w:tcPr>
          <w:p w14:paraId="657E1BC1" w14:textId="77777777" w:rsidR="00B638CA" w:rsidRPr="00FF4F12" w:rsidRDefault="00B638CA" w:rsidP="00E06C30">
            <w:pPr>
              <w:pStyle w:val="NormalWeb"/>
              <w:ind w:left="426" w:hanging="426"/>
              <w:jc w:val="both"/>
              <w:rPr>
                <w:b/>
                <w:bCs/>
              </w:rPr>
            </w:pPr>
            <w:r w:rsidRPr="00FF4F12">
              <w:rPr>
                <w:b/>
                <w:bCs/>
              </w:rPr>
              <w:t>Aspectos de observación</w:t>
            </w:r>
          </w:p>
        </w:tc>
      </w:tr>
      <w:tr w:rsidR="00B638CA" w:rsidRPr="00FF4F12" w14:paraId="23EFFD1B" w14:textId="77777777" w:rsidTr="00E06C30">
        <w:tc>
          <w:tcPr>
            <w:tcW w:w="4320" w:type="dxa"/>
            <w:tcBorders>
              <w:top w:val="single" w:sz="4" w:space="0" w:color="auto"/>
            </w:tcBorders>
            <w:hideMark/>
          </w:tcPr>
          <w:p w14:paraId="1CECD68A" w14:textId="77777777" w:rsidR="00B638CA" w:rsidRPr="00FF4F12" w:rsidRDefault="00B638CA" w:rsidP="00E7605C">
            <w:pPr>
              <w:pStyle w:val="NormalWeb"/>
              <w:ind w:firstLine="0"/>
              <w:jc w:val="both"/>
              <w:rPr>
                <w:b/>
                <w:bCs/>
              </w:rPr>
              <w:pPrChange w:id="3353" w:author="Edu Fisica" w:date="2026-05-16T07:13:00Z">
                <w:pPr>
                  <w:pStyle w:val="NormalWeb"/>
                  <w:jc w:val="both"/>
                </w:pPr>
              </w:pPrChange>
            </w:pPr>
            <w:r w:rsidRPr="00FF4F12">
              <w:rPr>
                <w:b/>
                <w:bCs/>
              </w:rPr>
              <w:t>Educar para la paz – Valores y actitudes</w:t>
            </w:r>
          </w:p>
        </w:tc>
        <w:tc>
          <w:tcPr>
            <w:tcW w:w="4320" w:type="dxa"/>
            <w:tcBorders>
              <w:top w:val="single" w:sz="4" w:space="0" w:color="auto"/>
            </w:tcBorders>
            <w:hideMark/>
          </w:tcPr>
          <w:p w14:paraId="44EF1B1D" w14:textId="77777777" w:rsidR="00B638CA" w:rsidRPr="00FF4F12" w:rsidRDefault="00B638CA" w:rsidP="00800BB0">
            <w:pPr>
              <w:pStyle w:val="NormalWeb"/>
              <w:ind w:firstLine="0"/>
              <w:jc w:val="both"/>
              <w:pPrChange w:id="3354" w:author="Edu Fisica" w:date="2026-05-16T07:13:00Z">
                <w:pPr>
                  <w:pStyle w:val="NormalWeb"/>
                  <w:jc w:val="both"/>
                </w:pPr>
              </w:pPrChange>
            </w:pPr>
            <w:r w:rsidRPr="00FF4F12">
              <w:t>Manifestación de valores como respeto, solidaridad y responsabilidad en sus actitudes y comportamientos cotidianos.</w:t>
            </w:r>
          </w:p>
        </w:tc>
      </w:tr>
      <w:tr w:rsidR="00B638CA" w:rsidRPr="00FF4F12" w14:paraId="711266EA" w14:textId="77777777" w:rsidTr="00E06C30">
        <w:tc>
          <w:tcPr>
            <w:tcW w:w="4320" w:type="dxa"/>
            <w:hideMark/>
          </w:tcPr>
          <w:p w14:paraId="48CDB8EB" w14:textId="77777777" w:rsidR="00B638CA" w:rsidRPr="00FF4F12" w:rsidRDefault="00B638CA" w:rsidP="00E7605C">
            <w:pPr>
              <w:pStyle w:val="NormalWeb"/>
              <w:ind w:firstLine="0"/>
              <w:jc w:val="both"/>
              <w:rPr>
                <w:b/>
                <w:bCs/>
              </w:rPr>
              <w:pPrChange w:id="3355" w:author="Edu Fisica" w:date="2026-05-16T07:13:00Z">
                <w:pPr>
                  <w:pStyle w:val="NormalWeb"/>
                  <w:jc w:val="both"/>
                </w:pPr>
              </w:pPrChange>
            </w:pPr>
            <w:r w:rsidRPr="00FF4F12">
              <w:rPr>
                <w:b/>
                <w:bCs/>
              </w:rPr>
              <w:t>Educar para la paz – Derechos humanos y ciudadanía</w:t>
            </w:r>
          </w:p>
        </w:tc>
        <w:tc>
          <w:tcPr>
            <w:tcW w:w="4320" w:type="dxa"/>
            <w:hideMark/>
          </w:tcPr>
          <w:p w14:paraId="173BED7C" w14:textId="77777777" w:rsidR="00B638CA" w:rsidRPr="00FF4F12" w:rsidRDefault="00B638CA" w:rsidP="00800BB0">
            <w:pPr>
              <w:pStyle w:val="NormalWeb"/>
              <w:ind w:firstLine="0"/>
              <w:jc w:val="both"/>
              <w:pPrChange w:id="3356" w:author="Edu Fisica" w:date="2026-05-16T07:13:00Z">
                <w:pPr>
                  <w:pStyle w:val="NormalWeb"/>
                  <w:jc w:val="both"/>
                </w:pPr>
              </w:pPrChange>
            </w:pPr>
            <w:r w:rsidRPr="00FF4F12">
              <w:t>Reconocimiento y ejercicio de los derechos y deberes, evidenciando actitudes de respeto y participación ciudadana.</w:t>
            </w:r>
          </w:p>
        </w:tc>
      </w:tr>
      <w:tr w:rsidR="00B638CA" w:rsidRPr="00FF4F12" w14:paraId="7EA8218E" w14:textId="77777777" w:rsidTr="00E06C30">
        <w:tc>
          <w:tcPr>
            <w:tcW w:w="4320" w:type="dxa"/>
            <w:hideMark/>
          </w:tcPr>
          <w:p w14:paraId="6A031A0A" w14:textId="77777777" w:rsidR="00B638CA" w:rsidRPr="00FF4F12" w:rsidRDefault="00B638CA" w:rsidP="00E7605C">
            <w:pPr>
              <w:pStyle w:val="NormalWeb"/>
              <w:ind w:firstLine="0"/>
              <w:jc w:val="both"/>
              <w:rPr>
                <w:b/>
                <w:bCs/>
              </w:rPr>
              <w:pPrChange w:id="3357" w:author="Edu Fisica" w:date="2026-05-16T07:13:00Z">
                <w:pPr>
                  <w:pStyle w:val="NormalWeb"/>
                  <w:jc w:val="both"/>
                </w:pPr>
              </w:pPrChange>
            </w:pPr>
            <w:r w:rsidRPr="00FF4F12">
              <w:rPr>
                <w:b/>
                <w:bCs/>
              </w:rPr>
              <w:t>Educar para la paz – Cultura de paz</w:t>
            </w:r>
          </w:p>
        </w:tc>
        <w:tc>
          <w:tcPr>
            <w:tcW w:w="4320" w:type="dxa"/>
            <w:hideMark/>
          </w:tcPr>
          <w:p w14:paraId="140AD55E" w14:textId="77777777" w:rsidR="00B638CA" w:rsidRPr="00FF4F12" w:rsidRDefault="00B638CA" w:rsidP="00800BB0">
            <w:pPr>
              <w:pStyle w:val="NormalWeb"/>
              <w:ind w:firstLine="0"/>
              <w:jc w:val="both"/>
              <w:pPrChange w:id="3358" w:author="Edu Fisica" w:date="2026-05-16T07:13:00Z">
                <w:pPr>
                  <w:pStyle w:val="NormalWeb"/>
                  <w:jc w:val="both"/>
                </w:pPr>
              </w:pPrChange>
            </w:pPr>
            <w:r w:rsidRPr="00FF4F12">
              <w:t>Promoción de prácticas de convivencia basadas en el diálogo, la tolerancia y la solución pacífica de conflictos.</w:t>
            </w:r>
          </w:p>
        </w:tc>
      </w:tr>
      <w:tr w:rsidR="00B638CA" w:rsidRPr="00FF4F12" w14:paraId="43940810" w14:textId="77777777" w:rsidTr="00E06C30">
        <w:tc>
          <w:tcPr>
            <w:tcW w:w="4320" w:type="dxa"/>
            <w:hideMark/>
          </w:tcPr>
          <w:p w14:paraId="131C3D73" w14:textId="77777777" w:rsidR="00B638CA" w:rsidRPr="00FF4F12" w:rsidRDefault="00B638CA" w:rsidP="00E7605C">
            <w:pPr>
              <w:pStyle w:val="NormalWeb"/>
              <w:ind w:firstLine="0"/>
              <w:jc w:val="both"/>
              <w:rPr>
                <w:b/>
                <w:bCs/>
              </w:rPr>
              <w:pPrChange w:id="3359" w:author="Edu Fisica" w:date="2026-05-16T07:13:00Z">
                <w:pPr>
                  <w:pStyle w:val="NormalWeb"/>
                  <w:jc w:val="both"/>
                </w:pPr>
              </w:pPrChange>
            </w:pPr>
            <w:r w:rsidRPr="00FF4F12">
              <w:rPr>
                <w:b/>
                <w:bCs/>
              </w:rPr>
              <w:t>Educar para la paz – Inclusión y diversidad</w:t>
            </w:r>
          </w:p>
        </w:tc>
        <w:tc>
          <w:tcPr>
            <w:tcW w:w="4320" w:type="dxa"/>
            <w:hideMark/>
          </w:tcPr>
          <w:p w14:paraId="3D6E17CE" w14:textId="77777777" w:rsidR="00B638CA" w:rsidRPr="00FF4F12" w:rsidRDefault="00B638CA" w:rsidP="00800BB0">
            <w:pPr>
              <w:pStyle w:val="NormalWeb"/>
              <w:ind w:firstLine="0"/>
              <w:jc w:val="both"/>
              <w:pPrChange w:id="3360" w:author="Edu Fisica" w:date="2026-05-16T07:13:00Z">
                <w:pPr>
                  <w:pStyle w:val="NormalWeb"/>
                  <w:jc w:val="both"/>
                </w:pPr>
              </w:pPrChange>
            </w:pPr>
            <w:r w:rsidRPr="00FF4F12">
              <w:t>Respeto y valoración de las diferencias, favoreciendo la aceptación y la participación de todos.</w:t>
            </w:r>
          </w:p>
        </w:tc>
      </w:tr>
      <w:tr w:rsidR="00B638CA" w:rsidRPr="00FF4F12" w14:paraId="2BD3368D" w14:textId="77777777" w:rsidTr="00E06C30">
        <w:tc>
          <w:tcPr>
            <w:tcW w:w="4320" w:type="dxa"/>
            <w:tcBorders>
              <w:bottom w:val="single" w:sz="4" w:space="0" w:color="auto"/>
            </w:tcBorders>
            <w:hideMark/>
          </w:tcPr>
          <w:p w14:paraId="21061991" w14:textId="77777777" w:rsidR="00B638CA" w:rsidRPr="00FF4F12" w:rsidRDefault="00B638CA" w:rsidP="00E7605C">
            <w:pPr>
              <w:pStyle w:val="NormalWeb"/>
              <w:ind w:firstLine="0"/>
              <w:jc w:val="both"/>
              <w:rPr>
                <w:b/>
                <w:bCs/>
              </w:rPr>
              <w:pPrChange w:id="3361" w:author="Edu Fisica" w:date="2026-05-16T07:13:00Z">
                <w:pPr>
                  <w:pStyle w:val="NormalWeb"/>
                  <w:jc w:val="both"/>
                </w:pPr>
              </w:pPrChange>
            </w:pPr>
            <w:r w:rsidRPr="00FF4F12">
              <w:rPr>
                <w:b/>
                <w:bCs/>
              </w:rPr>
              <w:t>Educar para la paz – Competencias socioemocionales</w:t>
            </w:r>
          </w:p>
        </w:tc>
        <w:tc>
          <w:tcPr>
            <w:tcW w:w="4320" w:type="dxa"/>
            <w:tcBorders>
              <w:bottom w:val="single" w:sz="4" w:space="0" w:color="auto"/>
            </w:tcBorders>
            <w:hideMark/>
          </w:tcPr>
          <w:p w14:paraId="020F9BA8" w14:textId="77777777" w:rsidR="00B638CA" w:rsidRPr="00FF4F12" w:rsidRDefault="00B638CA" w:rsidP="00800BB0">
            <w:pPr>
              <w:pStyle w:val="NormalWeb"/>
              <w:ind w:firstLine="0"/>
              <w:jc w:val="both"/>
              <w:pPrChange w:id="3362" w:author="Edu Fisica" w:date="2026-05-16T07:13:00Z">
                <w:pPr>
                  <w:pStyle w:val="NormalWeb"/>
                  <w:jc w:val="both"/>
                </w:pPr>
              </w:pPrChange>
            </w:pPr>
            <w:r w:rsidRPr="00FF4F12">
              <w:t>Reconocimiento y manejo de emociones, así como habilidades para relacionarse de manera empática y asertiva.</w:t>
            </w:r>
          </w:p>
        </w:tc>
      </w:tr>
    </w:tbl>
    <w:p w14:paraId="60E093BE" w14:textId="77777777" w:rsidR="00B638CA" w:rsidRPr="00FF4F12" w:rsidRDefault="00B638CA" w:rsidP="004D2592">
      <w:pPr>
        <w:pStyle w:val="NormalWeb"/>
        <w:spacing w:before="0" w:beforeAutospacing="0" w:after="0" w:afterAutospacing="0" w:line="480" w:lineRule="auto"/>
        <w:ind w:left="426" w:hanging="426"/>
        <w:rPr>
          <w:b/>
          <w:bCs/>
        </w:rPr>
        <w:pPrChange w:id="3363" w:author="Edu Fisica" w:date="2026-05-16T07:13:00Z">
          <w:pPr>
            <w:pStyle w:val="NormalWeb"/>
            <w:ind w:left="426" w:hanging="426"/>
          </w:pPr>
        </w:pPrChange>
      </w:pPr>
      <w:r w:rsidRPr="00FF4F12">
        <w:rPr>
          <w:b/>
          <w:bCs/>
        </w:rPr>
        <w:t>3. registro de situaciones tipo 1</w:t>
      </w:r>
    </w:p>
    <w:p w14:paraId="2290CCAC" w14:textId="77777777" w:rsidR="00B638CA" w:rsidRPr="00FF4F12" w:rsidRDefault="00B638CA" w:rsidP="004D2592">
      <w:pPr>
        <w:pStyle w:val="NormalWeb"/>
        <w:spacing w:before="0" w:beforeAutospacing="0" w:after="0" w:afterAutospacing="0" w:line="480" w:lineRule="auto"/>
        <w:ind w:left="426" w:hanging="426"/>
        <w:pPrChange w:id="3364" w:author="Edu Fisica" w:date="2026-05-16T07:13:00Z">
          <w:pPr>
            <w:pStyle w:val="NormalWeb"/>
            <w:spacing w:before="0" w:beforeAutospacing="0" w:after="0" w:afterAutospacing="0"/>
            <w:ind w:left="426" w:hanging="426"/>
          </w:pPr>
        </w:pPrChange>
      </w:pPr>
      <w:r w:rsidRPr="00FF4F12">
        <w:t>Se realiza registro de acuerdo con las situaciones tipo 1 estipuladas en el manual de</w:t>
      </w:r>
    </w:p>
    <w:p w14:paraId="2808A47F" w14:textId="77777777" w:rsidR="00B638CA" w:rsidRPr="00FF4F12" w:rsidRDefault="00B638CA" w:rsidP="004D2592">
      <w:pPr>
        <w:pStyle w:val="NormalWeb"/>
        <w:spacing w:before="0" w:beforeAutospacing="0" w:after="0" w:afterAutospacing="0" w:line="480" w:lineRule="auto"/>
        <w:ind w:left="426" w:hanging="426"/>
        <w:pPrChange w:id="3365" w:author="Edu Fisica" w:date="2026-05-16T07:13:00Z">
          <w:pPr>
            <w:pStyle w:val="NormalWeb"/>
            <w:spacing w:before="0" w:beforeAutospacing="0" w:after="0" w:afterAutospacing="0"/>
            <w:ind w:left="426" w:hanging="426"/>
          </w:pPr>
        </w:pPrChange>
      </w:pPr>
      <w:r w:rsidRPr="00FF4F12">
        <w:t xml:space="preserve">convivencia. </w:t>
      </w:r>
    </w:p>
    <w:p w14:paraId="6E9B76F3" w14:textId="77777777" w:rsidR="00B638CA" w:rsidRPr="00FF4F12" w:rsidRDefault="00B638CA" w:rsidP="004D2592">
      <w:pPr>
        <w:pStyle w:val="NormalWeb"/>
        <w:spacing w:before="0" w:beforeAutospacing="0" w:after="0" w:afterAutospacing="0" w:line="480" w:lineRule="auto"/>
        <w:ind w:left="426" w:hanging="426"/>
        <w:rPr>
          <w:b/>
          <w:bCs/>
        </w:rPr>
        <w:pPrChange w:id="3366" w:author="Edu Fisica" w:date="2026-05-16T07:13:00Z">
          <w:pPr>
            <w:pStyle w:val="NormalWeb"/>
            <w:ind w:left="426" w:hanging="426"/>
          </w:pPr>
        </w:pPrChange>
      </w:pPr>
      <w:r w:rsidRPr="00FF4F12">
        <w:rPr>
          <w:b/>
          <w:bCs/>
        </w:rPr>
        <w:t>4. Registro descriptivo de las situaciones tipo 1</w:t>
      </w:r>
    </w:p>
    <w:p w14:paraId="5D2F27CF" w14:textId="77777777" w:rsidR="00B638CA" w:rsidRPr="00FF4F12" w:rsidRDefault="00B638CA" w:rsidP="004D2592">
      <w:pPr>
        <w:pStyle w:val="NormalWeb"/>
        <w:spacing w:before="0" w:beforeAutospacing="0" w:after="0" w:afterAutospacing="0" w:line="480" w:lineRule="auto"/>
        <w:ind w:left="426" w:hanging="426"/>
        <w:pPrChange w:id="3367" w:author="Edu Fisica" w:date="2026-05-16T07:13:00Z">
          <w:pPr>
            <w:pStyle w:val="NormalWeb"/>
            <w:spacing w:before="0" w:beforeAutospacing="0" w:after="0" w:afterAutospacing="0"/>
            <w:ind w:left="426" w:hanging="426"/>
          </w:pPr>
        </w:pPrChange>
      </w:pPr>
      <w:r w:rsidRPr="00FF4F12">
        <w:t>Anotar de forma objetiva las acciones, relacionadas con faltas estipuladas como tipo 1,</w:t>
      </w:r>
    </w:p>
    <w:p w14:paraId="751720D0" w14:textId="77777777" w:rsidR="00B638CA" w:rsidRPr="00FF4F12" w:rsidRDefault="00B638CA" w:rsidP="004D2592">
      <w:pPr>
        <w:pStyle w:val="NormalWeb"/>
        <w:spacing w:before="0" w:beforeAutospacing="0" w:after="0" w:afterAutospacing="0" w:line="480" w:lineRule="auto"/>
        <w:ind w:left="426" w:hanging="426"/>
        <w:pPrChange w:id="3368" w:author="Edu Fisica" w:date="2026-05-16T07:13:00Z">
          <w:pPr>
            <w:pStyle w:val="NormalWeb"/>
            <w:spacing w:before="0" w:beforeAutospacing="0" w:after="0" w:afterAutospacing="0"/>
            <w:ind w:left="426" w:hanging="426"/>
          </w:pPr>
        </w:pPrChange>
      </w:pPr>
      <w:r w:rsidRPr="00FF4F12">
        <w:t>es decir, faltas leves, sin emitir juicios de valor.</w:t>
      </w:r>
    </w:p>
    <w:p w14:paraId="1352CBFE" w14:textId="77777777" w:rsidR="00B638CA" w:rsidRPr="00FF4F12" w:rsidRDefault="00B638CA" w:rsidP="004D2592">
      <w:pPr>
        <w:pStyle w:val="NormalWeb"/>
        <w:spacing w:before="0" w:beforeAutospacing="0" w:after="0" w:afterAutospacing="0" w:line="480" w:lineRule="auto"/>
        <w:ind w:left="426" w:hanging="426"/>
        <w:pPrChange w:id="3369" w:author="Edu Fisica" w:date="2026-05-16T07:13:00Z">
          <w:pPr>
            <w:pStyle w:val="NormalWeb"/>
            <w:ind w:left="426" w:hanging="426"/>
          </w:pPr>
        </w:pPrChange>
      </w:pPr>
      <w:r w:rsidRPr="00FF4F12">
        <w:t>Ejemplo: “comer en el aula de clases.”</w:t>
      </w:r>
    </w:p>
    <w:p w14:paraId="6A688FA2" w14:textId="77777777" w:rsidR="00B638CA" w:rsidRPr="00FF4F12" w:rsidRDefault="00B638CA" w:rsidP="004D2592">
      <w:pPr>
        <w:pStyle w:val="NormalWeb"/>
        <w:spacing w:before="0" w:beforeAutospacing="0" w:after="0" w:afterAutospacing="0" w:line="480" w:lineRule="auto"/>
        <w:rPr>
          <w:b/>
          <w:bCs/>
        </w:rPr>
        <w:pPrChange w:id="3370" w:author="Edu Fisica" w:date="2026-05-16T07:13:00Z">
          <w:pPr>
            <w:pStyle w:val="NormalWeb"/>
          </w:pPr>
        </w:pPrChange>
      </w:pPr>
      <w:r w:rsidRPr="00FF4F12">
        <w:rPr>
          <w:b/>
          <w:bCs/>
        </w:rPr>
        <w:t>5. Registro interpretativo (análisis de gestores de paz)</w:t>
      </w:r>
    </w:p>
    <w:p w14:paraId="485B3B2D" w14:textId="77777777" w:rsidR="00B638CA" w:rsidRPr="00FF4F12" w:rsidRDefault="00B638CA" w:rsidP="004D2592">
      <w:pPr>
        <w:pStyle w:val="NormalWeb"/>
        <w:spacing w:before="0" w:beforeAutospacing="0" w:after="0" w:afterAutospacing="0" w:line="480" w:lineRule="auto"/>
        <w:pPrChange w:id="3371" w:author="Edu Fisica" w:date="2026-05-16T07:13:00Z">
          <w:pPr>
            <w:pStyle w:val="NormalWeb"/>
          </w:pPr>
        </w:pPrChange>
      </w:pPr>
      <w:r w:rsidRPr="00FF4F12">
        <w:t>Reflexionar sobre las faltas más recurrentes en búsqueda de soluciones.</w:t>
      </w:r>
    </w:p>
    <w:p w14:paraId="6EFA1AD1" w14:textId="77777777" w:rsidR="00B638CA" w:rsidRPr="00FF4F12" w:rsidRDefault="00B638CA" w:rsidP="004D2592">
      <w:pPr>
        <w:pStyle w:val="NormalWeb"/>
        <w:tabs>
          <w:tab w:val="left" w:pos="142"/>
          <w:tab w:val="left" w:pos="284"/>
        </w:tabs>
        <w:spacing w:before="0" w:beforeAutospacing="0" w:after="0" w:afterAutospacing="0" w:line="480" w:lineRule="auto"/>
        <w:jc w:val="both"/>
        <w:pPrChange w:id="3372" w:author="Edu Fisica" w:date="2026-05-16T07:13:00Z">
          <w:pPr>
            <w:pStyle w:val="NormalWeb"/>
            <w:tabs>
              <w:tab w:val="left" w:pos="142"/>
              <w:tab w:val="left" w:pos="284"/>
            </w:tabs>
            <w:jc w:val="both"/>
          </w:pPr>
        </w:pPrChange>
      </w:pPr>
      <w:r w:rsidRPr="00FF4F12">
        <w:t>Ejemplo: “cerró la puerta cuando su compañero Breiner ingresaba al salón y lo empujo haciéndolo sentir mal.”</w:t>
      </w:r>
    </w:p>
    <w:p w14:paraId="0BE3AC3B" w14:textId="77777777" w:rsidR="00B638CA" w:rsidRPr="00FF4F12" w:rsidRDefault="00B638CA" w:rsidP="004D2592">
      <w:pPr>
        <w:pStyle w:val="NormalWeb"/>
        <w:spacing w:before="0" w:beforeAutospacing="0" w:after="0" w:afterAutospacing="0" w:line="480" w:lineRule="auto"/>
        <w:ind w:left="426" w:hanging="426"/>
        <w:rPr>
          <w:b/>
          <w:bCs/>
        </w:rPr>
        <w:pPrChange w:id="3373" w:author="Edu Fisica" w:date="2026-05-16T07:13:00Z">
          <w:pPr>
            <w:pStyle w:val="NormalWeb"/>
            <w:spacing w:before="0" w:beforeAutospacing="0" w:after="0" w:afterAutospacing="0"/>
            <w:ind w:left="426" w:hanging="426"/>
          </w:pPr>
        </w:pPrChange>
      </w:pPr>
      <w:r w:rsidRPr="00FF4F12">
        <w:rPr>
          <w:b/>
          <w:bCs/>
        </w:rPr>
        <w:t>6. Reflexión pedagógica final</w:t>
      </w:r>
    </w:p>
    <w:p w14:paraId="385300EA" w14:textId="77777777" w:rsidR="00B638CA" w:rsidRPr="00FF4F12" w:rsidRDefault="00B638CA" w:rsidP="004D2592">
      <w:pPr>
        <w:pStyle w:val="NormalWeb"/>
        <w:spacing w:before="0" w:beforeAutospacing="0" w:after="0" w:afterAutospacing="0" w:line="480" w:lineRule="auto"/>
        <w:ind w:left="426" w:hanging="426"/>
        <w:pPrChange w:id="3374" w:author="Edu Fisica" w:date="2026-05-16T07:13:00Z">
          <w:pPr>
            <w:pStyle w:val="NormalWeb"/>
            <w:spacing w:before="0" w:beforeAutospacing="0" w:after="0" w:afterAutospacing="0"/>
            <w:ind w:left="426" w:hanging="426"/>
          </w:pPr>
        </w:pPrChange>
      </w:pPr>
      <w:r w:rsidRPr="00FF4F12">
        <w:t>- Faltas tipo uno más recurrentes: __________________________________________</w:t>
      </w:r>
    </w:p>
    <w:p w14:paraId="6356F4A9" w14:textId="77777777" w:rsidR="00B638CA" w:rsidRPr="00FF4F12" w:rsidRDefault="00B638CA" w:rsidP="004D2592">
      <w:pPr>
        <w:pStyle w:val="NormalWeb"/>
        <w:spacing w:before="0" w:beforeAutospacing="0" w:after="0" w:afterAutospacing="0" w:line="480" w:lineRule="auto"/>
        <w:ind w:left="426" w:hanging="426"/>
        <w:pPrChange w:id="3375" w:author="Edu Fisica" w:date="2026-05-16T07:13:00Z">
          <w:pPr>
            <w:pStyle w:val="NormalWeb"/>
            <w:spacing w:before="0" w:beforeAutospacing="0" w:after="0" w:afterAutospacing="0"/>
            <w:ind w:left="426" w:hanging="426"/>
          </w:pPr>
        </w:pPrChange>
      </w:pPr>
      <w:r w:rsidRPr="00FF4F12">
        <w:t>- Justificaciones más frecuentes sus faltas: ___________________________________</w:t>
      </w:r>
    </w:p>
    <w:p w14:paraId="19F4E791" w14:textId="77777777" w:rsidR="00B638CA" w:rsidRPr="00FF4F12" w:rsidRDefault="00B638CA" w:rsidP="004D2592">
      <w:pPr>
        <w:pStyle w:val="NormalWeb"/>
        <w:spacing w:before="0" w:beforeAutospacing="0" w:after="0" w:afterAutospacing="0" w:line="480" w:lineRule="auto"/>
        <w:ind w:left="426" w:hanging="426"/>
        <w:pPrChange w:id="3376" w:author="Edu Fisica" w:date="2026-05-16T07:13:00Z">
          <w:pPr>
            <w:pStyle w:val="NormalWeb"/>
            <w:spacing w:before="0" w:beforeAutospacing="0" w:after="0" w:afterAutospacing="0"/>
            <w:ind w:left="426" w:hanging="426"/>
          </w:pPr>
        </w:pPrChange>
      </w:pPr>
      <w:r w:rsidRPr="00FF4F12">
        <w:t>- Acciones pedagógicas implementadas: _____________________________________</w:t>
      </w:r>
    </w:p>
    <w:p w14:paraId="636455EE" w14:textId="77777777" w:rsidR="00B638CA" w:rsidRPr="00FF4F12" w:rsidRDefault="00B638CA" w:rsidP="004D2592">
      <w:pPr>
        <w:pStyle w:val="NormalWeb"/>
        <w:spacing w:before="0" w:beforeAutospacing="0" w:after="0" w:afterAutospacing="0" w:line="480" w:lineRule="auto"/>
        <w:ind w:left="426" w:hanging="426"/>
        <w:pPrChange w:id="3377" w:author="Edu Fisica" w:date="2026-05-16T07:13:00Z">
          <w:pPr>
            <w:pStyle w:val="NormalWeb"/>
            <w:spacing w:before="0" w:beforeAutospacing="0" w:after="0" w:afterAutospacing="0"/>
            <w:ind w:left="426" w:hanging="426"/>
          </w:pPr>
        </w:pPrChange>
      </w:pPr>
      <w:r w:rsidRPr="00FF4F12">
        <w:t>- Posibles implicaciones para el diseño de nuevas estrategias didácticas: ___________</w:t>
      </w:r>
    </w:p>
    <w:p w14:paraId="380BFB9E" w14:textId="77777777" w:rsidR="00E7605C" w:rsidRDefault="00E7605C" w:rsidP="00B638CA">
      <w:pPr>
        <w:pStyle w:val="NormalWeb"/>
        <w:ind w:left="426" w:hanging="426"/>
        <w:jc w:val="center"/>
        <w:rPr>
          <w:ins w:id="3378" w:author="Edu Fisica" w:date="2026-05-16T07:13:00Z"/>
          <w:b/>
          <w:bCs/>
        </w:rPr>
      </w:pPr>
      <w:bookmarkStart w:id="3379" w:name="_Hlk212106055"/>
    </w:p>
    <w:p w14:paraId="6211C40F" w14:textId="77777777" w:rsidR="00C973BB" w:rsidRDefault="00C973BB" w:rsidP="00B638CA">
      <w:pPr>
        <w:pStyle w:val="NormalWeb"/>
        <w:ind w:left="426" w:hanging="426"/>
        <w:jc w:val="center"/>
        <w:rPr>
          <w:ins w:id="3380" w:author="Edu Fisica" w:date="2026-05-16T07:13:00Z"/>
          <w:b/>
          <w:bCs/>
        </w:rPr>
      </w:pPr>
    </w:p>
    <w:p w14:paraId="0B7A2D4F" w14:textId="77777777" w:rsidR="00C973BB" w:rsidRDefault="00C973BB" w:rsidP="00B638CA">
      <w:pPr>
        <w:pStyle w:val="NormalWeb"/>
        <w:ind w:left="426" w:hanging="426"/>
        <w:jc w:val="center"/>
        <w:rPr>
          <w:ins w:id="3381" w:author="Edu Fisica" w:date="2026-05-16T07:13:00Z"/>
          <w:b/>
          <w:bCs/>
        </w:rPr>
      </w:pPr>
    </w:p>
    <w:p w14:paraId="64041FF6" w14:textId="77777777" w:rsidR="00C973BB" w:rsidRDefault="00C973BB" w:rsidP="00B638CA">
      <w:pPr>
        <w:pStyle w:val="NormalWeb"/>
        <w:ind w:left="426" w:hanging="426"/>
        <w:jc w:val="center"/>
        <w:rPr>
          <w:ins w:id="3382" w:author="Edu Fisica" w:date="2026-05-16T07:13:00Z"/>
          <w:b/>
          <w:bCs/>
        </w:rPr>
      </w:pPr>
    </w:p>
    <w:p w14:paraId="139270B8" w14:textId="77777777" w:rsidR="00C973BB" w:rsidRDefault="00C973BB" w:rsidP="00B638CA">
      <w:pPr>
        <w:pStyle w:val="NormalWeb"/>
        <w:ind w:left="426" w:hanging="426"/>
        <w:jc w:val="center"/>
        <w:rPr>
          <w:ins w:id="3383" w:author="Edu Fisica" w:date="2026-05-16T07:13:00Z"/>
          <w:b/>
          <w:bCs/>
        </w:rPr>
      </w:pPr>
    </w:p>
    <w:p w14:paraId="7D443F68" w14:textId="77777777" w:rsidR="00C973BB" w:rsidRDefault="00C973BB" w:rsidP="00B638CA">
      <w:pPr>
        <w:pStyle w:val="NormalWeb"/>
        <w:ind w:left="426" w:hanging="426"/>
        <w:jc w:val="center"/>
        <w:rPr>
          <w:ins w:id="3384" w:author="Edu Fisica" w:date="2026-05-16T07:13:00Z"/>
          <w:b/>
          <w:bCs/>
        </w:rPr>
      </w:pPr>
    </w:p>
    <w:p w14:paraId="7063B1F2" w14:textId="77777777" w:rsidR="00C973BB" w:rsidRDefault="00C973BB" w:rsidP="00B638CA">
      <w:pPr>
        <w:pStyle w:val="NormalWeb"/>
        <w:ind w:left="426" w:hanging="426"/>
        <w:jc w:val="center"/>
        <w:rPr>
          <w:ins w:id="3385" w:author="Edu Fisica" w:date="2026-05-16T07:13:00Z"/>
          <w:b/>
          <w:bCs/>
        </w:rPr>
      </w:pPr>
    </w:p>
    <w:p w14:paraId="33389B44" w14:textId="77777777" w:rsidR="00C973BB" w:rsidRDefault="00C973BB" w:rsidP="00B638CA">
      <w:pPr>
        <w:pStyle w:val="NormalWeb"/>
        <w:ind w:left="426" w:hanging="426"/>
        <w:jc w:val="center"/>
        <w:rPr>
          <w:ins w:id="3386" w:author="Edu Fisica" w:date="2026-05-16T07:13:00Z"/>
          <w:b/>
          <w:bCs/>
        </w:rPr>
      </w:pPr>
    </w:p>
    <w:p w14:paraId="00E648D3" w14:textId="77777777" w:rsidR="00C973BB" w:rsidRDefault="00C973BB" w:rsidP="00B638CA">
      <w:pPr>
        <w:pStyle w:val="NormalWeb"/>
        <w:ind w:left="426" w:hanging="426"/>
        <w:jc w:val="center"/>
        <w:rPr>
          <w:ins w:id="3387" w:author="Edu Fisica" w:date="2026-05-16T07:13:00Z"/>
          <w:b/>
          <w:bCs/>
        </w:rPr>
      </w:pPr>
    </w:p>
    <w:p w14:paraId="7DC6FBBC" w14:textId="77777777" w:rsidR="00C973BB" w:rsidRDefault="00C973BB" w:rsidP="00B638CA">
      <w:pPr>
        <w:pStyle w:val="NormalWeb"/>
        <w:ind w:left="426" w:hanging="426"/>
        <w:jc w:val="center"/>
        <w:rPr>
          <w:ins w:id="3388" w:author="Edu Fisica" w:date="2026-05-16T07:13:00Z"/>
          <w:b/>
          <w:bCs/>
        </w:rPr>
      </w:pPr>
    </w:p>
    <w:p w14:paraId="0516E8E8" w14:textId="77777777" w:rsidR="00C973BB" w:rsidRDefault="00C973BB" w:rsidP="00B638CA">
      <w:pPr>
        <w:pStyle w:val="NormalWeb"/>
        <w:ind w:left="426" w:hanging="426"/>
        <w:jc w:val="center"/>
        <w:rPr>
          <w:ins w:id="3389" w:author="Edu Fisica" w:date="2026-05-16T07:13:00Z"/>
          <w:b/>
          <w:bCs/>
        </w:rPr>
      </w:pPr>
    </w:p>
    <w:p w14:paraId="1B416467" w14:textId="5AF1AE72" w:rsidR="00B638CA" w:rsidRPr="00FF4F12" w:rsidRDefault="00B638CA" w:rsidP="00B638CA">
      <w:pPr>
        <w:pStyle w:val="NormalWeb"/>
        <w:ind w:left="426" w:hanging="426"/>
        <w:jc w:val="center"/>
        <w:rPr>
          <w:b/>
          <w:bCs/>
        </w:rPr>
      </w:pPr>
      <w:r w:rsidRPr="00FF4F12">
        <w:rPr>
          <w:noProof/>
          <w:lang w:val="es-CO"/>
        </w:rPr>
        <w:drawing>
          <wp:anchor distT="0" distB="0" distL="114300" distR="114300" simplePos="0" relativeHeight="251727872" behindDoc="1" locked="0" layoutInCell="1" allowOverlap="1" wp14:anchorId="6CA1C4CE" wp14:editId="150802DB">
            <wp:simplePos x="0" y="0"/>
            <wp:positionH relativeFrom="column">
              <wp:posOffset>2406650</wp:posOffset>
            </wp:positionH>
            <wp:positionV relativeFrom="paragraph">
              <wp:posOffset>173990</wp:posOffset>
            </wp:positionV>
            <wp:extent cx="1251676" cy="876173"/>
            <wp:effectExtent l="0" t="0" r="0" b="0"/>
            <wp:wrapNone/>
            <wp:docPr id="1740932557" name="Imagen 1" descr="logo – Universidad de Nari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logo – Universidad de Nariño"/>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255541" cy="878879"/>
                    </a:xfrm>
                    <a:prstGeom prst="rect">
                      <a:avLst/>
                    </a:prstGeom>
                    <a:noFill/>
                    <a:ln>
                      <a:noFill/>
                    </a:ln>
                  </pic:spPr>
                </pic:pic>
              </a:graphicData>
            </a:graphic>
            <wp14:sizeRelH relativeFrom="page">
              <wp14:pctWidth>0</wp14:pctWidth>
            </wp14:sizeRelH>
            <wp14:sizeRelV relativeFrom="page">
              <wp14:pctHeight>0</wp14:pctHeight>
            </wp14:sizeRelV>
          </wp:anchor>
        </w:drawing>
      </w:r>
      <w:r w:rsidRPr="00FF4F12">
        <w:rPr>
          <w:b/>
          <w:bCs/>
        </w:rPr>
        <w:t>Anexo C</w:t>
      </w:r>
    </w:p>
    <w:p w14:paraId="36B58E33" w14:textId="77777777" w:rsidR="00B638CA" w:rsidRPr="00FF4F12" w:rsidRDefault="00B638CA" w:rsidP="00B638CA">
      <w:pPr>
        <w:pStyle w:val="NormalWeb"/>
        <w:spacing w:before="0" w:beforeAutospacing="0" w:after="0" w:afterAutospacing="0"/>
        <w:ind w:left="426" w:hanging="426"/>
        <w:jc w:val="center"/>
        <w:rPr>
          <w:b/>
          <w:bCs/>
        </w:rPr>
      </w:pPr>
    </w:p>
    <w:p w14:paraId="6E1CF8A4" w14:textId="77777777" w:rsidR="00B638CA" w:rsidRPr="00FF4F12" w:rsidRDefault="00B638CA" w:rsidP="00B638CA">
      <w:pPr>
        <w:pStyle w:val="NormalWeb"/>
        <w:spacing w:before="0" w:beforeAutospacing="0" w:after="0" w:afterAutospacing="0"/>
        <w:ind w:left="426" w:hanging="426"/>
        <w:jc w:val="center"/>
        <w:rPr>
          <w:b/>
          <w:bCs/>
        </w:rPr>
      </w:pPr>
    </w:p>
    <w:p w14:paraId="687B9BAB" w14:textId="77777777" w:rsidR="00B638CA" w:rsidRPr="00FF4F12" w:rsidRDefault="00B638CA" w:rsidP="00B638CA">
      <w:pPr>
        <w:pStyle w:val="NormalWeb"/>
        <w:spacing w:before="0" w:beforeAutospacing="0" w:after="0" w:afterAutospacing="0"/>
        <w:ind w:left="426" w:hanging="426"/>
        <w:jc w:val="center"/>
        <w:rPr>
          <w:b/>
          <w:bCs/>
        </w:rPr>
      </w:pPr>
    </w:p>
    <w:p w14:paraId="690FE522" w14:textId="77777777" w:rsidR="00B638CA" w:rsidRPr="00FF4F12" w:rsidRDefault="00B638CA" w:rsidP="00B638CA">
      <w:pPr>
        <w:pStyle w:val="NormalWeb"/>
        <w:spacing w:before="0" w:beforeAutospacing="0" w:after="0" w:afterAutospacing="0"/>
        <w:ind w:left="426" w:hanging="426"/>
        <w:jc w:val="center"/>
        <w:rPr>
          <w:b/>
          <w:bCs/>
        </w:rPr>
      </w:pPr>
    </w:p>
    <w:bookmarkEnd w:id="3379"/>
    <w:p w14:paraId="21D6266A" w14:textId="77777777" w:rsidR="00B638CA" w:rsidRPr="00FF4F12" w:rsidRDefault="00B638CA" w:rsidP="00B638CA">
      <w:pPr>
        <w:pStyle w:val="NormalWeb"/>
        <w:spacing w:before="0" w:beforeAutospacing="0" w:after="0" w:afterAutospacing="0"/>
        <w:ind w:left="426" w:hanging="426"/>
        <w:jc w:val="center"/>
        <w:rPr>
          <w:b/>
          <w:bCs/>
        </w:rPr>
      </w:pPr>
      <w:r w:rsidRPr="00FF4F12">
        <w:rPr>
          <w:b/>
          <w:bCs/>
        </w:rPr>
        <w:t>Talleres participativos</w:t>
      </w:r>
    </w:p>
    <w:p w14:paraId="2F8C7AEA" w14:textId="77777777" w:rsidR="00B638CA" w:rsidRPr="00FF4F12" w:rsidRDefault="00B638CA" w:rsidP="00B638CA">
      <w:pPr>
        <w:pStyle w:val="NormalWeb"/>
        <w:spacing w:before="0" w:beforeAutospacing="0" w:after="0" w:afterAutospacing="0"/>
        <w:ind w:left="426" w:hanging="426"/>
        <w:jc w:val="center"/>
        <w:rPr>
          <w:b/>
          <w:bCs/>
        </w:rPr>
      </w:pPr>
      <w:r w:rsidRPr="00FF4F12">
        <w:rPr>
          <w:b/>
          <w:bCs/>
        </w:rPr>
        <w:t xml:space="preserve">Universidad de Nariño </w:t>
      </w:r>
    </w:p>
    <w:p w14:paraId="3B5424A5" w14:textId="77777777" w:rsidR="00B638CA" w:rsidRPr="00FF4F12" w:rsidRDefault="00B638CA" w:rsidP="00B638CA">
      <w:pPr>
        <w:rPr>
          <w:rFonts w:cs="Times New Roman"/>
          <w:b/>
          <w:bCs/>
        </w:rPr>
      </w:pPr>
      <w:r w:rsidRPr="00FF4F12">
        <w:rPr>
          <w:rFonts w:cs="Times New Roman"/>
          <w:b/>
          <w:bCs/>
        </w:rPr>
        <w:t xml:space="preserve">Investigación: </w:t>
      </w:r>
      <w:r w:rsidRPr="00FF4F12">
        <w:rPr>
          <w:rFonts w:cs="Times New Roman"/>
          <w:color w:val="000000"/>
        </w:rPr>
        <w:t>Educar para la paz y la convivencia a través de estrategias didácticas con estudiantes del grado sexto uno en la Institución Educativa José Antonio Galán</w:t>
      </w:r>
      <w:r w:rsidRPr="00FF4F12">
        <w:rPr>
          <w:rFonts w:cs="Times New Roman"/>
        </w:rPr>
        <w:t>.</w:t>
      </w:r>
    </w:p>
    <w:p w14:paraId="260EAC47" w14:textId="77777777" w:rsidR="00B638CA" w:rsidRPr="00FF4F12" w:rsidRDefault="00B638CA" w:rsidP="004D2592">
      <w:pPr>
        <w:pStyle w:val="NormalWeb"/>
        <w:spacing w:before="0" w:beforeAutospacing="0" w:after="0" w:afterAutospacing="0" w:line="480" w:lineRule="auto"/>
        <w:ind w:left="426" w:hanging="426"/>
        <w:jc w:val="both"/>
        <w:pPrChange w:id="3390" w:author="Edu Fisica" w:date="2026-05-16T07:13:00Z">
          <w:pPr>
            <w:pStyle w:val="NormalWeb"/>
            <w:ind w:left="426" w:hanging="426"/>
            <w:jc w:val="both"/>
          </w:pPr>
        </w:pPrChange>
      </w:pPr>
      <w:r w:rsidRPr="00FF4F12">
        <w:rPr>
          <w:b/>
          <w:bCs/>
        </w:rPr>
        <w:t xml:space="preserve">Investigadoras: </w:t>
      </w:r>
      <w:r w:rsidRPr="00FF4F12">
        <w:t>Gladys del Carmen Bacca Santacruz y Tania Carolina Gustin Guerrero</w:t>
      </w:r>
    </w:p>
    <w:p w14:paraId="1BF3ED92" w14:textId="77777777" w:rsidR="00B638CA" w:rsidRPr="00FF4F12" w:rsidRDefault="00B638CA" w:rsidP="004D2592">
      <w:pPr>
        <w:pStyle w:val="NormalWeb"/>
        <w:spacing w:before="0" w:beforeAutospacing="0" w:after="0" w:afterAutospacing="0" w:line="480" w:lineRule="auto"/>
        <w:ind w:left="426" w:hanging="426"/>
        <w:jc w:val="both"/>
        <w:rPr>
          <w:color w:val="000000"/>
        </w:rPr>
        <w:pPrChange w:id="3391" w:author="Edu Fisica" w:date="2026-05-16T07:13:00Z">
          <w:pPr>
            <w:pStyle w:val="NormalWeb"/>
            <w:spacing w:before="0" w:beforeAutospacing="0" w:after="0" w:afterAutospacing="0"/>
            <w:ind w:left="426" w:hanging="426"/>
            <w:jc w:val="both"/>
          </w:pPr>
        </w:pPrChange>
      </w:pPr>
      <w:r w:rsidRPr="00FF4F12">
        <w:rPr>
          <w:b/>
          <w:bCs/>
        </w:rPr>
        <w:t xml:space="preserve">Objetivo dos: </w:t>
      </w:r>
      <w:r w:rsidRPr="00FF4F12">
        <w:rPr>
          <w:color w:val="000000"/>
        </w:rPr>
        <w:t>Desarrollar estrategias didácticas que promuevan la paz, la</w:t>
      </w:r>
    </w:p>
    <w:p w14:paraId="77EDC257" w14:textId="77777777" w:rsidR="00B638CA" w:rsidRPr="00FF4F12" w:rsidRDefault="00B638CA" w:rsidP="004D2592">
      <w:pPr>
        <w:pStyle w:val="NormalWeb"/>
        <w:spacing w:before="0" w:beforeAutospacing="0" w:after="0" w:afterAutospacing="0" w:line="480" w:lineRule="auto"/>
        <w:ind w:left="426" w:hanging="426"/>
        <w:jc w:val="both"/>
        <w:rPr>
          <w:color w:val="000000"/>
        </w:rPr>
        <w:pPrChange w:id="3392" w:author="Edu Fisica" w:date="2026-05-16T07:13:00Z">
          <w:pPr>
            <w:pStyle w:val="NormalWeb"/>
            <w:spacing w:before="0" w:beforeAutospacing="0" w:after="0" w:afterAutospacing="0"/>
            <w:ind w:left="426" w:hanging="426"/>
            <w:jc w:val="both"/>
          </w:pPr>
        </w:pPrChange>
      </w:pPr>
      <w:r w:rsidRPr="00FF4F12">
        <w:rPr>
          <w:color w:val="000000"/>
        </w:rPr>
        <w:t>responsabilidad, la reparación, la reconciliación y la resolución de los conflictos</w:t>
      </w:r>
    </w:p>
    <w:p w14:paraId="77458EAB" w14:textId="77777777" w:rsidR="00B638CA" w:rsidRPr="00FF4F12" w:rsidRDefault="00B638CA" w:rsidP="004D2592">
      <w:pPr>
        <w:pStyle w:val="NormalWeb"/>
        <w:spacing w:before="0" w:beforeAutospacing="0" w:after="0" w:afterAutospacing="0" w:line="480" w:lineRule="auto"/>
        <w:ind w:left="426" w:hanging="426"/>
        <w:jc w:val="both"/>
        <w:pPrChange w:id="3393" w:author="Edu Fisica" w:date="2026-05-16T07:13:00Z">
          <w:pPr>
            <w:pStyle w:val="NormalWeb"/>
            <w:spacing w:before="0" w:beforeAutospacing="0" w:after="0" w:afterAutospacing="0"/>
            <w:ind w:left="426" w:hanging="426"/>
            <w:jc w:val="both"/>
          </w:pPr>
        </w:pPrChange>
      </w:pPr>
      <w:r w:rsidRPr="00FF4F12">
        <w:rPr>
          <w:color w:val="000000"/>
        </w:rPr>
        <w:t>escolares.</w:t>
      </w:r>
    </w:p>
    <w:p w14:paraId="3A6E6EA4" w14:textId="77777777" w:rsidR="00B638CA" w:rsidRPr="00FF4F12" w:rsidRDefault="00B638CA" w:rsidP="00B638CA">
      <w:pPr>
        <w:pStyle w:val="NormalWeb"/>
        <w:spacing w:before="0" w:beforeAutospacing="0" w:after="0" w:afterAutospacing="0"/>
        <w:ind w:left="426" w:hanging="426"/>
        <w:jc w:val="both"/>
        <w:rPr>
          <w:del w:id="3394" w:author="Edu Fisica" w:date="2026-05-16T07:13:00Z"/>
          <w:color w:val="000000"/>
        </w:rPr>
      </w:pPr>
    </w:p>
    <w:p w14:paraId="260BD7A0" w14:textId="77777777" w:rsidR="00B638CA" w:rsidRPr="00FF4F12" w:rsidRDefault="00B638CA" w:rsidP="004D2592">
      <w:pPr>
        <w:pStyle w:val="NormalWeb"/>
        <w:spacing w:before="0" w:beforeAutospacing="0" w:after="0" w:afterAutospacing="0" w:line="480" w:lineRule="auto"/>
        <w:ind w:left="426" w:hanging="426"/>
        <w:jc w:val="both"/>
        <w:rPr>
          <w:b/>
          <w:bCs/>
        </w:rPr>
        <w:pPrChange w:id="3395" w:author="Edu Fisica" w:date="2026-05-16T07:13:00Z">
          <w:pPr>
            <w:pStyle w:val="NormalWeb"/>
            <w:spacing w:before="0" w:beforeAutospacing="0" w:after="0" w:afterAutospacing="0"/>
            <w:ind w:left="426" w:hanging="426"/>
            <w:jc w:val="both"/>
          </w:pPr>
        </w:pPrChange>
      </w:pPr>
      <w:r w:rsidRPr="00FF4F12">
        <w:rPr>
          <w:b/>
          <w:bCs/>
        </w:rPr>
        <w:t>Descripción del instrumento</w:t>
      </w:r>
    </w:p>
    <w:p w14:paraId="39975029" w14:textId="77777777" w:rsidR="00B638CA" w:rsidRPr="00FF4F12" w:rsidRDefault="00B638CA" w:rsidP="00B638CA">
      <w:pPr>
        <w:pStyle w:val="NormalWeb"/>
        <w:spacing w:before="0" w:beforeAutospacing="0" w:after="0" w:afterAutospacing="0"/>
        <w:ind w:left="426" w:hanging="426"/>
        <w:jc w:val="both"/>
        <w:rPr>
          <w:del w:id="3396" w:author="Edu Fisica" w:date="2026-05-16T07:13:00Z"/>
          <w:color w:val="00000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4320"/>
      </w:tblGrid>
      <w:tr w:rsidR="00B638CA" w:rsidRPr="00FF4F12" w14:paraId="78A1C539" w14:textId="77777777" w:rsidTr="00E06C30">
        <w:tc>
          <w:tcPr>
            <w:tcW w:w="4320" w:type="dxa"/>
            <w:tcBorders>
              <w:top w:val="single" w:sz="4" w:space="0" w:color="auto"/>
              <w:bottom w:val="single" w:sz="4" w:space="0" w:color="auto"/>
            </w:tcBorders>
          </w:tcPr>
          <w:p w14:paraId="70DD9A16" w14:textId="77777777" w:rsidR="00B638CA" w:rsidRPr="00FF4F12" w:rsidRDefault="00B638CA" w:rsidP="00E06C30">
            <w:pPr>
              <w:rPr>
                <w:rFonts w:cs="Times New Roman"/>
                <w:b/>
                <w:bCs/>
                <w:szCs w:val="24"/>
              </w:rPr>
            </w:pPr>
            <w:r w:rsidRPr="00FF4F12">
              <w:rPr>
                <w:rFonts w:cs="Times New Roman"/>
                <w:b/>
                <w:bCs/>
                <w:szCs w:val="24"/>
              </w:rPr>
              <w:t>Elemento</w:t>
            </w:r>
          </w:p>
        </w:tc>
        <w:tc>
          <w:tcPr>
            <w:tcW w:w="4320" w:type="dxa"/>
            <w:tcBorders>
              <w:top w:val="single" w:sz="4" w:space="0" w:color="auto"/>
              <w:bottom w:val="single" w:sz="4" w:space="0" w:color="auto"/>
            </w:tcBorders>
          </w:tcPr>
          <w:p w14:paraId="006D3548" w14:textId="77777777" w:rsidR="00B638CA" w:rsidRPr="00FF4F12" w:rsidRDefault="00B638CA" w:rsidP="00E06C30">
            <w:pPr>
              <w:rPr>
                <w:rFonts w:cs="Times New Roman"/>
                <w:b/>
                <w:bCs/>
                <w:szCs w:val="24"/>
              </w:rPr>
            </w:pPr>
            <w:r w:rsidRPr="00FF4F12">
              <w:rPr>
                <w:rFonts w:cs="Times New Roman"/>
                <w:b/>
                <w:bCs/>
                <w:szCs w:val="24"/>
              </w:rPr>
              <w:t>Descripción</w:t>
            </w:r>
          </w:p>
        </w:tc>
      </w:tr>
      <w:tr w:rsidR="00B638CA" w:rsidRPr="00FF4F12" w14:paraId="69C0C2C4" w14:textId="77777777" w:rsidTr="00E06C30">
        <w:tc>
          <w:tcPr>
            <w:tcW w:w="4320" w:type="dxa"/>
            <w:tcBorders>
              <w:top w:val="single" w:sz="4" w:space="0" w:color="auto"/>
            </w:tcBorders>
          </w:tcPr>
          <w:p w14:paraId="71181324" w14:textId="77777777" w:rsidR="00B638CA" w:rsidRPr="00FF4F12" w:rsidRDefault="00B638CA" w:rsidP="00E06C30">
            <w:pPr>
              <w:rPr>
                <w:rFonts w:cs="Times New Roman"/>
                <w:szCs w:val="24"/>
              </w:rPr>
            </w:pPr>
            <w:r w:rsidRPr="00FF4F12">
              <w:rPr>
                <w:rFonts w:cs="Times New Roman"/>
                <w:szCs w:val="24"/>
              </w:rPr>
              <w:t>Nombre del instrumento</w:t>
            </w:r>
          </w:p>
        </w:tc>
        <w:tc>
          <w:tcPr>
            <w:tcW w:w="4320" w:type="dxa"/>
            <w:tcBorders>
              <w:top w:val="single" w:sz="4" w:space="0" w:color="auto"/>
            </w:tcBorders>
          </w:tcPr>
          <w:p w14:paraId="43A345FD" w14:textId="77777777" w:rsidR="00B638CA" w:rsidRPr="00FF4F12" w:rsidRDefault="00B638CA" w:rsidP="00E06C30">
            <w:pPr>
              <w:rPr>
                <w:rFonts w:cs="Times New Roman"/>
                <w:szCs w:val="24"/>
              </w:rPr>
            </w:pPr>
            <w:r w:rsidRPr="00FF4F12">
              <w:rPr>
                <w:rFonts w:cs="Times New Roman"/>
                <w:szCs w:val="24"/>
              </w:rPr>
              <w:t>Talleres participativos</w:t>
            </w:r>
          </w:p>
        </w:tc>
      </w:tr>
      <w:tr w:rsidR="00B638CA" w:rsidRPr="00FF4F12" w14:paraId="4FDC32B0" w14:textId="77777777" w:rsidTr="00E06C30">
        <w:tc>
          <w:tcPr>
            <w:tcW w:w="4320" w:type="dxa"/>
          </w:tcPr>
          <w:p w14:paraId="22FCBA76" w14:textId="77777777" w:rsidR="00B638CA" w:rsidRPr="00FF4F12" w:rsidRDefault="00B638CA" w:rsidP="00E06C30">
            <w:pPr>
              <w:rPr>
                <w:rFonts w:cs="Times New Roman"/>
                <w:szCs w:val="24"/>
              </w:rPr>
            </w:pPr>
            <w:r w:rsidRPr="00FF4F12">
              <w:rPr>
                <w:rFonts w:cs="Times New Roman"/>
                <w:szCs w:val="24"/>
              </w:rPr>
              <w:t>Técnica</w:t>
            </w:r>
          </w:p>
        </w:tc>
        <w:tc>
          <w:tcPr>
            <w:tcW w:w="4320" w:type="dxa"/>
          </w:tcPr>
          <w:p w14:paraId="548A11DD" w14:textId="77777777" w:rsidR="00B638CA" w:rsidRPr="00FF4F12" w:rsidRDefault="00B638CA" w:rsidP="00E06C30">
            <w:pPr>
              <w:rPr>
                <w:rFonts w:cs="Times New Roman"/>
                <w:szCs w:val="24"/>
              </w:rPr>
            </w:pPr>
            <w:r w:rsidRPr="00FF4F12">
              <w:rPr>
                <w:rFonts w:cs="Times New Roman"/>
                <w:szCs w:val="24"/>
              </w:rPr>
              <w:t>Guía de talleres</w:t>
            </w:r>
          </w:p>
        </w:tc>
      </w:tr>
      <w:tr w:rsidR="00B638CA" w:rsidRPr="00FF4F12" w14:paraId="50CFA9ED" w14:textId="77777777" w:rsidTr="00E06C30">
        <w:tc>
          <w:tcPr>
            <w:tcW w:w="4320" w:type="dxa"/>
            <w:tcBorders>
              <w:bottom w:val="single" w:sz="4" w:space="0" w:color="auto"/>
            </w:tcBorders>
          </w:tcPr>
          <w:p w14:paraId="4D9156E3" w14:textId="77777777" w:rsidR="00B638CA" w:rsidRPr="00FF4F12" w:rsidRDefault="00B638CA" w:rsidP="00E06C30">
            <w:pPr>
              <w:rPr>
                <w:rFonts w:cs="Times New Roman"/>
                <w:szCs w:val="24"/>
              </w:rPr>
            </w:pPr>
            <w:r w:rsidRPr="00FF4F12">
              <w:rPr>
                <w:rFonts w:cs="Times New Roman"/>
                <w:szCs w:val="24"/>
              </w:rPr>
              <w:t>Propósito</w:t>
            </w:r>
          </w:p>
        </w:tc>
        <w:tc>
          <w:tcPr>
            <w:tcW w:w="4320" w:type="dxa"/>
            <w:tcBorders>
              <w:bottom w:val="single" w:sz="4" w:space="0" w:color="auto"/>
            </w:tcBorders>
          </w:tcPr>
          <w:p w14:paraId="5BBF3135" w14:textId="77777777" w:rsidR="00B638CA" w:rsidRPr="00FF4F12" w:rsidRDefault="00B638CA" w:rsidP="00E06C30">
            <w:pPr>
              <w:rPr>
                <w:rFonts w:cs="Times New Roman"/>
                <w:szCs w:val="24"/>
              </w:rPr>
            </w:pPr>
            <w:r w:rsidRPr="00FF4F12">
              <w:rPr>
                <w:rFonts w:cs="Times New Roman"/>
                <w:szCs w:val="24"/>
              </w:rPr>
              <w:t>Sensibilizar a los estudiantes sobre normas, leyes, derechos y deberes mediante la participación activa y reflexiva en talleres.</w:t>
            </w:r>
          </w:p>
        </w:tc>
      </w:tr>
    </w:tbl>
    <w:p w14:paraId="49B6C39C" w14:textId="77777777" w:rsidR="00B638CA" w:rsidRPr="00FF4F12" w:rsidRDefault="00B638CA" w:rsidP="00B638CA">
      <w:pPr>
        <w:rPr>
          <w:rFonts w:cs="Times New Roman"/>
          <w:b/>
          <w:bCs/>
        </w:rPr>
      </w:pPr>
    </w:p>
    <w:p w14:paraId="037B21B3" w14:textId="77777777" w:rsidR="00B638CA" w:rsidRPr="00FF4F12" w:rsidRDefault="00B638CA" w:rsidP="00B638CA">
      <w:pPr>
        <w:rPr>
          <w:rFonts w:cs="Times New Roman"/>
          <w:b/>
        </w:rPr>
      </w:pPr>
      <w:r w:rsidRPr="00FF4F12">
        <w:rPr>
          <w:rFonts w:cs="Times New Roman"/>
        </w:rPr>
        <w:t>Datos generales</w:t>
      </w:r>
    </w:p>
    <w:p w14:paraId="7CEB12C7" w14:textId="77777777" w:rsidR="00B638CA" w:rsidRPr="00FF4F12" w:rsidRDefault="00B638CA" w:rsidP="00B638CA">
      <w:pPr>
        <w:rPr>
          <w:del w:id="3397" w:author="Edu Fisica" w:date="2026-05-16T07:13:00Z"/>
          <w:rFonts w:cs="Times New Roman"/>
        </w:rPr>
      </w:pPr>
    </w:p>
    <w:p w14:paraId="18895C1E" w14:textId="77777777" w:rsidR="00B638CA" w:rsidRPr="00FF4F12" w:rsidRDefault="00B638CA" w:rsidP="00B638CA">
      <w:pPr>
        <w:rPr>
          <w:rFonts w:cs="Times New Roman"/>
          <w:b/>
          <w:bCs/>
        </w:rPr>
      </w:pPr>
      <w:r w:rsidRPr="00FF4F12">
        <w:rPr>
          <w:rFonts w:cs="Times New Roman"/>
          <w:b/>
          <w:bCs/>
        </w:rPr>
        <w:t>Temática:</w:t>
      </w:r>
      <w:r w:rsidRPr="00FF4F12">
        <w:rPr>
          <w:rFonts w:cs="Times New Roman"/>
          <w:b/>
          <w:bCs/>
        </w:rPr>
        <w:tab/>
      </w:r>
      <w:r w:rsidRPr="00FF4F12">
        <w:rPr>
          <w:rFonts w:cs="Times New Roman"/>
          <w:b/>
          <w:bCs/>
        </w:rPr>
        <w:tab/>
      </w:r>
      <w:r w:rsidRPr="00FF4F12">
        <w:rPr>
          <w:rFonts w:cs="Times New Roman"/>
          <w:b/>
          <w:bCs/>
        </w:rPr>
        <w:tab/>
      </w:r>
      <w:r w:rsidRPr="00FF4F12">
        <w:rPr>
          <w:rFonts w:cs="Times New Roman"/>
          <w:b/>
          <w:bCs/>
        </w:rPr>
        <w:tab/>
      </w:r>
      <w:r w:rsidRPr="00FF4F12">
        <w:rPr>
          <w:rFonts w:cs="Times New Roman"/>
          <w:b/>
          <w:bCs/>
        </w:rPr>
        <w:tab/>
        <w:t>_________________________________</w:t>
      </w:r>
    </w:p>
    <w:p w14:paraId="689F96F4" w14:textId="77777777" w:rsidR="00B638CA" w:rsidRPr="00FF4F12" w:rsidRDefault="00B638CA" w:rsidP="00B638CA">
      <w:pPr>
        <w:rPr>
          <w:rFonts w:cs="Times New Roman"/>
          <w:b/>
          <w:bCs/>
        </w:rPr>
      </w:pPr>
      <w:r w:rsidRPr="00FF4F12">
        <w:rPr>
          <w:rFonts w:cs="Times New Roman"/>
          <w:b/>
          <w:bCs/>
        </w:rPr>
        <w:t xml:space="preserve">Docentes: </w:t>
      </w:r>
      <w:r w:rsidRPr="00FF4F12">
        <w:rPr>
          <w:rFonts w:cs="Times New Roman"/>
          <w:b/>
          <w:bCs/>
        </w:rPr>
        <w:tab/>
      </w:r>
      <w:r w:rsidRPr="00FF4F12">
        <w:rPr>
          <w:rFonts w:cs="Times New Roman"/>
          <w:b/>
          <w:bCs/>
        </w:rPr>
        <w:tab/>
      </w:r>
      <w:r w:rsidRPr="00FF4F12">
        <w:rPr>
          <w:rFonts w:cs="Times New Roman"/>
          <w:b/>
          <w:bCs/>
        </w:rPr>
        <w:tab/>
      </w:r>
      <w:r w:rsidRPr="00FF4F12">
        <w:rPr>
          <w:rFonts w:cs="Times New Roman"/>
          <w:b/>
          <w:bCs/>
        </w:rPr>
        <w:tab/>
      </w:r>
      <w:r w:rsidRPr="00FF4F12">
        <w:rPr>
          <w:rFonts w:cs="Times New Roman"/>
          <w:b/>
          <w:bCs/>
        </w:rPr>
        <w:tab/>
        <w:t>_________________________________</w:t>
      </w:r>
    </w:p>
    <w:p w14:paraId="4D6F0759" w14:textId="77777777" w:rsidR="00B638CA" w:rsidRPr="00FF4F12" w:rsidRDefault="00B638CA" w:rsidP="00B638CA">
      <w:pPr>
        <w:rPr>
          <w:rFonts w:cs="Times New Roman"/>
          <w:b/>
          <w:bCs/>
        </w:rPr>
      </w:pPr>
      <w:r w:rsidRPr="00FF4F12">
        <w:rPr>
          <w:rFonts w:cs="Times New Roman"/>
          <w:b/>
          <w:bCs/>
        </w:rPr>
        <w:t xml:space="preserve">Grado: </w:t>
      </w:r>
      <w:r w:rsidRPr="00FF4F12">
        <w:rPr>
          <w:rFonts w:cs="Times New Roman"/>
          <w:b/>
          <w:bCs/>
        </w:rPr>
        <w:tab/>
      </w:r>
      <w:r w:rsidRPr="00FF4F12">
        <w:rPr>
          <w:rFonts w:cs="Times New Roman"/>
          <w:b/>
          <w:bCs/>
        </w:rPr>
        <w:tab/>
      </w:r>
      <w:r w:rsidRPr="00FF4F12">
        <w:rPr>
          <w:rFonts w:cs="Times New Roman"/>
          <w:b/>
          <w:bCs/>
        </w:rPr>
        <w:tab/>
      </w:r>
      <w:r w:rsidRPr="00FF4F12">
        <w:rPr>
          <w:rFonts w:cs="Times New Roman"/>
          <w:b/>
          <w:bCs/>
        </w:rPr>
        <w:tab/>
      </w:r>
      <w:r w:rsidRPr="00FF4F12">
        <w:rPr>
          <w:rFonts w:cs="Times New Roman"/>
          <w:b/>
          <w:bCs/>
        </w:rPr>
        <w:tab/>
        <w:t>_________________________________</w:t>
      </w:r>
    </w:p>
    <w:p w14:paraId="3779D313" w14:textId="77777777" w:rsidR="00B638CA" w:rsidRPr="00FF4F12" w:rsidRDefault="00B638CA" w:rsidP="00B638CA">
      <w:pPr>
        <w:rPr>
          <w:rFonts w:cs="Times New Roman"/>
          <w:b/>
          <w:bCs/>
        </w:rPr>
      </w:pPr>
      <w:r w:rsidRPr="00FF4F12">
        <w:rPr>
          <w:rFonts w:cs="Times New Roman"/>
          <w:b/>
          <w:bCs/>
        </w:rPr>
        <w:t>Objetivo:</w:t>
      </w:r>
      <w:r w:rsidRPr="00FF4F12">
        <w:rPr>
          <w:rFonts w:cs="Times New Roman"/>
          <w:b/>
          <w:bCs/>
        </w:rPr>
        <w:tab/>
      </w:r>
      <w:r w:rsidRPr="00FF4F12">
        <w:rPr>
          <w:rFonts w:cs="Times New Roman"/>
          <w:b/>
          <w:bCs/>
        </w:rPr>
        <w:tab/>
      </w:r>
      <w:r w:rsidRPr="00FF4F12">
        <w:rPr>
          <w:rFonts w:cs="Times New Roman"/>
          <w:b/>
          <w:bCs/>
        </w:rPr>
        <w:tab/>
      </w:r>
      <w:r w:rsidRPr="00FF4F12">
        <w:rPr>
          <w:rFonts w:cs="Times New Roman"/>
          <w:b/>
          <w:bCs/>
        </w:rPr>
        <w:tab/>
      </w:r>
      <w:r w:rsidRPr="00FF4F12">
        <w:rPr>
          <w:rFonts w:cs="Times New Roman"/>
          <w:b/>
          <w:bCs/>
        </w:rPr>
        <w:tab/>
        <w:t>_________________________________</w:t>
      </w:r>
    </w:p>
    <w:p w14:paraId="57A34F66" w14:textId="77777777" w:rsidR="00B638CA" w:rsidRPr="00FF4F12" w:rsidRDefault="00B638CA" w:rsidP="00B638CA">
      <w:pPr>
        <w:rPr>
          <w:rFonts w:cs="Times New Roman"/>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4320"/>
      </w:tblGrid>
      <w:tr w:rsidR="00B638CA" w:rsidRPr="00FF4F12" w14:paraId="42F13054" w14:textId="77777777" w:rsidTr="00E06C30">
        <w:tc>
          <w:tcPr>
            <w:tcW w:w="4320" w:type="dxa"/>
            <w:tcBorders>
              <w:top w:val="single" w:sz="4" w:space="0" w:color="auto"/>
              <w:bottom w:val="single" w:sz="4" w:space="0" w:color="auto"/>
            </w:tcBorders>
            <w:hideMark/>
          </w:tcPr>
          <w:p w14:paraId="2F29F18B" w14:textId="77777777" w:rsidR="00B638CA" w:rsidRPr="00FF4F12" w:rsidRDefault="00B638CA" w:rsidP="00E06C30">
            <w:pPr>
              <w:pStyle w:val="NormalWeb"/>
              <w:numPr>
                <w:ilvl w:val="0"/>
                <w:numId w:val="26"/>
              </w:numPr>
              <w:jc w:val="both"/>
              <w:rPr>
                <w:b/>
                <w:bCs/>
              </w:rPr>
            </w:pPr>
            <w:r w:rsidRPr="00FF4F12">
              <w:rPr>
                <w:b/>
                <w:bCs/>
              </w:rPr>
              <w:t>Categorías y subcategorías</w:t>
            </w:r>
          </w:p>
        </w:tc>
        <w:tc>
          <w:tcPr>
            <w:tcW w:w="4320" w:type="dxa"/>
            <w:tcBorders>
              <w:top w:val="single" w:sz="4" w:space="0" w:color="auto"/>
              <w:bottom w:val="single" w:sz="4" w:space="0" w:color="auto"/>
            </w:tcBorders>
            <w:hideMark/>
          </w:tcPr>
          <w:p w14:paraId="77243424" w14:textId="77777777" w:rsidR="00B638CA" w:rsidRPr="00FF4F12" w:rsidRDefault="00B638CA" w:rsidP="00E06C30">
            <w:pPr>
              <w:pStyle w:val="NormalWeb"/>
              <w:ind w:left="426" w:hanging="426"/>
              <w:jc w:val="both"/>
              <w:rPr>
                <w:b/>
                <w:bCs/>
              </w:rPr>
            </w:pPr>
            <w:r w:rsidRPr="00FF4F12">
              <w:rPr>
                <w:b/>
                <w:bCs/>
              </w:rPr>
              <w:t>Aspectos de observación</w:t>
            </w:r>
          </w:p>
        </w:tc>
      </w:tr>
      <w:tr w:rsidR="00B638CA" w:rsidRPr="00FF4F12" w14:paraId="7EC46A43" w14:textId="77777777" w:rsidTr="00E06C30">
        <w:tc>
          <w:tcPr>
            <w:tcW w:w="4320" w:type="dxa"/>
            <w:tcBorders>
              <w:top w:val="single" w:sz="4" w:space="0" w:color="auto"/>
            </w:tcBorders>
            <w:hideMark/>
          </w:tcPr>
          <w:p w14:paraId="39D7EC0B" w14:textId="77777777" w:rsidR="00B638CA" w:rsidRPr="00FF4F12" w:rsidRDefault="00B638CA" w:rsidP="00800BB0">
            <w:pPr>
              <w:pStyle w:val="NormalWeb"/>
              <w:ind w:firstLine="0"/>
              <w:jc w:val="both"/>
              <w:rPr>
                <w:b/>
                <w:bCs/>
              </w:rPr>
              <w:pPrChange w:id="3398" w:author="Edu Fisica" w:date="2026-05-16T07:13:00Z">
                <w:pPr>
                  <w:pStyle w:val="NormalWeb"/>
                  <w:jc w:val="both"/>
                </w:pPr>
              </w:pPrChange>
            </w:pPr>
            <w:r w:rsidRPr="00FF4F12">
              <w:rPr>
                <w:b/>
                <w:bCs/>
              </w:rPr>
              <w:t>Estrategias didácticas – Metodologías activas</w:t>
            </w:r>
          </w:p>
        </w:tc>
        <w:tc>
          <w:tcPr>
            <w:tcW w:w="4320" w:type="dxa"/>
            <w:tcBorders>
              <w:top w:val="single" w:sz="4" w:space="0" w:color="auto"/>
            </w:tcBorders>
            <w:hideMark/>
          </w:tcPr>
          <w:p w14:paraId="2B87408F" w14:textId="77777777" w:rsidR="00B638CA" w:rsidRPr="00FF4F12" w:rsidRDefault="00B638CA" w:rsidP="00800BB0">
            <w:pPr>
              <w:pStyle w:val="NormalWeb"/>
              <w:ind w:firstLine="0"/>
              <w:jc w:val="both"/>
              <w:pPrChange w:id="3399" w:author="Edu Fisica" w:date="2026-05-16T07:13:00Z">
                <w:pPr>
                  <w:pStyle w:val="NormalWeb"/>
                  <w:jc w:val="both"/>
                </w:pPr>
              </w:pPrChange>
            </w:pPr>
            <w:r w:rsidRPr="00FF4F12">
              <w:t>Participación activa de los estudiantes en actividades que promueven el aprendizaje colaborativo, la reflexión y la resolución de conflictos.</w:t>
            </w:r>
          </w:p>
        </w:tc>
      </w:tr>
      <w:tr w:rsidR="00B638CA" w:rsidRPr="00FF4F12" w14:paraId="2A2442A8" w14:textId="77777777" w:rsidTr="00E06C30">
        <w:tc>
          <w:tcPr>
            <w:tcW w:w="4320" w:type="dxa"/>
            <w:hideMark/>
          </w:tcPr>
          <w:p w14:paraId="502D9502" w14:textId="77777777" w:rsidR="00B638CA" w:rsidRPr="00FF4F12" w:rsidRDefault="00B638CA" w:rsidP="00800BB0">
            <w:pPr>
              <w:pStyle w:val="NormalWeb"/>
              <w:ind w:firstLine="0"/>
              <w:jc w:val="both"/>
              <w:rPr>
                <w:b/>
                <w:bCs/>
              </w:rPr>
              <w:pPrChange w:id="3400" w:author="Edu Fisica" w:date="2026-05-16T07:13:00Z">
                <w:pPr>
                  <w:pStyle w:val="NormalWeb"/>
                  <w:jc w:val="both"/>
                </w:pPr>
              </w:pPrChange>
            </w:pPr>
            <w:r w:rsidRPr="00FF4F12">
              <w:rPr>
                <w:b/>
                <w:bCs/>
              </w:rPr>
              <w:t>Estrategias didácticas – Recursos didácticos</w:t>
            </w:r>
          </w:p>
        </w:tc>
        <w:tc>
          <w:tcPr>
            <w:tcW w:w="4320" w:type="dxa"/>
            <w:hideMark/>
          </w:tcPr>
          <w:p w14:paraId="7FBA538D" w14:textId="77777777" w:rsidR="00B638CA" w:rsidRPr="00FF4F12" w:rsidRDefault="00B638CA" w:rsidP="00800BB0">
            <w:pPr>
              <w:pStyle w:val="NormalWeb"/>
              <w:ind w:firstLine="0"/>
              <w:jc w:val="both"/>
              <w:pPrChange w:id="3401" w:author="Edu Fisica" w:date="2026-05-16T07:13:00Z">
                <w:pPr>
                  <w:pStyle w:val="NormalWeb"/>
                  <w:jc w:val="both"/>
                </w:pPr>
              </w:pPrChange>
            </w:pPr>
            <w:r w:rsidRPr="00FF4F12">
              <w:t>Uso pertinente de materiales y herramientas que facilitan la comprensión y promueven la convivencia y la cultura de paz.</w:t>
            </w:r>
          </w:p>
        </w:tc>
      </w:tr>
      <w:tr w:rsidR="00B638CA" w:rsidRPr="00FF4F12" w14:paraId="2DE781E6" w14:textId="77777777" w:rsidTr="00E06C30">
        <w:tc>
          <w:tcPr>
            <w:tcW w:w="4320" w:type="dxa"/>
            <w:hideMark/>
          </w:tcPr>
          <w:p w14:paraId="4C1DF961" w14:textId="77777777" w:rsidR="00B638CA" w:rsidRPr="00FF4F12" w:rsidRDefault="00B638CA" w:rsidP="00800BB0">
            <w:pPr>
              <w:pStyle w:val="NormalWeb"/>
              <w:ind w:firstLine="0"/>
              <w:jc w:val="both"/>
              <w:rPr>
                <w:b/>
                <w:bCs/>
              </w:rPr>
              <w:pPrChange w:id="3402" w:author="Edu Fisica" w:date="2026-05-16T07:13:00Z">
                <w:pPr>
                  <w:pStyle w:val="NormalWeb"/>
                  <w:jc w:val="both"/>
                </w:pPr>
              </w:pPrChange>
            </w:pPr>
            <w:r w:rsidRPr="00FF4F12">
              <w:rPr>
                <w:b/>
                <w:bCs/>
              </w:rPr>
              <w:t>Estrategias didácticas – Evaluación formativa</w:t>
            </w:r>
          </w:p>
        </w:tc>
        <w:tc>
          <w:tcPr>
            <w:tcW w:w="4320" w:type="dxa"/>
            <w:hideMark/>
          </w:tcPr>
          <w:p w14:paraId="34F4C99E" w14:textId="77777777" w:rsidR="00B638CA" w:rsidRPr="00FF4F12" w:rsidRDefault="00B638CA" w:rsidP="00800BB0">
            <w:pPr>
              <w:pStyle w:val="NormalWeb"/>
              <w:ind w:firstLine="0"/>
              <w:jc w:val="both"/>
              <w:pPrChange w:id="3403" w:author="Edu Fisica" w:date="2026-05-16T07:13:00Z">
                <w:pPr>
                  <w:pStyle w:val="NormalWeb"/>
                  <w:jc w:val="both"/>
                </w:pPr>
              </w:pPrChange>
            </w:pPr>
            <w:r w:rsidRPr="00FF4F12">
              <w:t>Seguimiento continuo del aprendizaje mediante la retroalimentación y la reflexión sobre actitudes y comportamientos.</w:t>
            </w:r>
          </w:p>
        </w:tc>
      </w:tr>
      <w:tr w:rsidR="00B638CA" w:rsidRPr="00FF4F12" w14:paraId="4C6664CF" w14:textId="77777777" w:rsidTr="00E06C30">
        <w:tc>
          <w:tcPr>
            <w:tcW w:w="4320" w:type="dxa"/>
            <w:hideMark/>
          </w:tcPr>
          <w:p w14:paraId="256F23AE" w14:textId="77777777" w:rsidR="00B638CA" w:rsidRPr="00FF4F12" w:rsidRDefault="00B638CA" w:rsidP="00800BB0">
            <w:pPr>
              <w:pStyle w:val="NormalWeb"/>
              <w:ind w:firstLine="0"/>
              <w:jc w:val="both"/>
              <w:rPr>
                <w:b/>
                <w:bCs/>
              </w:rPr>
              <w:pPrChange w:id="3404" w:author="Edu Fisica" w:date="2026-05-16T07:13:00Z">
                <w:pPr>
                  <w:pStyle w:val="NormalWeb"/>
                  <w:jc w:val="both"/>
                </w:pPr>
              </w:pPrChange>
            </w:pPr>
            <w:r w:rsidRPr="00FF4F12">
              <w:rPr>
                <w:b/>
                <w:bCs/>
              </w:rPr>
              <w:t>Estrategias didácticas – Didáctica de la paz</w:t>
            </w:r>
          </w:p>
        </w:tc>
        <w:tc>
          <w:tcPr>
            <w:tcW w:w="4320" w:type="dxa"/>
            <w:hideMark/>
          </w:tcPr>
          <w:p w14:paraId="33B89CDC" w14:textId="77777777" w:rsidR="00B638CA" w:rsidRPr="00FF4F12" w:rsidRDefault="00B638CA" w:rsidP="00800BB0">
            <w:pPr>
              <w:pStyle w:val="NormalWeb"/>
              <w:ind w:firstLine="0"/>
              <w:jc w:val="both"/>
              <w:pPrChange w:id="3405" w:author="Edu Fisica" w:date="2026-05-16T07:13:00Z">
                <w:pPr>
                  <w:pStyle w:val="NormalWeb"/>
                  <w:jc w:val="both"/>
                </w:pPr>
              </w:pPrChange>
            </w:pPr>
            <w:r w:rsidRPr="00FF4F12">
              <w:t>Implementación de actividades orientadas al desarrollo de la paz, la responsabilidad, la reconciliación y la resolución pacífica de conflictos.</w:t>
            </w:r>
          </w:p>
        </w:tc>
      </w:tr>
      <w:tr w:rsidR="00B638CA" w:rsidRPr="00FF4F12" w14:paraId="67E2B4E3" w14:textId="77777777" w:rsidTr="00E06C30">
        <w:tc>
          <w:tcPr>
            <w:tcW w:w="4320" w:type="dxa"/>
            <w:tcBorders>
              <w:bottom w:val="single" w:sz="4" w:space="0" w:color="auto"/>
            </w:tcBorders>
          </w:tcPr>
          <w:p w14:paraId="0F363E95" w14:textId="77777777" w:rsidR="00B638CA" w:rsidRPr="00FF4F12" w:rsidRDefault="00B638CA" w:rsidP="00E06C30">
            <w:pPr>
              <w:pStyle w:val="NormalWeb"/>
              <w:jc w:val="both"/>
              <w:rPr>
                <w:b/>
                <w:bCs/>
              </w:rPr>
            </w:pPr>
          </w:p>
        </w:tc>
        <w:tc>
          <w:tcPr>
            <w:tcW w:w="4320" w:type="dxa"/>
            <w:tcBorders>
              <w:bottom w:val="single" w:sz="4" w:space="0" w:color="auto"/>
            </w:tcBorders>
          </w:tcPr>
          <w:p w14:paraId="2F0B8464" w14:textId="77777777" w:rsidR="00B638CA" w:rsidRPr="00FF4F12" w:rsidRDefault="00B638CA" w:rsidP="00E06C30">
            <w:pPr>
              <w:pStyle w:val="NormalWeb"/>
              <w:jc w:val="both"/>
            </w:pPr>
          </w:p>
        </w:tc>
      </w:tr>
    </w:tbl>
    <w:p w14:paraId="7F424A05" w14:textId="77777777" w:rsidR="00B638CA" w:rsidRPr="00FF4F12" w:rsidRDefault="00B638CA" w:rsidP="00B638CA">
      <w:pPr>
        <w:rPr>
          <w:rFonts w:cs="Times New Roman"/>
        </w:rPr>
      </w:pPr>
    </w:p>
    <w:p w14:paraId="2D1E8EB0" w14:textId="77777777" w:rsidR="00B638CA" w:rsidRPr="00FF4F12" w:rsidRDefault="00B638CA" w:rsidP="00B638CA">
      <w:pPr>
        <w:pStyle w:val="Prrafodelista"/>
        <w:numPr>
          <w:ilvl w:val="0"/>
          <w:numId w:val="26"/>
        </w:numPr>
        <w:rPr>
          <w:rFonts w:cs="Times New Roman"/>
          <w:b/>
          <w:bCs/>
        </w:rPr>
      </w:pPr>
      <w:r w:rsidRPr="00FF4F12">
        <w:rPr>
          <w:rFonts w:cs="Times New Roman"/>
          <w:b/>
          <w:bCs/>
        </w:rPr>
        <w:t>Desarrollo del taller</w:t>
      </w:r>
    </w:p>
    <w:p w14:paraId="0854CCEF" w14:textId="77777777" w:rsidR="00B638CA" w:rsidRPr="00FF4F12" w:rsidRDefault="00B638CA" w:rsidP="00B638CA">
      <w:pPr>
        <w:rPr>
          <w:rFonts w:cs="Times New Roman"/>
          <w:b/>
          <w:bCs/>
        </w:rPr>
      </w:pPr>
    </w:p>
    <w:p w14:paraId="38469BE1" w14:textId="77777777" w:rsidR="00B638CA" w:rsidRPr="00FF4F12" w:rsidRDefault="00B638CA" w:rsidP="00B638CA">
      <w:pPr>
        <w:rPr>
          <w:rFonts w:cs="Times New Roman"/>
        </w:rPr>
      </w:pPr>
      <w:r w:rsidRPr="00FF4F12">
        <w:rPr>
          <w:rFonts w:cs="Times New Roman"/>
        </w:rPr>
        <w:t>Actividades realizadas: __________________________________________</w:t>
      </w:r>
    </w:p>
    <w:p w14:paraId="07D6E347" w14:textId="77777777" w:rsidR="00B638CA" w:rsidRPr="00FF4F12" w:rsidRDefault="00B638CA" w:rsidP="00B638CA">
      <w:pPr>
        <w:rPr>
          <w:rFonts w:cs="Times New Roman"/>
        </w:rPr>
      </w:pPr>
      <w:r w:rsidRPr="00FF4F12">
        <w:rPr>
          <w:rFonts w:cs="Times New Roman"/>
        </w:rPr>
        <w:t>Nivel de participación de los estudiantes: __________________________</w:t>
      </w:r>
    </w:p>
    <w:p w14:paraId="59D9DAC8" w14:textId="77777777" w:rsidR="00B638CA" w:rsidRPr="00FF4F12" w:rsidRDefault="00B638CA" w:rsidP="00B638CA">
      <w:pPr>
        <w:rPr>
          <w:rFonts w:cs="Times New Roman"/>
        </w:rPr>
      </w:pPr>
      <w:r w:rsidRPr="00FF4F12">
        <w:rPr>
          <w:rFonts w:cs="Times New Roman"/>
        </w:rPr>
        <w:t>Actitudes observadas durante el desarrollo: ________________________</w:t>
      </w:r>
    </w:p>
    <w:p w14:paraId="15AB0925" w14:textId="77777777" w:rsidR="00B638CA" w:rsidRPr="00FF4F12" w:rsidRDefault="00B638CA" w:rsidP="00B638CA">
      <w:pPr>
        <w:pStyle w:val="Prrafodelista"/>
        <w:numPr>
          <w:ilvl w:val="0"/>
          <w:numId w:val="26"/>
        </w:numPr>
        <w:rPr>
          <w:rFonts w:cs="Times New Roman"/>
          <w:b/>
          <w:bCs/>
        </w:rPr>
      </w:pPr>
      <w:r w:rsidRPr="00FF4F12">
        <w:rPr>
          <w:rFonts w:cs="Times New Roman"/>
          <w:b/>
          <w:bCs/>
        </w:rPr>
        <w:t>Registro descriptivo</w:t>
      </w:r>
    </w:p>
    <w:p w14:paraId="5D8A85CA" w14:textId="77777777" w:rsidR="00B638CA" w:rsidRPr="00FF4F12" w:rsidRDefault="00B638CA" w:rsidP="00B638CA">
      <w:pPr>
        <w:rPr>
          <w:rFonts w:cs="Times New Roman"/>
        </w:rPr>
      </w:pPr>
    </w:p>
    <w:p w14:paraId="263B7CD0" w14:textId="77777777" w:rsidR="00B638CA" w:rsidRPr="00FF4F12" w:rsidRDefault="00B638CA" w:rsidP="00B638CA">
      <w:pPr>
        <w:rPr>
          <w:rFonts w:cs="Times New Roman"/>
        </w:rPr>
      </w:pPr>
      <w:r w:rsidRPr="00FF4F12">
        <w:rPr>
          <w:rFonts w:cs="Times New Roman"/>
        </w:rPr>
        <w:t>Descripción objetiva de comportamientos, intervenciones y situaciones observadas durante el taller.</w:t>
      </w:r>
    </w:p>
    <w:p w14:paraId="532FF6A7" w14:textId="2E46B2DD" w:rsidR="00B638CA" w:rsidRDefault="00B638CA" w:rsidP="00B638CA">
      <w:pPr>
        <w:rPr>
          <w:rFonts w:cs="Times New Roman"/>
        </w:rPr>
      </w:pPr>
      <w:r w:rsidRPr="00FF4F12">
        <w:rPr>
          <w:rFonts w:cs="Times New Roman"/>
        </w:rPr>
        <w:t>Ejemplo: “El estudiante participa dando su opinión sobre la importancia de respetar las normas.”</w:t>
      </w:r>
    </w:p>
    <w:p w14:paraId="69488294" w14:textId="77777777" w:rsidR="00800BB0" w:rsidRPr="00FF4F12" w:rsidRDefault="00800BB0" w:rsidP="00B638CA">
      <w:pPr>
        <w:rPr>
          <w:ins w:id="3406" w:author="Edu Fisica" w:date="2026-05-16T07:13:00Z"/>
          <w:rFonts w:cs="Times New Roman"/>
        </w:rPr>
      </w:pPr>
    </w:p>
    <w:p w14:paraId="72163C42" w14:textId="77777777" w:rsidR="00B638CA" w:rsidRPr="00FF4F12" w:rsidRDefault="00B638CA" w:rsidP="00B638CA">
      <w:pPr>
        <w:pStyle w:val="Prrafodelista"/>
        <w:numPr>
          <w:ilvl w:val="0"/>
          <w:numId w:val="26"/>
        </w:numPr>
        <w:rPr>
          <w:rFonts w:cs="Times New Roman"/>
          <w:b/>
          <w:bCs/>
        </w:rPr>
      </w:pPr>
      <w:r w:rsidRPr="00FF4F12">
        <w:rPr>
          <w:rFonts w:cs="Times New Roman"/>
          <w:b/>
          <w:bCs/>
        </w:rPr>
        <w:t>Registro interpretativo (análisis)</w:t>
      </w:r>
    </w:p>
    <w:p w14:paraId="5A1296C7" w14:textId="77777777" w:rsidR="00B638CA" w:rsidRPr="00FF4F12" w:rsidRDefault="00B638CA" w:rsidP="00B638CA">
      <w:pPr>
        <w:rPr>
          <w:rFonts w:cs="Times New Roman"/>
        </w:rPr>
      </w:pPr>
    </w:p>
    <w:p w14:paraId="162F323A" w14:textId="77777777" w:rsidR="00B638CA" w:rsidRPr="00FF4F12" w:rsidRDefault="00B638CA" w:rsidP="00B638CA">
      <w:pPr>
        <w:rPr>
          <w:rFonts w:cs="Times New Roman"/>
        </w:rPr>
      </w:pPr>
      <w:r w:rsidRPr="00FF4F12">
        <w:rPr>
          <w:rFonts w:cs="Times New Roman"/>
        </w:rPr>
        <w:t>Análisis de las actitudes, aprendizajes y comportamientos evidenciados en relación con la convivencia y la paz.</w:t>
      </w:r>
    </w:p>
    <w:p w14:paraId="2BA69E0F" w14:textId="77777777" w:rsidR="00B638CA" w:rsidRPr="00FF4F12" w:rsidRDefault="00B638CA" w:rsidP="00B638CA">
      <w:pPr>
        <w:rPr>
          <w:rFonts w:cs="Times New Roman"/>
        </w:rPr>
      </w:pPr>
      <w:r w:rsidRPr="00FF4F12">
        <w:rPr>
          <w:rFonts w:cs="Times New Roman"/>
        </w:rPr>
        <w:t>Ejemplo: “Se evidencia mayor disposición al diálogo y reconocimiento de normas en la mayoría de los estudiantes.”</w:t>
      </w:r>
    </w:p>
    <w:p w14:paraId="320A67C3" w14:textId="77777777" w:rsidR="00B638CA" w:rsidRPr="00FF4F12" w:rsidRDefault="00B638CA" w:rsidP="00B638CA">
      <w:pPr>
        <w:pStyle w:val="Prrafodelista"/>
        <w:numPr>
          <w:ilvl w:val="0"/>
          <w:numId w:val="26"/>
        </w:numPr>
        <w:rPr>
          <w:rFonts w:cs="Times New Roman"/>
          <w:b/>
          <w:bCs/>
        </w:rPr>
      </w:pPr>
      <w:r w:rsidRPr="00FF4F12">
        <w:rPr>
          <w:rFonts w:cs="Times New Roman"/>
          <w:b/>
          <w:bCs/>
        </w:rPr>
        <w:t>Reflexión pedagógica final</w:t>
      </w:r>
    </w:p>
    <w:p w14:paraId="543B7429" w14:textId="77777777" w:rsidR="00B638CA" w:rsidRPr="00FF4F12" w:rsidRDefault="00B638CA" w:rsidP="00B638CA">
      <w:pPr>
        <w:rPr>
          <w:rFonts w:cs="Times New Roman"/>
        </w:rPr>
      </w:pPr>
    </w:p>
    <w:p w14:paraId="07E43E50" w14:textId="77777777" w:rsidR="00B638CA" w:rsidRPr="00FF4F12" w:rsidRDefault="00B638CA" w:rsidP="00B638CA">
      <w:pPr>
        <w:rPr>
          <w:rFonts w:cs="Times New Roman"/>
        </w:rPr>
      </w:pPr>
      <w:r w:rsidRPr="00FF4F12">
        <w:rPr>
          <w:rFonts w:cs="Times New Roman"/>
        </w:rPr>
        <w:t>Aprendizajes evidenciados: _______________________________________</w:t>
      </w:r>
    </w:p>
    <w:p w14:paraId="5A372860" w14:textId="77777777" w:rsidR="00B638CA" w:rsidRPr="00FF4F12" w:rsidRDefault="00B638CA" w:rsidP="00B638CA">
      <w:pPr>
        <w:rPr>
          <w:rFonts w:cs="Times New Roman"/>
        </w:rPr>
      </w:pPr>
      <w:r w:rsidRPr="00FF4F12">
        <w:rPr>
          <w:rFonts w:cs="Times New Roman"/>
        </w:rPr>
        <w:t>Actitudes fortalecidas: ___________________________________________</w:t>
      </w:r>
    </w:p>
    <w:p w14:paraId="1114D640" w14:textId="77777777" w:rsidR="00B638CA" w:rsidRPr="00FF4F12" w:rsidRDefault="00B638CA" w:rsidP="00B638CA">
      <w:pPr>
        <w:rPr>
          <w:rFonts w:cs="Times New Roman"/>
        </w:rPr>
      </w:pPr>
      <w:r w:rsidRPr="00FF4F12">
        <w:rPr>
          <w:rFonts w:cs="Times New Roman"/>
        </w:rPr>
        <w:t>Dificultades identificadas: _________________________________________</w:t>
      </w:r>
    </w:p>
    <w:p w14:paraId="676C13E3" w14:textId="77777777" w:rsidR="00B638CA" w:rsidRPr="00FF4F12" w:rsidRDefault="00B638CA" w:rsidP="00B638CA">
      <w:pPr>
        <w:rPr>
          <w:rFonts w:cs="Times New Roman"/>
        </w:rPr>
      </w:pPr>
      <w:r w:rsidRPr="00FF4F12">
        <w:rPr>
          <w:rFonts w:cs="Times New Roman"/>
        </w:rPr>
        <w:t>Acciones de mejora: _____________________________________________</w:t>
      </w:r>
    </w:p>
    <w:p w14:paraId="3843E5F9" w14:textId="77777777" w:rsidR="00B638CA" w:rsidRPr="00FF4F12" w:rsidRDefault="00B638CA" w:rsidP="00B638CA">
      <w:pPr>
        <w:pStyle w:val="NormalWeb"/>
        <w:ind w:left="426" w:hanging="426"/>
        <w:jc w:val="center"/>
        <w:rPr>
          <w:b/>
          <w:bCs/>
        </w:rPr>
      </w:pPr>
    </w:p>
    <w:p w14:paraId="1FDA5AA0" w14:textId="1DC64DBF" w:rsidR="00B638CA" w:rsidRDefault="00B638CA" w:rsidP="00B638CA">
      <w:pPr>
        <w:pStyle w:val="NormalWeb"/>
        <w:ind w:left="426" w:hanging="426"/>
        <w:jc w:val="center"/>
        <w:rPr>
          <w:b/>
          <w:bCs/>
        </w:rPr>
      </w:pPr>
    </w:p>
    <w:p w14:paraId="5BA15407" w14:textId="572180DC" w:rsidR="00800BB0" w:rsidRDefault="00800BB0" w:rsidP="00B638CA">
      <w:pPr>
        <w:pStyle w:val="NormalWeb"/>
        <w:ind w:left="426" w:hanging="426"/>
        <w:jc w:val="center"/>
        <w:rPr>
          <w:b/>
          <w:bCs/>
        </w:rPr>
      </w:pPr>
    </w:p>
    <w:p w14:paraId="3B595C7A" w14:textId="6E3D8504" w:rsidR="00800BB0" w:rsidRDefault="00800BB0" w:rsidP="00B638CA">
      <w:pPr>
        <w:pStyle w:val="NormalWeb"/>
        <w:ind w:left="426" w:hanging="426"/>
        <w:jc w:val="center"/>
        <w:rPr>
          <w:b/>
          <w:bCs/>
        </w:rPr>
      </w:pPr>
    </w:p>
    <w:p w14:paraId="4924DC58" w14:textId="2625F968" w:rsidR="00800BB0" w:rsidRDefault="00800BB0" w:rsidP="00B638CA">
      <w:pPr>
        <w:pStyle w:val="NormalWeb"/>
        <w:ind w:left="426" w:hanging="426"/>
        <w:jc w:val="center"/>
        <w:rPr>
          <w:ins w:id="3407" w:author="Edu Fisica" w:date="2026-05-16T07:13:00Z"/>
          <w:b/>
          <w:bCs/>
        </w:rPr>
      </w:pPr>
    </w:p>
    <w:p w14:paraId="19DDD1AB" w14:textId="6DC13A27" w:rsidR="00800BB0" w:rsidRDefault="00800BB0" w:rsidP="00B638CA">
      <w:pPr>
        <w:pStyle w:val="NormalWeb"/>
        <w:ind w:left="426" w:hanging="426"/>
        <w:jc w:val="center"/>
        <w:rPr>
          <w:ins w:id="3408" w:author="Edu Fisica" w:date="2026-05-16T07:13:00Z"/>
          <w:b/>
          <w:bCs/>
        </w:rPr>
      </w:pPr>
    </w:p>
    <w:p w14:paraId="28E0CA61" w14:textId="52C0A768" w:rsidR="00800BB0" w:rsidRDefault="00800BB0" w:rsidP="00B638CA">
      <w:pPr>
        <w:pStyle w:val="NormalWeb"/>
        <w:ind w:left="426" w:hanging="426"/>
        <w:jc w:val="center"/>
        <w:rPr>
          <w:ins w:id="3409" w:author="Edu Fisica" w:date="2026-05-16T07:13:00Z"/>
          <w:b/>
          <w:bCs/>
        </w:rPr>
      </w:pPr>
    </w:p>
    <w:p w14:paraId="43E31527" w14:textId="79AF40DF" w:rsidR="00800BB0" w:rsidRDefault="00800BB0" w:rsidP="00B638CA">
      <w:pPr>
        <w:pStyle w:val="NormalWeb"/>
        <w:ind w:left="426" w:hanging="426"/>
        <w:jc w:val="center"/>
        <w:rPr>
          <w:ins w:id="3410" w:author="Edu Fisica" w:date="2026-05-16T07:13:00Z"/>
          <w:b/>
          <w:bCs/>
        </w:rPr>
      </w:pPr>
    </w:p>
    <w:p w14:paraId="5358A4B2" w14:textId="0AB319E8" w:rsidR="00800BB0" w:rsidRDefault="00800BB0" w:rsidP="00B638CA">
      <w:pPr>
        <w:pStyle w:val="NormalWeb"/>
        <w:ind w:left="426" w:hanging="426"/>
        <w:jc w:val="center"/>
        <w:rPr>
          <w:ins w:id="3411" w:author="Edu Fisica" w:date="2026-05-16T07:13:00Z"/>
          <w:b/>
          <w:bCs/>
        </w:rPr>
      </w:pPr>
    </w:p>
    <w:p w14:paraId="13F59993" w14:textId="77777777" w:rsidR="00800BB0" w:rsidRPr="00FF4F12" w:rsidRDefault="00800BB0" w:rsidP="00B638CA">
      <w:pPr>
        <w:pStyle w:val="NormalWeb"/>
        <w:ind w:left="426" w:hanging="426"/>
        <w:jc w:val="center"/>
        <w:rPr>
          <w:ins w:id="3412" w:author="Edu Fisica" w:date="2026-05-16T07:13:00Z"/>
          <w:b/>
          <w:bCs/>
        </w:rPr>
      </w:pPr>
    </w:p>
    <w:p w14:paraId="16D36573" w14:textId="77777777" w:rsidR="00B638CA" w:rsidRPr="00FF4F12" w:rsidRDefault="00B638CA" w:rsidP="00B638CA">
      <w:pPr>
        <w:pStyle w:val="NormalWeb"/>
        <w:ind w:left="426" w:hanging="426"/>
        <w:jc w:val="center"/>
        <w:rPr>
          <w:ins w:id="3413" w:author="Edu Fisica" w:date="2026-05-16T07:13:00Z"/>
          <w:b/>
          <w:bCs/>
        </w:rPr>
      </w:pPr>
    </w:p>
    <w:p w14:paraId="46E79E88" w14:textId="77777777" w:rsidR="00B638CA" w:rsidRPr="00FF4F12" w:rsidRDefault="00B638CA" w:rsidP="00B638CA">
      <w:pPr>
        <w:pStyle w:val="NormalWeb"/>
        <w:ind w:left="426" w:hanging="426"/>
        <w:jc w:val="center"/>
        <w:rPr>
          <w:ins w:id="3414" w:author="Edu Fisica" w:date="2026-05-16T07:13:00Z"/>
          <w:b/>
          <w:bCs/>
        </w:rPr>
      </w:pPr>
    </w:p>
    <w:p w14:paraId="3EB99243" w14:textId="77777777" w:rsidR="00B638CA" w:rsidRPr="00FF4F12" w:rsidRDefault="00B638CA" w:rsidP="00B638CA">
      <w:pPr>
        <w:pStyle w:val="NormalWeb"/>
        <w:ind w:left="426" w:hanging="426"/>
        <w:jc w:val="center"/>
        <w:rPr>
          <w:b/>
          <w:bCs/>
        </w:rPr>
      </w:pPr>
      <w:r w:rsidRPr="00FF4F12">
        <w:rPr>
          <w:noProof/>
          <w:lang w:val="es-CO"/>
        </w:rPr>
        <w:drawing>
          <wp:anchor distT="0" distB="0" distL="114300" distR="114300" simplePos="0" relativeHeight="251728896" behindDoc="1" locked="0" layoutInCell="1" allowOverlap="1" wp14:anchorId="6F625450" wp14:editId="2A496937">
            <wp:simplePos x="0" y="0"/>
            <wp:positionH relativeFrom="column">
              <wp:posOffset>2406650</wp:posOffset>
            </wp:positionH>
            <wp:positionV relativeFrom="paragraph">
              <wp:posOffset>173990</wp:posOffset>
            </wp:positionV>
            <wp:extent cx="1251676" cy="876173"/>
            <wp:effectExtent l="0" t="0" r="0" b="0"/>
            <wp:wrapNone/>
            <wp:docPr id="38" name="Imagen 38" descr="logo – Universidad de Nari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logo – Universidad de Nariño"/>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255541" cy="878879"/>
                    </a:xfrm>
                    <a:prstGeom prst="rect">
                      <a:avLst/>
                    </a:prstGeom>
                    <a:noFill/>
                    <a:ln>
                      <a:noFill/>
                    </a:ln>
                  </pic:spPr>
                </pic:pic>
              </a:graphicData>
            </a:graphic>
            <wp14:sizeRelH relativeFrom="page">
              <wp14:pctWidth>0</wp14:pctWidth>
            </wp14:sizeRelH>
            <wp14:sizeRelV relativeFrom="page">
              <wp14:pctHeight>0</wp14:pctHeight>
            </wp14:sizeRelV>
          </wp:anchor>
        </w:drawing>
      </w:r>
      <w:r w:rsidRPr="00FF4F12">
        <w:rPr>
          <w:b/>
          <w:bCs/>
        </w:rPr>
        <w:t>Anexo D</w:t>
      </w:r>
    </w:p>
    <w:p w14:paraId="702CD96C" w14:textId="77777777" w:rsidR="00B638CA" w:rsidRPr="00FF4F12" w:rsidRDefault="00B638CA" w:rsidP="00B638CA">
      <w:pPr>
        <w:pStyle w:val="NormalWeb"/>
        <w:spacing w:before="0" w:beforeAutospacing="0" w:after="0" w:afterAutospacing="0"/>
        <w:ind w:left="426" w:hanging="426"/>
        <w:jc w:val="center"/>
        <w:rPr>
          <w:b/>
          <w:bCs/>
        </w:rPr>
      </w:pPr>
    </w:p>
    <w:p w14:paraId="039DF036" w14:textId="77777777" w:rsidR="00B638CA" w:rsidRPr="00FF4F12" w:rsidRDefault="00B638CA" w:rsidP="00B638CA">
      <w:pPr>
        <w:pStyle w:val="NormalWeb"/>
        <w:spacing w:before="0" w:beforeAutospacing="0" w:after="0" w:afterAutospacing="0"/>
        <w:ind w:left="426" w:hanging="426"/>
        <w:jc w:val="center"/>
        <w:rPr>
          <w:b/>
          <w:bCs/>
        </w:rPr>
      </w:pPr>
    </w:p>
    <w:p w14:paraId="5D14F15A" w14:textId="77777777" w:rsidR="00B638CA" w:rsidRPr="00FF4F12" w:rsidRDefault="00B638CA" w:rsidP="00B638CA">
      <w:pPr>
        <w:pStyle w:val="NormalWeb"/>
        <w:spacing w:before="0" w:beforeAutospacing="0" w:after="0" w:afterAutospacing="0"/>
        <w:ind w:left="426" w:hanging="426"/>
        <w:jc w:val="center"/>
        <w:rPr>
          <w:b/>
          <w:bCs/>
        </w:rPr>
      </w:pPr>
    </w:p>
    <w:p w14:paraId="077BEA35" w14:textId="77777777" w:rsidR="00B638CA" w:rsidRPr="00FF4F12" w:rsidRDefault="00B638CA" w:rsidP="00B638CA">
      <w:pPr>
        <w:pStyle w:val="NormalWeb"/>
        <w:spacing w:before="0" w:beforeAutospacing="0" w:after="0" w:afterAutospacing="0"/>
        <w:ind w:left="426" w:hanging="426"/>
        <w:jc w:val="center"/>
        <w:rPr>
          <w:b/>
          <w:bCs/>
        </w:rPr>
      </w:pPr>
    </w:p>
    <w:p w14:paraId="37D4A4EF" w14:textId="77777777" w:rsidR="00B638CA" w:rsidRPr="00FF4F12" w:rsidRDefault="00B638CA" w:rsidP="00B638CA">
      <w:pPr>
        <w:pStyle w:val="NormalWeb"/>
        <w:spacing w:before="0" w:beforeAutospacing="0" w:after="0" w:afterAutospacing="0"/>
        <w:ind w:left="426" w:hanging="426"/>
        <w:jc w:val="center"/>
        <w:rPr>
          <w:b/>
          <w:bCs/>
        </w:rPr>
      </w:pPr>
      <w:r w:rsidRPr="00FF4F12">
        <w:rPr>
          <w:b/>
          <w:bCs/>
        </w:rPr>
        <w:t>Entrevista semiestructurada</w:t>
      </w:r>
    </w:p>
    <w:p w14:paraId="73C828B5" w14:textId="77777777" w:rsidR="00B638CA" w:rsidRPr="00FF4F12" w:rsidRDefault="00B638CA" w:rsidP="00B638CA">
      <w:pPr>
        <w:pStyle w:val="NormalWeb"/>
        <w:spacing w:before="0" w:beforeAutospacing="0" w:after="0" w:afterAutospacing="0"/>
        <w:ind w:left="426" w:hanging="426"/>
        <w:jc w:val="center"/>
        <w:rPr>
          <w:b/>
          <w:bCs/>
        </w:rPr>
      </w:pPr>
      <w:r w:rsidRPr="00FF4F12">
        <w:rPr>
          <w:b/>
          <w:bCs/>
        </w:rPr>
        <w:t xml:space="preserve">Universidad de Nariño </w:t>
      </w:r>
    </w:p>
    <w:p w14:paraId="60CE9752" w14:textId="77777777" w:rsidR="00B638CA" w:rsidRPr="00FF4F12" w:rsidRDefault="00B638CA" w:rsidP="00B638CA">
      <w:pPr>
        <w:rPr>
          <w:rFonts w:cs="Times New Roman"/>
          <w:b/>
          <w:bCs/>
        </w:rPr>
      </w:pPr>
      <w:r w:rsidRPr="00FF4F12">
        <w:rPr>
          <w:rFonts w:cs="Times New Roman"/>
          <w:b/>
          <w:bCs/>
        </w:rPr>
        <w:t xml:space="preserve">Investigación: </w:t>
      </w:r>
      <w:r w:rsidRPr="00FF4F12">
        <w:rPr>
          <w:rFonts w:cs="Times New Roman"/>
          <w:color w:val="000000"/>
        </w:rPr>
        <w:t>Educar para la paz y la convivencia a través de estrategias didácticas con estudiantes del grado sexto uno en la Institución Educativa José Antonio Galán</w:t>
      </w:r>
      <w:r w:rsidRPr="00FF4F12">
        <w:rPr>
          <w:rFonts w:cs="Times New Roman"/>
        </w:rPr>
        <w:t>.</w:t>
      </w:r>
    </w:p>
    <w:p w14:paraId="70901075" w14:textId="77777777" w:rsidR="00B638CA" w:rsidRPr="00FF4F12" w:rsidRDefault="00B638CA" w:rsidP="00B638CA">
      <w:pPr>
        <w:pStyle w:val="NormalWeb"/>
        <w:ind w:left="426" w:hanging="426"/>
        <w:jc w:val="both"/>
      </w:pPr>
      <w:r w:rsidRPr="00FF4F12">
        <w:rPr>
          <w:b/>
          <w:bCs/>
        </w:rPr>
        <w:t xml:space="preserve">Investigadoras: </w:t>
      </w:r>
      <w:r w:rsidRPr="00FF4F12">
        <w:t>Gladys del Carmen Bacca Santacruz y Tania Carolina Gustin Guerrero</w:t>
      </w:r>
    </w:p>
    <w:p w14:paraId="61D45961" w14:textId="77777777" w:rsidR="00B638CA" w:rsidRPr="00FF4F12" w:rsidRDefault="00B638CA" w:rsidP="00B638CA">
      <w:pPr>
        <w:rPr>
          <w:rFonts w:cs="Times New Roman"/>
          <w:color w:val="000000"/>
        </w:rPr>
      </w:pPr>
      <w:r w:rsidRPr="00FF4F12">
        <w:rPr>
          <w:rFonts w:cs="Times New Roman"/>
          <w:b/>
          <w:bCs/>
        </w:rPr>
        <w:t xml:space="preserve">Objetivo cuatro: </w:t>
      </w:r>
      <w:r w:rsidRPr="00FF4F12">
        <w:rPr>
          <w:rFonts w:cs="Times New Roman"/>
          <w:color w:val="000000"/>
        </w:rPr>
        <w:t xml:space="preserve">Evaluar la incidencia de las estrategias didácticas en las competencias sociales y en la percepción de convivencia entre los estudiantes del grado 6-1 </w:t>
      </w:r>
    </w:p>
    <w:p w14:paraId="2A75C843" w14:textId="77777777" w:rsidR="00B638CA" w:rsidRPr="00FF4F12" w:rsidRDefault="00B638CA" w:rsidP="00B638CA">
      <w:pPr>
        <w:pStyle w:val="NormalWeb"/>
        <w:spacing w:before="0" w:beforeAutospacing="0" w:after="0" w:afterAutospacing="0"/>
        <w:ind w:left="426" w:hanging="426"/>
        <w:jc w:val="both"/>
        <w:rPr>
          <w:b/>
          <w:bCs/>
        </w:rPr>
      </w:pPr>
    </w:p>
    <w:p w14:paraId="03908D02" w14:textId="77777777" w:rsidR="00B638CA" w:rsidRPr="00FF4F12" w:rsidRDefault="00B638CA" w:rsidP="00B638CA">
      <w:pPr>
        <w:pStyle w:val="NormalWeb"/>
        <w:spacing w:before="0" w:beforeAutospacing="0" w:after="0" w:afterAutospacing="0"/>
        <w:ind w:left="426" w:hanging="426"/>
        <w:jc w:val="both"/>
        <w:rPr>
          <w:b/>
          <w:bCs/>
        </w:rPr>
      </w:pPr>
      <w:r w:rsidRPr="00FF4F12">
        <w:rPr>
          <w:b/>
          <w:bCs/>
        </w:rPr>
        <w:t>Descripción del instrumento</w:t>
      </w:r>
    </w:p>
    <w:p w14:paraId="5B7E30F5" w14:textId="77777777" w:rsidR="00B638CA" w:rsidRPr="00FF4F12" w:rsidRDefault="00B638CA" w:rsidP="00B638CA">
      <w:pPr>
        <w:pStyle w:val="NormalWeb"/>
        <w:spacing w:before="0" w:beforeAutospacing="0" w:after="0" w:afterAutospacing="0"/>
        <w:ind w:left="426" w:hanging="426"/>
        <w:jc w:val="both"/>
        <w:rPr>
          <w:b/>
          <w:bC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4320"/>
      </w:tblGrid>
      <w:tr w:rsidR="00B638CA" w:rsidRPr="00FF4F12" w14:paraId="6766834F" w14:textId="77777777" w:rsidTr="00E06C30">
        <w:tc>
          <w:tcPr>
            <w:tcW w:w="4320" w:type="dxa"/>
            <w:tcBorders>
              <w:top w:val="single" w:sz="4" w:space="0" w:color="auto"/>
              <w:bottom w:val="single" w:sz="4" w:space="0" w:color="auto"/>
            </w:tcBorders>
          </w:tcPr>
          <w:p w14:paraId="13291FCB" w14:textId="77777777" w:rsidR="00B638CA" w:rsidRPr="00FF4F12" w:rsidRDefault="00B638CA" w:rsidP="00E06C30">
            <w:pPr>
              <w:rPr>
                <w:rFonts w:cs="Times New Roman"/>
                <w:b/>
                <w:bCs/>
                <w:szCs w:val="24"/>
              </w:rPr>
            </w:pPr>
            <w:r w:rsidRPr="00FF4F12">
              <w:rPr>
                <w:rFonts w:cs="Times New Roman"/>
                <w:b/>
                <w:bCs/>
                <w:szCs w:val="24"/>
              </w:rPr>
              <w:t>Elemento</w:t>
            </w:r>
          </w:p>
        </w:tc>
        <w:tc>
          <w:tcPr>
            <w:tcW w:w="4320" w:type="dxa"/>
            <w:tcBorders>
              <w:top w:val="single" w:sz="4" w:space="0" w:color="auto"/>
              <w:bottom w:val="single" w:sz="4" w:space="0" w:color="auto"/>
            </w:tcBorders>
          </w:tcPr>
          <w:p w14:paraId="2BB55ABB" w14:textId="77777777" w:rsidR="00B638CA" w:rsidRPr="00FF4F12" w:rsidRDefault="00B638CA" w:rsidP="00E06C30">
            <w:pPr>
              <w:rPr>
                <w:rFonts w:cs="Times New Roman"/>
                <w:b/>
                <w:bCs/>
                <w:szCs w:val="24"/>
              </w:rPr>
            </w:pPr>
            <w:r w:rsidRPr="00FF4F12">
              <w:rPr>
                <w:rFonts w:cs="Times New Roman"/>
                <w:b/>
                <w:bCs/>
                <w:szCs w:val="24"/>
              </w:rPr>
              <w:t>Descripción</w:t>
            </w:r>
          </w:p>
        </w:tc>
      </w:tr>
      <w:tr w:rsidR="00B638CA" w:rsidRPr="00FF4F12" w14:paraId="6EBA4D55" w14:textId="77777777" w:rsidTr="00E06C30">
        <w:tc>
          <w:tcPr>
            <w:tcW w:w="4320" w:type="dxa"/>
            <w:tcBorders>
              <w:top w:val="single" w:sz="4" w:space="0" w:color="auto"/>
            </w:tcBorders>
          </w:tcPr>
          <w:p w14:paraId="62C8638F" w14:textId="77777777" w:rsidR="00B638CA" w:rsidRPr="00FF4F12" w:rsidRDefault="00B638CA" w:rsidP="00E06C30">
            <w:pPr>
              <w:rPr>
                <w:rFonts w:cs="Times New Roman"/>
                <w:szCs w:val="24"/>
              </w:rPr>
            </w:pPr>
            <w:r w:rsidRPr="00FF4F12">
              <w:rPr>
                <w:rFonts w:cs="Times New Roman"/>
                <w:szCs w:val="24"/>
              </w:rPr>
              <w:t>Nombre del instrumento</w:t>
            </w:r>
          </w:p>
        </w:tc>
        <w:tc>
          <w:tcPr>
            <w:tcW w:w="4320" w:type="dxa"/>
            <w:tcBorders>
              <w:top w:val="single" w:sz="4" w:space="0" w:color="auto"/>
            </w:tcBorders>
          </w:tcPr>
          <w:p w14:paraId="3CA05A70" w14:textId="77777777" w:rsidR="00B638CA" w:rsidRPr="00FF4F12" w:rsidRDefault="00B638CA" w:rsidP="00800BB0">
            <w:pPr>
              <w:ind w:firstLine="0"/>
              <w:rPr>
                <w:rFonts w:cs="Times New Roman"/>
                <w:szCs w:val="24"/>
              </w:rPr>
              <w:pPrChange w:id="3415" w:author="Edu Fisica" w:date="2026-05-16T07:13:00Z">
                <w:pPr/>
              </w:pPrChange>
            </w:pPr>
            <w:r w:rsidRPr="00FF4F12">
              <w:rPr>
                <w:rFonts w:cs="Times New Roman"/>
                <w:szCs w:val="24"/>
              </w:rPr>
              <w:t>Entrevista semiestructurada a docentes</w:t>
            </w:r>
          </w:p>
        </w:tc>
      </w:tr>
      <w:tr w:rsidR="00B638CA" w:rsidRPr="00FF4F12" w14:paraId="54870696" w14:textId="77777777" w:rsidTr="00E06C30">
        <w:tc>
          <w:tcPr>
            <w:tcW w:w="4320" w:type="dxa"/>
          </w:tcPr>
          <w:p w14:paraId="7C359D20" w14:textId="77777777" w:rsidR="00B638CA" w:rsidRPr="00FF4F12" w:rsidRDefault="00B638CA" w:rsidP="00E06C30">
            <w:pPr>
              <w:rPr>
                <w:rFonts w:cs="Times New Roman"/>
                <w:szCs w:val="24"/>
              </w:rPr>
            </w:pPr>
            <w:r w:rsidRPr="00FF4F12">
              <w:rPr>
                <w:rFonts w:cs="Times New Roman"/>
                <w:szCs w:val="24"/>
              </w:rPr>
              <w:t>Técnica</w:t>
            </w:r>
          </w:p>
        </w:tc>
        <w:tc>
          <w:tcPr>
            <w:tcW w:w="4320" w:type="dxa"/>
          </w:tcPr>
          <w:p w14:paraId="2FD9E084" w14:textId="77777777" w:rsidR="00B638CA" w:rsidRPr="00FF4F12" w:rsidRDefault="00B638CA" w:rsidP="00800BB0">
            <w:pPr>
              <w:ind w:firstLine="0"/>
              <w:rPr>
                <w:rFonts w:cs="Times New Roman"/>
                <w:szCs w:val="24"/>
              </w:rPr>
              <w:pPrChange w:id="3416" w:author="Edu Fisica" w:date="2026-05-16T07:13:00Z">
                <w:pPr/>
              </w:pPrChange>
            </w:pPr>
            <w:r w:rsidRPr="00FF4F12">
              <w:rPr>
                <w:rFonts w:cs="Times New Roman"/>
                <w:szCs w:val="24"/>
              </w:rPr>
              <w:t xml:space="preserve">Guía de entrevista </w:t>
            </w:r>
          </w:p>
        </w:tc>
      </w:tr>
      <w:tr w:rsidR="00B638CA" w:rsidRPr="00FF4F12" w14:paraId="479BE98B" w14:textId="77777777" w:rsidTr="00E06C30">
        <w:tc>
          <w:tcPr>
            <w:tcW w:w="4320" w:type="dxa"/>
            <w:tcBorders>
              <w:bottom w:val="single" w:sz="4" w:space="0" w:color="auto"/>
            </w:tcBorders>
          </w:tcPr>
          <w:p w14:paraId="5B149224" w14:textId="77777777" w:rsidR="00B638CA" w:rsidRPr="00FF4F12" w:rsidRDefault="00B638CA" w:rsidP="00E06C30">
            <w:pPr>
              <w:rPr>
                <w:rFonts w:cs="Times New Roman"/>
                <w:szCs w:val="24"/>
              </w:rPr>
            </w:pPr>
            <w:r w:rsidRPr="00FF4F12">
              <w:rPr>
                <w:rFonts w:cs="Times New Roman"/>
                <w:szCs w:val="24"/>
              </w:rPr>
              <w:t>Propósito</w:t>
            </w:r>
          </w:p>
        </w:tc>
        <w:tc>
          <w:tcPr>
            <w:tcW w:w="4320" w:type="dxa"/>
            <w:tcBorders>
              <w:bottom w:val="single" w:sz="4" w:space="0" w:color="auto"/>
            </w:tcBorders>
          </w:tcPr>
          <w:p w14:paraId="3F374D43" w14:textId="77777777" w:rsidR="00B638CA" w:rsidRPr="00FF4F12" w:rsidRDefault="00B638CA" w:rsidP="00E06C30">
            <w:pPr>
              <w:rPr>
                <w:rFonts w:cs="Times New Roman"/>
                <w:szCs w:val="24"/>
              </w:rPr>
            </w:pPr>
          </w:p>
        </w:tc>
      </w:tr>
    </w:tbl>
    <w:p w14:paraId="613C4CFC" w14:textId="77777777" w:rsidR="00B638CA" w:rsidRPr="00FF4F12" w:rsidRDefault="00B638CA" w:rsidP="00B638CA">
      <w:pPr>
        <w:rPr>
          <w:del w:id="3417" w:author="Edu Fisica" w:date="2026-05-16T07:13:00Z"/>
          <w:rFonts w:cs="Times New Roman"/>
          <w:b/>
          <w:bCs/>
        </w:rPr>
      </w:pPr>
    </w:p>
    <w:p w14:paraId="20346BF4" w14:textId="77777777" w:rsidR="00B638CA" w:rsidRPr="00FF4F12" w:rsidRDefault="00B638CA" w:rsidP="00B638CA">
      <w:pPr>
        <w:rPr>
          <w:rFonts w:cs="Times New Roman"/>
          <w:b/>
        </w:rPr>
      </w:pPr>
      <w:r w:rsidRPr="00FF4F12">
        <w:rPr>
          <w:rFonts w:cs="Times New Roman"/>
        </w:rPr>
        <w:t>Datos generales</w:t>
      </w:r>
    </w:p>
    <w:p w14:paraId="61624094" w14:textId="77777777" w:rsidR="00B638CA" w:rsidRPr="00FF4F12" w:rsidRDefault="00B638CA" w:rsidP="00B638CA">
      <w:pPr>
        <w:rPr>
          <w:del w:id="3418" w:author="Edu Fisica" w:date="2026-05-16T07:13:00Z"/>
          <w:rFonts w:cs="Times New Roman"/>
        </w:rPr>
      </w:pPr>
    </w:p>
    <w:p w14:paraId="1EFC3324" w14:textId="77777777" w:rsidR="00B638CA" w:rsidRPr="00FF4F12" w:rsidRDefault="00B638CA" w:rsidP="00B638CA">
      <w:pPr>
        <w:rPr>
          <w:rFonts w:cs="Times New Roman"/>
        </w:rPr>
      </w:pPr>
      <w:r w:rsidRPr="00FF4F12">
        <w:rPr>
          <w:rFonts w:cs="Times New Roman"/>
        </w:rPr>
        <w:t xml:space="preserve">Fecha: </w:t>
      </w:r>
      <w:r w:rsidRPr="00FF4F12">
        <w:rPr>
          <w:rFonts w:cs="Times New Roman"/>
        </w:rPr>
        <w:tab/>
      </w:r>
      <w:r w:rsidRPr="00FF4F12">
        <w:rPr>
          <w:rFonts w:cs="Times New Roman"/>
        </w:rPr>
        <w:tab/>
      </w:r>
      <w:r w:rsidRPr="00FF4F12">
        <w:rPr>
          <w:rFonts w:cs="Times New Roman"/>
        </w:rPr>
        <w:tab/>
      </w:r>
      <w:r w:rsidRPr="00FF4F12">
        <w:rPr>
          <w:rFonts w:cs="Times New Roman"/>
        </w:rPr>
        <w:tab/>
      </w:r>
      <w:r w:rsidRPr="00FF4F12">
        <w:rPr>
          <w:rFonts w:cs="Times New Roman"/>
        </w:rPr>
        <w:tab/>
        <w:t>______________________________________</w:t>
      </w:r>
    </w:p>
    <w:p w14:paraId="4C42A027" w14:textId="11545039" w:rsidR="00B638CA" w:rsidRPr="00FF4F12" w:rsidRDefault="00B638CA" w:rsidP="00B638CA">
      <w:pPr>
        <w:rPr>
          <w:rFonts w:cs="Times New Roman"/>
        </w:rPr>
      </w:pPr>
      <w:r w:rsidRPr="00FF4F12">
        <w:rPr>
          <w:rFonts w:cs="Times New Roman"/>
        </w:rPr>
        <w:t xml:space="preserve">Grado: </w:t>
      </w:r>
      <w:r w:rsidRPr="00FF4F12">
        <w:rPr>
          <w:rFonts w:cs="Times New Roman"/>
        </w:rPr>
        <w:tab/>
      </w:r>
      <w:r w:rsidRPr="00FF4F12">
        <w:rPr>
          <w:rFonts w:cs="Times New Roman"/>
        </w:rPr>
        <w:tab/>
      </w:r>
      <w:r w:rsidRPr="00FF4F12">
        <w:rPr>
          <w:rFonts w:cs="Times New Roman"/>
        </w:rPr>
        <w:tab/>
      </w:r>
      <w:r w:rsidRPr="00FF4F12">
        <w:rPr>
          <w:rFonts w:cs="Times New Roman"/>
        </w:rPr>
        <w:tab/>
      </w:r>
      <w:del w:id="3419" w:author="Edu Fisica" w:date="2026-05-16T07:13:00Z">
        <w:r w:rsidRPr="00FF4F12">
          <w:rPr>
            <w:rFonts w:cs="Times New Roman"/>
          </w:rPr>
          <w:tab/>
        </w:r>
      </w:del>
      <w:r w:rsidRPr="00FF4F12">
        <w:rPr>
          <w:rFonts w:cs="Times New Roman"/>
        </w:rPr>
        <w:t>______________________________________</w:t>
      </w:r>
    </w:p>
    <w:p w14:paraId="3306DB39" w14:textId="6A96681B" w:rsidR="00B638CA" w:rsidRPr="00FF4F12" w:rsidRDefault="00B638CA" w:rsidP="00B638CA">
      <w:pPr>
        <w:rPr>
          <w:rFonts w:cs="Times New Roman"/>
        </w:rPr>
      </w:pPr>
      <w:r w:rsidRPr="00FF4F12">
        <w:rPr>
          <w:rFonts w:cs="Times New Roman"/>
        </w:rPr>
        <w:t xml:space="preserve">Docente: </w:t>
      </w:r>
      <w:r w:rsidRPr="00FF4F12">
        <w:rPr>
          <w:rFonts w:cs="Times New Roman"/>
        </w:rPr>
        <w:tab/>
      </w:r>
      <w:r w:rsidRPr="00FF4F12">
        <w:rPr>
          <w:rFonts w:cs="Times New Roman"/>
        </w:rPr>
        <w:tab/>
      </w:r>
      <w:r w:rsidRPr="00FF4F12">
        <w:rPr>
          <w:rFonts w:cs="Times New Roman"/>
        </w:rPr>
        <w:tab/>
      </w:r>
      <w:r w:rsidRPr="00FF4F12">
        <w:rPr>
          <w:rFonts w:cs="Times New Roman"/>
        </w:rPr>
        <w:tab/>
      </w:r>
      <w:del w:id="3420" w:author="Edu Fisica" w:date="2026-05-16T07:13:00Z">
        <w:r w:rsidRPr="00FF4F12">
          <w:rPr>
            <w:rFonts w:cs="Times New Roman"/>
          </w:rPr>
          <w:tab/>
        </w:r>
      </w:del>
      <w:r w:rsidRPr="00FF4F12">
        <w:rPr>
          <w:rFonts w:cs="Times New Roman"/>
        </w:rPr>
        <w:t>______________________________________</w:t>
      </w:r>
    </w:p>
    <w:p w14:paraId="2914F87E" w14:textId="2724C600" w:rsidR="00B638CA" w:rsidRPr="00FF4F12" w:rsidRDefault="00B638CA" w:rsidP="00B638CA">
      <w:pPr>
        <w:rPr>
          <w:rFonts w:cs="Times New Roman"/>
        </w:rPr>
      </w:pPr>
      <w:r w:rsidRPr="00FF4F12">
        <w:rPr>
          <w:rFonts w:cs="Times New Roman"/>
        </w:rPr>
        <w:t xml:space="preserve">Actividad: </w:t>
      </w:r>
      <w:r w:rsidRPr="00FF4F12">
        <w:rPr>
          <w:rFonts w:cs="Times New Roman"/>
        </w:rPr>
        <w:tab/>
      </w:r>
      <w:r w:rsidRPr="00FF4F12">
        <w:rPr>
          <w:rFonts w:cs="Times New Roman"/>
        </w:rPr>
        <w:tab/>
      </w:r>
      <w:r w:rsidRPr="00FF4F12">
        <w:rPr>
          <w:rFonts w:cs="Times New Roman"/>
        </w:rPr>
        <w:tab/>
      </w:r>
      <w:r w:rsidRPr="00FF4F12">
        <w:rPr>
          <w:rFonts w:cs="Times New Roman"/>
        </w:rPr>
        <w:tab/>
      </w:r>
      <w:del w:id="3421" w:author="Edu Fisica" w:date="2026-05-16T07:13:00Z">
        <w:r w:rsidRPr="00FF4F12">
          <w:rPr>
            <w:rFonts w:cs="Times New Roman"/>
          </w:rPr>
          <w:tab/>
        </w:r>
      </w:del>
      <w:r w:rsidRPr="00FF4F12">
        <w:rPr>
          <w:rFonts w:cs="Times New Roman"/>
        </w:rPr>
        <w:t>______________________________________</w:t>
      </w:r>
    </w:p>
    <w:p w14:paraId="248DCAFF" w14:textId="77777777" w:rsidR="00B638CA" w:rsidRPr="00FF4F12" w:rsidRDefault="00B638CA" w:rsidP="00B638CA">
      <w:pPr>
        <w:rPr>
          <w:rFonts w:cs="Times New Roman"/>
        </w:rPr>
      </w:pPr>
      <w:r w:rsidRPr="00FF4F12">
        <w:rPr>
          <w:rFonts w:cs="Times New Roman"/>
        </w:rPr>
        <w:t>Fecha:</w:t>
      </w:r>
      <w:r w:rsidRPr="00FF4F12">
        <w:rPr>
          <w:rFonts w:cs="Times New Roman"/>
        </w:rPr>
        <w:tab/>
      </w:r>
      <w:r w:rsidRPr="00FF4F12">
        <w:rPr>
          <w:rFonts w:cs="Times New Roman"/>
        </w:rPr>
        <w:tab/>
      </w:r>
      <w:r w:rsidRPr="00FF4F12">
        <w:rPr>
          <w:rFonts w:cs="Times New Roman"/>
        </w:rPr>
        <w:tab/>
      </w:r>
      <w:r w:rsidRPr="00FF4F12">
        <w:rPr>
          <w:rFonts w:cs="Times New Roman"/>
        </w:rPr>
        <w:tab/>
      </w:r>
      <w:r w:rsidRPr="00FF4F12">
        <w:rPr>
          <w:rFonts w:cs="Times New Roman"/>
        </w:rPr>
        <w:tab/>
        <w:t>______________________________________</w:t>
      </w:r>
    </w:p>
    <w:p w14:paraId="6EB16E94" w14:textId="48CCC0F2" w:rsidR="00B638CA" w:rsidRPr="00FF4F12" w:rsidRDefault="00B638CA" w:rsidP="00B638CA">
      <w:pPr>
        <w:rPr>
          <w:rFonts w:cs="Times New Roman"/>
        </w:rPr>
      </w:pPr>
      <w:r w:rsidRPr="00FF4F12">
        <w:rPr>
          <w:rFonts w:cs="Times New Roman"/>
        </w:rPr>
        <w:t xml:space="preserve">Número de participantes: </w:t>
      </w:r>
      <w:del w:id="3422" w:author="Edu Fisica" w:date="2026-05-16T07:13:00Z">
        <w:r w:rsidRPr="00FF4F12">
          <w:rPr>
            <w:rFonts w:cs="Times New Roman"/>
          </w:rPr>
          <w:tab/>
        </w:r>
      </w:del>
      <w:r w:rsidRPr="00FF4F12">
        <w:rPr>
          <w:rFonts w:cs="Times New Roman"/>
        </w:rPr>
        <w:tab/>
      </w:r>
      <w:r w:rsidRPr="00FF4F12">
        <w:rPr>
          <w:rFonts w:cs="Times New Roman"/>
        </w:rPr>
        <w:tab/>
        <w:t>______________________________________</w:t>
      </w:r>
    </w:p>
    <w:p w14:paraId="27EC0AB8" w14:textId="77777777" w:rsidR="00B638CA" w:rsidRPr="00FF4F12" w:rsidRDefault="00B638CA" w:rsidP="00B638CA">
      <w:pPr>
        <w:rPr>
          <w:rFonts w:cs="Times New Roman"/>
        </w:rPr>
      </w:pPr>
    </w:p>
    <w:p w14:paraId="2563FE80" w14:textId="77777777" w:rsidR="00B638CA" w:rsidRPr="00FF4F12" w:rsidRDefault="00B638CA" w:rsidP="00B638CA">
      <w:pPr>
        <w:rPr>
          <w:rFonts w:cs="Times New Roman"/>
        </w:rPr>
      </w:pPr>
    </w:p>
    <w:p w14:paraId="08273D2F" w14:textId="77777777" w:rsidR="00B638CA" w:rsidRPr="00FF4F12" w:rsidRDefault="00B638CA" w:rsidP="00B638CA">
      <w:pPr>
        <w:rPr>
          <w:rFonts w:cs="Times New Roman"/>
        </w:rPr>
      </w:pPr>
    </w:p>
    <w:tbl>
      <w:tblPr>
        <w:tblStyle w:val="Tablaconcuadrcula"/>
        <w:tblW w:w="0" w:type="auto"/>
        <w:tblLook w:val="04A0" w:firstRow="1" w:lastRow="0" w:firstColumn="1" w:lastColumn="0" w:noHBand="0" w:noVBand="1"/>
      </w:tblPr>
      <w:tblGrid>
        <w:gridCol w:w="4320"/>
        <w:gridCol w:w="4320"/>
      </w:tblGrid>
      <w:tr w:rsidR="00B638CA" w:rsidRPr="00FF4F12" w14:paraId="6696FCDD" w14:textId="77777777" w:rsidTr="00E06C30">
        <w:tc>
          <w:tcPr>
            <w:tcW w:w="4320" w:type="dxa"/>
            <w:hideMark/>
          </w:tcPr>
          <w:p w14:paraId="6462EEE4" w14:textId="77777777" w:rsidR="00B638CA" w:rsidRPr="00FF4F12" w:rsidRDefault="00B638CA" w:rsidP="00E06C30">
            <w:pPr>
              <w:pStyle w:val="NormalWeb"/>
              <w:numPr>
                <w:ilvl w:val="0"/>
                <w:numId w:val="25"/>
              </w:numPr>
              <w:jc w:val="both"/>
              <w:rPr>
                <w:b/>
                <w:bCs/>
              </w:rPr>
            </w:pPr>
            <w:r w:rsidRPr="00FF4F12">
              <w:rPr>
                <w:b/>
                <w:bCs/>
              </w:rPr>
              <w:t>Categorías y subcategorías</w:t>
            </w:r>
          </w:p>
        </w:tc>
        <w:tc>
          <w:tcPr>
            <w:tcW w:w="4320" w:type="dxa"/>
            <w:hideMark/>
          </w:tcPr>
          <w:p w14:paraId="42739139" w14:textId="77777777" w:rsidR="00B638CA" w:rsidRPr="00FF4F12" w:rsidRDefault="00B638CA" w:rsidP="00E06C30">
            <w:pPr>
              <w:pStyle w:val="NormalWeb"/>
              <w:ind w:left="426" w:hanging="426"/>
              <w:jc w:val="both"/>
              <w:rPr>
                <w:b/>
                <w:bCs/>
              </w:rPr>
            </w:pPr>
            <w:r w:rsidRPr="00FF4F12">
              <w:rPr>
                <w:b/>
                <w:bCs/>
              </w:rPr>
              <w:t>Aspectos de observación</w:t>
            </w:r>
          </w:p>
        </w:tc>
      </w:tr>
      <w:tr w:rsidR="00B638CA" w:rsidRPr="00FF4F12" w14:paraId="54F37B5F" w14:textId="77777777" w:rsidTr="00E06C30">
        <w:tc>
          <w:tcPr>
            <w:tcW w:w="4320" w:type="dxa"/>
            <w:hideMark/>
          </w:tcPr>
          <w:p w14:paraId="496F9D3A" w14:textId="77777777" w:rsidR="00B638CA" w:rsidRPr="00FF4F12" w:rsidRDefault="00B638CA" w:rsidP="00800BB0">
            <w:pPr>
              <w:pStyle w:val="NormalWeb"/>
              <w:ind w:firstLine="0"/>
              <w:jc w:val="both"/>
              <w:rPr>
                <w:b/>
                <w:bCs/>
              </w:rPr>
              <w:pPrChange w:id="3423" w:author="Edu Fisica" w:date="2026-05-16T07:13:00Z">
                <w:pPr>
                  <w:pStyle w:val="NormalWeb"/>
                  <w:jc w:val="both"/>
                </w:pPr>
              </w:pPrChange>
            </w:pPr>
            <w:r w:rsidRPr="00FF4F12">
              <w:rPr>
                <w:b/>
                <w:bCs/>
              </w:rPr>
              <w:t>Educar para la paz – Valores y actitudes.</w:t>
            </w:r>
          </w:p>
        </w:tc>
        <w:tc>
          <w:tcPr>
            <w:tcW w:w="4320" w:type="dxa"/>
            <w:hideMark/>
          </w:tcPr>
          <w:p w14:paraId="59EF85F9" w14:textId="77777777" w:rsidR="00B638CA" w:rsidRPr="00FF4F12" w:rsidRDefault="00B638CA" w:rsidP="00800BB0">
            <w:pPr>
              <w:pStyle w:val="NormalWeb"/>
              <w:ind w:firstLine="0"/>
              <w:jc w:val="both"/>
              <w:pPrChange w:id="3424" w:author="Edu Fisica" w:date="2026-05-16T07:13:00Z">
                <w:pPr>
                  <w:pStyle w:val="NormalWeb"/>
                  <w:jc w:val="both"/>
                </w:pPr>
              </w:pPrChange>
            </w:pPr>
            <w:r w:rsidRPr="00FF4F12">
              <w:t xml:space="preserve">Expresión de respeto, responsabilidad y solidaridad en la interacción con los demás. </w:t>
            </w:r>
          </w:p>
        </w:tc>
      </w:tr>
      <w:tr w:rsidR="00B638CA" w:rsidRPr="00FF4F12" w14:paraId="6A325449" w14:textId="77777777" w:rsidTr="00E06C30">
        <w:tc>
          <w:tcPr>
            <w:tcW w:w="4320" w:type="dxa"/>
            <w:hideMark/>
          </w:tcPr>
          <w:p w14:paraId="1BD0C428" w14:textId="77777777" w:rsidR="00B638CA" w:rsidRPr="00FF4F12" w:rsidRDefault="00B638CA" w:rsidP="00800BB0">
            <w:pPr>
              <w:pStyle w:val="NormalWeb"/>
              <w:ind w:firstLine="0"/>
              <w:jc w:val="both"/>
              <w:rPr>
                <w:b/>
                <w:bCs/>
              </w:rPr>
              <w:pPrChange w:id="3425" w:author="Edu Fisica" w:date="2026-05-16T07:13:00Z">
                <w:pPr>
                  <w:pStyle w:val="NormalWeb"/>
                  <w:jc w:val="both"/>
                </w:pPr>
              </w:pPrChange>
            </w:pPr>
            <w:r w:rsidRPr="00FF4F12">
              <w:rPr>
                <w:b/>
                <w:bCs/>
              </w:rPr>
              <w:t>Educar para la paz – Derechos humanos y ciudadanía</w:t>
            </w:r>
          </w:p>
        </w:tc>
        <w:tc>
          <w:tcPr>
            <w:tcW w:w="4320" w:type="dxa"/>
            <w:hideMark/>
          </w:tcPr>
          <w:p w14:paraId="3301E170" w14:textId="77777777" w:rsidR="00B638CA" w:rsidRPr="00FF4F12" w:rsidRDefault="00B638CA" w:rsidP="00800BB0">
            <w:pPr>
              <w:pStyle w:val="NormalWeb"/>
              <w:ind w:firstLine="0"/>
              <w:jc w:val="both"/>
              <w:pPrChange w:id="3426" w:author="Edu Fisica" w:date="2026-05-16T07:13:00Z">
                <w:pPr>
                  <w:pStyle w:val="NormalWeb"/>
                  <w:jc w:val="both"/>
                </w:pPr>
              </w:pPrChange>
            </w:pPr>
            <w:r w:rsidRPr="00FF4F12">
              <w:t>Reconocimiento de derechos y deberes en las opiniones y experiencias compartidas.</w:t>
            </w:r>
          </w:p>
        </w:tc>
      </w:tr>
      <w:tr w:rsidR="00B638CA" w:rsidRPr="00FF4F12" w14:paraId="655892D2" w14:textId="77777777" w:rsidTr="00E06C30">
        <w:tc>
          <w:tcPr>
            <w:tcW w:w="4320" w:type="dxa"/>
            <w:hideMark/>
          </w:tcPr>
          <w:p w14:paraId="27D8631E" w14:textId="77777777" w:rsidR="00B638CA" w:rsidRPr="00FF4F12" w:rsidRDefault="00B638CA" w:rsidP="00800BB0">
            <w:pPr>
              <w:pStyle w:val="NormalWeb"/>
              <w:ind w:firstLine="0"/>
              <w:jc w:val="both"/>
              <w:rPr>
                <w:b/>
                <w:bCs/>
              </w:rPr>
              <w:pPrChange w:id="3427" w:author="Edu Fisica" w:date="2026-05-16T07:13:00Z">
                <w:pPr>
                  <w:pStyle w:val="NormalWeb"/>
                  <w:jc w:val="both"/>
                </w:pPr>
              </w:pPrChange>
            </w:pPr>
            <w:r w:rsidRPr="00FF4F12">
              <w:rPr>
                <w:b/>
                <w:bCs/>
              </w:rPr>
              <w:t>Educar para la paz – Cultura de paz</w:t>
            </w:r>
          </w:p>
        </w:tc>
        <w:tc>
          <w:tcPr>
            <w:tcW w:w="4320" w:type="dxa"/>
            <w:hideMark/>
          </w:tcPr>
          <w:p w14:paraId="335F2D46" w14:textId="77777777" w:rsidR="00B638CA" w:rsidRPr="00FF4F12" w:rsidRDefault="00B638CA" w:rsidP="00800BB0">
            <w:pPr>
              <w:pStyle w:val="NormalWeb"/>
              <w:ind w:firstLine="0"/>
              <w:jc w:val="both"/>
              <w:pPrChange w:id="3428" w:author="Edu Fisica" w:date="2026-05-16T07:13:00Z">
                <w:pPr>
                  <w:pStyle w:val="NormalWeb"/>
                  <w:jc w:val="both"/>
                </w:pPr>
              </w:pPrChange>
            </w:pPr>
            <w:r w:rsidRPr="00FF4F12">
              <w:t>Uso del diálogo, la escucha y la tolerancia en los intercambios de ideas.</w:t>
            </w:r>
          </w:p>
        </w:tc>
      </w:tr>
      <w:tr w:rsidR="00B638CA" w:rsidRPr="00FF4F12" w14:paraId="00D5FA87" w14:textId="77777777" w:rsidTr="00E06C30">
        <w:tc>
          <w:tcPr>
            <w:tcW w:w="4320" w:type="dxa"/>
            <w:hideMark/>
          </w:tcPr>
          <w:p w14:paraId="12056B91" w14:textId="77777777" w:rsidR="00B638CA" w:rsidRPr="00FF4F12" w:rsidRDefault="00B638CA" w:rsidP="00800BB0">
            <w:pPr>
              <w:pStyle w:val="NormalWeb"/>
              <w:ind w:firstLine="0"/>
              <w:jc w:val="both"/>
              <w:rPr>
                <w:b/>
                <w:bCs/>
              </w:rPr>
              <w:pPrChange w:id="3429" w:author="Edu Fisica" w:date="2026-05-16T07:13:00Z">
                <w:pPr>
                  <w:pStyle w:val="NormalWeb"/>
                  <w:jc w:val="both"/>
                </w:pPr>
              </w:pPrChange>
            </w:pPr>
            <w:r w:rsidRPr="00FF4F12">
              <w:rPr>
                <w:b/>
                <w:bCs/>
              </w:rPr>
              <w:t>Educar para la paz – Inclusión y diversidad</w:t>
            </w:r>
          </w:p>
          <w:p w14:paraId="74FC5504" w14:textId="77777777" w:rsidR="00B638CA" w:rsidRPr="00FF4F12" w:rsidRDefault="00B638CA" w:rsidP="00800BB0">
            <w:pPr>
              <w:pStyle w:val="NormalWeb"/>
              <w:ind w:firstLine="0"/>
              <w:jc w:val="both"/>
              <w:rPr>
                <w:b/>
                <w:bCs/>
              </w:rPr>
              <w:pPrChange w:id="3430" w:author="Edu Fisica" w:date="2026-05-16T07:13:00Z">
                <w:pPr>
                  <w:pStyle w:val="NormalWeb"/>
                  <w:jc w:val="both"/>
                </w:pPr>
              </w:pPrChange>
            </w:pPr>
            <w:r w:rsidRPr="00FF4F12">
              <w:rPr>
                <w:b/>
                <w:bCs/>
              </w:rPr>
              <w:t>Educar para la paz – Competencias socioemocionales</w:t>
            </w:r>
          </w:p>
        </w:tc>
        <w:tc>
          <w:tcPr>
            <w:tcW w:w="4320" w:type="dxa"/>
            <w:hideMark/>
          </w:tcPr>
          <w:p w14:paraId="0F567544" w14:textId="77777777" w:rsidR="00B638CA" w:rsidRPr="00FF4F12" w:rsidRDefault="00B638CA" w:rsidP="00800BB0">
            <w:pPr>
              <w:pStyle w:val="NormalWeb"/>
              <w:ind w:firstLine="0"/>
              <w:jc w:val="both"/>
              <w:pPrChange w:id="3431" w:author="Edu Fisica" w:date="2026-05-16T07:13:00Z">
                <w:pPr>
                  <w:pStyle w:val="NormalWeb"/>
                  <w:jc w:val="both"/>
                </w:pPr>
              </w:pPrChange>
            </w:pPr>
            <w:r w:rsidRPr="00FF4F12">
              <w:t>Aceptación y respeto por las opiniones y diferencias de los participantes.</w:t>
            </w:r>
          </w:p>
          <w:p w14:paraId="02DD5A18" w14:textId="77777777" w:rsidR="00B638CA" w:rsidRPr="00FF4F12" w:rsidRDefault="00B638CA" w:rsidP="00800BB0">
            <w:pPr>
              <w:pStyle w:val="NormalWeb"/>
              <w:ind w:firstLine="0"/>
              <w:jc w:val="both"/>
              <w:pPrChange w:id="3432" w:author="Edu Fisica" w:date="2026-05-16T07:13:00Z">
                <w:pPr>
                  <w:pStyle w:val="NormalWeb"/>
                  <w:jc w:val="both"/>
                </w:pPr>
              </w:pPrChange>
            </w:pPr>
            <w:r w:rsidRPr="00FF4F12">
              <w:t>Expresión y manejo adecuado de emociones durante la actividad</w:t>
            </w:r>
          </w:p>
        </w:tc>
      </w:tr>
    </w:tbl>
    <w:p w14:paraId="2BF8BC2D" w14:textId="77777777" w:rsidR="00B638CA" w:rsidRPr="00FF4F12" w:rsidRDefault="00B638CA" w:rsidP="00B638CA">
      <w:pPr>
        <w:ind w:firstLine="0"/>
        <w:rPr>
          <w:rFonts w:eastAsiaTheme="majorEastAsia" w:cs="Times New Roman"/>
          <w:b/>
          <w:bCs/>
        </w:rPr>
      </w:pPr>
    </w:p>
    <w:p w14:paraId="0057DE7E" w14:textId="77777777" w:rsidR="00B638CA" w:rsidRPr="00FF4F12" w:rsidRDefault="00B638CA" w:rsidP="00B638CA">
      <w:pPr>
        <w:pStyle w:val="Prrafodelista"/>
        <w:numPr>
          <w:ilvl w:val="0"/>
          <w:numId w:val="25"/>
        </w:numPr>
        <w:rPr>
          <w:rFonts w:eastAsiaTheme="majorEastAsia" w:cs="Times New Roman"/>
          <w:b/>
          <w:bCs/>
        </w:rPr>
      </w:pPr>
      <w:r w:rsidRPr="00FF4F12">
        <w:rPr>
          <w:rFonts w:eastAsiaTheme="majorEastAsia" w:cs="Times New Roman"/>
          <w:b/>
          <w:bCs/>
        </w:rPr>
        <w:t>Desarrollo de la actividad</w:t>
      </w:r>
    </w:p>
    <w:p w14:paraId="7212E0AC" w14:textId="77777777" w:rsidR="00B638CA" w:rsidRPr="00FF4F12" w:rsidRDefault="00B638CA" w:rsidP="00B638CA">
      <w:pPr>
        <w:rPr>
          <w:del w:id="3433" w:author="Edu Fisica" w:date="2026-05-16T07:13:00Z"/>
          <w:rFonts w:eastAsiaTheme="majorEastAsia" w:cs="Times New Roman"/>
          <w:b/>
          <w:bCs/>
        </w:rPr>
      </w:pPr>
    </w:p>
    <w:p w14:paraId="68988A21" w14:textId="77777777" w:rsidR="00B638CA" w:rsidRPr="00FF4F12" w:rsidRDefault="00B638CA" w:rsidP="00B638CA">
      <w:pPr>
        <w:rPr>
          <w:rFonts w:eastAsiaTheme="majorEastAsia" w:cs="Times New Roman"/>
        </w:rPr>
      </w:pPr>
      <w:r w:rsidRPr="00FF4F12">
        <w:rPr>
          <w:rFonts w:eastAsiaTheme="majorEastAsia" w:cs="Times New Roman"/>
        </w:rPr>
        <w:t>Temas abordados: __________________________________________</w:t>
      </w:r>
    </w:p>
    <w:p w14:paraId="3EF7F865" w14:textId="77777777" w:rsidR="00B638CA" w:rsidRPr="00FF4F12" w:rsidRDefault="00B638CA" w:rsidP="00B638CA">
      <w:pPr>
        <w:rPr>
          <w:rFonts w:eastAsiaTheme="majorEastAsia" w:cs="Times New Roman"/>
        </w:rPr>
      </w:pPr>
      <w:r w:rsidRPr="00FF4F12">
        <w:rPr>
          <w:rFonts w:eastAsiaTheme="majorEastAsia" w:cs="Times New Roman"/>
        </w:rPr>
        <w:t>Participación de los estudiantes: _____________________________</w:t>
      </w:r>
    </w:p>
    <w:p w14:paraId="4A00FD74" w14:textId="77777777" w:rsidR="00B638CA" w:rsidRPr="00FF4F12" w:rsidRDefault="00B638CA" w:rsidP="00B638CA">
      <w:pPr>
        <w:rPr>
          <w:rFonts w:eastAsiaTheme="majorEastAsia" w:cs="Times New Roman"/>
        </w:rPr>
      </w:pPr>
      <w:r w:rsidRPr="00FF4F12">
        <w:rPr>
          <w:rFonts w:eastAsiaTheme="majorEastAsia" w:cs="Times New Roman"/>
        </w:rPr>
        <w:t>Dinámica del diálogo: ______________________________________</w:t>
      </w:r>
    </w:p>
    <w:p w14:paraId="23081EEA" w14:textId="77777777" w:rsidR="00B638CA" w:rsidRPr="00FF4F12" w:rsidRDefault="00B638CA" w:rsidP="00B638CA">
      <w:pPr>
        <w:rPr>
          <w:rFonts w:eastAsiaTheme="majorEastAsia" w:cs="Times New Roman"/>
        </w:rPr>
      </w:pPr>
    </w:p>
    <w:p w14:paraId="0996AD56" w14:textId="77777777" w:rsidR="00B638CA" w:rsidRPr="00FF4F12" w:rsidRDefault="00B638CA" w:rsidP="00B638CA">
      <w:pPr>
        <w:rPr>
          <w:rFonts w:eastAsiaTheme="majorEastAsia" w:cs="Times New Roman"/>
          <w:b/>
          <w:bCs/>
        </w:rPr>
      </w:pPr>
      <w:r w:rsidRPr="00FF4F12">
        <w:rPr>
          <w:rFonts w:eastAsiaTheme="majorEastAsia" w:cs="Times New Roman"/>
          <w:b/>
          <w:bCs/>
        </w:rPr>
        <w:t>4. Registro descriptivo</w:t>
      </w:r>
    </w:p>
    <w:p w14:paraId="594221BD" w14:textId="77777777" w:rsidR="00B638CA" w:rsidRPr="00FF4F12" w:rsidRDefault="00B638CA" w:rsidP="00B638CA">
      <w:pPr>
        <w:rPr>
          <w:del w:id="3434" w:author="Edu Fisica" w:date="2026-05-16T07:13:00Z"/>
          <w:rFonts w:eastAsiaTheme="majorEastAsia" w:cs="Times New Roman"/>
          <w:b/>
          <w:bCs/>
        </w:rPr>
      </w:pPr>
    </w:p>
    <w:p w14:paraId="15F5AC15" w14:textId="77777777" w:rsidR="00B638CA" w:rsidRPr="00FF4F12" w:rsidRDefault="00B638CA" w:rsidP="00B638CA">
      <w:pPr>
        <w:rPr>
          <w:rFonts w:eastAsiaTheme="majorEastAsia" w:cs="Times New Roman"/>
        </w:rPr>
      </w:pPr>
      <w:r w:rsidRPr="00FF4F12">
        <w:rPr>
          <w:rFonts w:eastAsiaTheme="majorEastAsia" w:cs="Times New Roman"/>
        </w:rPr>
        <w:t>Descripción objetiva de las intervenciones, comportamientos y situaciones observadas durante el diálogo.</w:t>
      </w:r>
    </w:p>
    <w:p w14:paraId="0CD757CE" w14:textId="77777777" w:rsidR="00B638CA" w:rsidRPr="00FF4F12" w:rsidRDefault="00B638CA" w:rsidP="00B638CA">
      <w:pPr>
        <w:rPr>
          <w:rFonts w:eastAsiaTheme="majorEastAsia" w:cs="Times New Roman"/>
        </w:rPr>
      </w:pPr>
      <w:r w:rsidRPr="00FF4F12">
        <w:rPr>
          <w:rFonts w:eastAsiaTheme="majorEastAsia" w:cs="Times New Roman"/>
        </w:rPr>
        <w:t>Ejemplo: “El estudiante expresa su opinión sobre la importancia del respeto en el aula.”</w:t>
      </w:r>
    </w:p>
    <w:p w14:paraId="3C5039D3" w14:textId="77777777" w:rsidR="00B638CA" w:rsidRPr="00FF4F12" w:rsidRDefault="00B638CA" w:rsidP="00B638CA">
      <w:pPr>
        <w:rPr>
          <w:rFonts w:eastAsiaTheme="majorEastAsia" w:cs="Times New Roman"/>
          <w:b/>
          <w:bCs/>
        </w:rPr>
      </w:pPr>
    </w:p>
    <w:p w14:paraId="6CC73222" w14:textId="77777777" w:rsidR="00B638CA" w:rsidRPr="00FF4F12" w:rsidRDefault="00B638CA" w:rsidP="00B638CA">
      <w:pPr>
        <w:rPr>
          <w:rFonts w:eastAsiaTheme="majorEastAsia" w:cs="Times New Roman"/>
          <w:b/>
          <w:bCs/>
        </w:rPr>
      </w:pPr>
      <w:r w:rsidRPr="00FF4F12">
        <w:rPr>
          <w:rFonts w:eastAsiaTheme="majorEastAsia" w:cs="Times New Roman"/>
          <w:b/>
          <w:bCs/>
        </w:rPr>
        <w:t>5. Registro interpretativo (análisis)</w:t>
      </w:r>
    </w:p>
    <w:p w14:paraId="59154838" w14:textId="77777777" w:rsidR="00B638CA" w:rsidRPr="00FF4F12" w:rsidRDefault="00B638CA" w:rsidP="00B638CA">
      <w:pPr>
        <w:rPr>
          <w:del w:id="3435" w:author="Edu Fisica" w:date="2026-05-16T07:13:00Z"/>
          <w:rFonts w:eastAsiaTheme="majorEastAsia" w:cs="Times New Roman"/>
          <w:b/>
          <w:bCs/>
        </w:rPr>
      </w:pPr>
    </w:p>
    <w:p w14:paraId="66DCF006" w14:textId="77777777" w:rsidR="00B638CA" w:rsidRPr="00FF4F12" w:rsidRDefault="00B638CA" w:rsidP="00B638CA">
      <w:pPr>
        <w:rPr>
          <w:rFonts w:eastAsiaTheme="majorEastAsia" w:cs="Times New Roman"/>
        </w:rPr>
      </w:pPr>
      <w:r w:rsidRPr="00FF4F12">
        <w:rPr>
          <w:rFonts w:eastAsiaTheme="majorEastAsia" w:cs="Times New Roman"/>
        </w:rPr>
        <w:t>Análisis de las reflexiones, actitudes y aprendizajes evidenciados en relación con la paz y la convivencia.</w:t>
      </w:r>
    </w:p>
    <w:p w14:paraId="44F0FBA2" w14:textId="77777777" w:rsidR="00B638CA" w:rsidRPr="00FF4F12" w:rsidRDefault="00B638CA" w:rsidP="00B638CA">
      <w:pPr>
        <w:rPr>
          <w:rFonts w:eastAsiaTheme="majorEastAsia" w:cs="Times New Roman"/>
        </w:rPr>
      </w:pPr>
      <w:r w:rsidRPr="00FF4F12">
        <w:rPr>
          <w:rFonts w:eastAsiaTheme="majorEastAsia" w:cs="Times New Roman"/>
        </w:rPr>
        <w:t>Ejemplo: “Se evidencia mayor disposición a escuchar y respetar las opiniones de sus compañeros.”</w:t>
      </w:r>
    </w:p>
    <w:p w14:paraId="6BF24D71" w14:textId="77777777" w:rsidR="00B638CA" w:rsidRPr="00FF4F12" w:rsidRDefault="00B638CA" w:rsidP="00B638CA">
      <w:pPr>
        <w:rPr>
          <w:rFonts w:eastAsiaTheme="majorEastAsia" w:cs="Times New Roman"/>
          <w:b/>
          <w:bCs/>
        </w:rPr>
      </w:pPr>
    </w:p>
    <w:p w14:paraId="4991CEDA" w14:textId="77777777" w:rsidR="00B638CA" w:rsidRPr="00FF4F12" w:rsidRDefault="00B638CA" w:rsidP="00B638CA">
      <w:pPr>
        <w:rPr>
          <w:rFonts w:eastAsiaTheme="majorEastAsia" w:cs="Times New Roman"/>
          <w:b/>
          <w:bCs/>
        </w:rPr>
      </w:pPr>
      <w:r w:rsidRPr="00FF4F12">
        <w:rPr>
          <w:rFonts w:eastAsiaTheme="majorEastAsia" w:cs="Times New Roman"/>
          <w:b/>
          <w:bCs/>
        </w:rPr>
        <w:t>6. Reflexión pedagógica final</w:t>
      </w:r>
    </w:p>
    <w:p w14:paraId="20807027" w14:textId="77777777" w:rsidR="00B638CA" w:rsidRPr="00FF4F12" w:rsidRDefault="00B638CA" w:rsidP="00B638CA">
      <w:pPr>
        <w:rPr>
          <w:del w:id="3436" w:author="Edu Fisica" w:date="2026-05-16T07:13:00Z"/>
          <w:rFonts w:eastAsiaTheme="majorEastAsia" w:cs="Times New Roman"/>
        </w:rPr>
      </w:pPr>
    </w:p>
    <w:p w14:paraId="581CABF9" w14:textId="77777777" w:rsidR="00B638CA" w:rsidRPr="00FF4F12" w:rsidRDefault="00B638CA" w:rsidP="00B638CA">
      <w:pPr>
        <w:rPr>
          <w:rFonts w:eastAsiaTheme="majorEastAsia" w:cs="Times New Roman"/>
        </w:rPr>
      </w:pPr>
      <w:r w:rsidRPr="00FF4F12">
        <w:rPr>
          <w:rFonts w:eastAsiaTheme="majorEastAsia" w:cs="Times New Roman"/>
        </w:rPr>
        <w:t>Actitudes fortalecidas: ______________________________________</w:t>
      </w:r>
    </w:p>
    <w:p w14:paraId="5EFE5848" w14:textId="77777777" w:rsidR="00B638CA" w:rsidRPr="00FF4F12" w:rsidRDefault="00B638CA" w:rsidP="00B638CA">
      <w:pPr>
        <w:rPr>
          <w:rFonts w:eastAsiaTheme="majorEastAsia" w:cs="Times New Roman"/>
        </w:rPr>
      </w:pPr>
      <w:r w:rsidRPr="00FF4F12">
        <w:rPr>
          <w:rFonts w:eastAsiaTheme="majorEastAsia" w:cs="Times New Roman"/>
        </w:rPr>
        <w:t>Aprendizajes evidenciados: __________________________________</w:t>
      </w:r>
    </w:p>
    <w:p w14:paraId="5E8DA06A" w14:textId="77777777" w:rsidR="00B638CA" w:rsidRPr="00FF4F12" w:rsidRDefault="00B638CA" w:rsidP="00B638CA">
      <w:pPr>
        <w:rPr>
          <w:rFonts w:eastAsiaTheme="majorEastAsia" w:cs="Times New Roman"/>
        </w:rPr>
      </w:pPr>
      <w:r w:rsidRPr="00FF4F12">
        <w:rPr>
          <w:rFonts w:eastAsiaTheme="majorEastAsia" w:cs="Times New Roman"/>
        </w:rPr>
        <w:t>Dificultades identificadas: __________________________________</w:t>
      </w:r>
    </w:p>
    <w:p w14:paraId="7A4FEFAD" w14:textId="77777777" w:rsidR="00B638CA" w:rsidRPr="00FF4F12" w:rsidRDefault="00B638CA" w:rsidP="00B638CA">
      <w:pPr>
        <w:rPr>
          <w:rFonts w:eastAsiaTheme="majorEastAsia" w:cs="Times New Roman"/>
        </w:rPr>
      </w:pPr>
      <w:r w:rsidRPr="00FF4F12">
        <w:rPr>
          <w:rFonts w:eastAsiaTheme="majorEastAsia" w:cs="Times New Roman"/>
        </w:rPr>
        <w:t>Aportes para mejorar la convivencia: _________________________</w:t>
      </w:r>
    </w:p>
    <w:p w14:paraId="67AAB2A3" w14:textId="77777777" w:rsidR="00B638CA" w:rsidRPr="00FF4F12" w:rsidRDefault="00B638CA" w:rsidP="00B638CA">
      <w:pPr>
        <w:pBdr>
          <w:top w:val="nil"/>
          <w:left w:val="nil"/>
          <w:bottom w:val="nil"/>
          <w:right w:val="nil"/>
          <w:between w:val="nil"/>
        </w:pBdr>
        <w:jc w:val="both"/>
        <w:rPr>
          <w:rFonts w:eastAsia="Times New Roman" w:cs="Times New Roman"/>
          <w:bCs/>
        </w:rPr>
      </w:pPr>
    </w:p>
    <w:p w14:paraId="1A93FB8C" w14:textId="77777777" w:rsidR="00B638CA" w:rsidRPr="00FF4F12" w:rsidRDefault="00B638CA" w:rsidP="00B638CA">
      <w:pPr>
        <w:pBdr>
          <w:top w:val="nil"/>
          <w:left w:val="nil"/>
          <w:bottom w:val="nil"/>
          <w:right w:val="nil"/>
          <w:between w:val="nil"/>
        </w:pBdr>
        <w:jc w:val="both"/>
        <w:rPr>
          <w:rFonts w:eastAsia="Times New Roman" w:cs="Times New Roman"/>
          <w:bCs/>
        </w:rPr>
      </w:pPr>
    </w:p>
    <w:p w14:paraId="3A25E5A7" w14:textId="77777777" w:rsidR="00B638CA" w:rsidRPr="00FF4F12" w:rsidRDefault="00B638CA" w:rsidP="00B638CA">
      <w:pPr>
        <w:pBdr>
          <w:top w:val="nil"/>
          <w:left w:val="nil"/>
          <w:bottom w:val="nil"/>
          <w:right w:val="nil"/>
          <w:between w:val="nil"/>
        </w:pBdr>
        <w:jc w:val="both"/>
        <w:rPr>
          <w:rFonts w:eastAsia="Times New Roman" w:cs="Times New Roman"/>
          <w:bCs/>
        </w:rPr>
      </w:pPr>
    </w:p>
    <w:p w14:paraId="5AE80F8F" w14:textId="77777777" w:rsidR="00B638CA" w:rsidRPr="00FF4F12" w:rsidRDefault="00B638CA" w:rsidP="00B638CA">
      <w:pPr>
        <w:pBdr>
          <w:top w:val="nil"/>
          <w:left w:val="nil"/>
          <w:bottom w:val="nil"/>
          <w:right w:val="nil"/>
          <w:between w:val="nil"/>
        </w:pBdr>
        <w:jc w:val="both"/>
        <w:rPr>
          <w:rFonts w:eastAsia="Times New Roman" w:cs="Times New Roman"/>
          <w:bCs/>
        </w:rPr>
      </w:pPr>
    </w:p>
    <w:p w14:paraId="13A9BD44" w14:textId="77777777" w:rsidR="00B638CA" w:rsidRPr="00FF4F12" w:rsidRDefault="00B638CA" w:rsidP="00B638CA">
      <w:pPr>
        <w:pBdr>
          <w:top w:val="nil"/>
          <w:left w:val="nil"/>
          <w:bottom w:val="nil"/>
          <w:right w:val="nil"/>
          <w:between w:val="nil"/>
        </w:pBdr>
        <w:jc w:val="both"/>
        <w:rPr>
          <w:rFonts w:eastAsia="Times New Roman" w:cs="Times New Roman"/>
          <w:bCs/>
        </w:rPr>
      </w:pPr>
    </w:p>
    <w:p w14:paraId="71CE84C9" w14:textId="77777777" w:rsidR="00B638CA" w:rsidRPr="00FF4F12" w:rsidRDefault="00B638CA" w:rsidP="00B638CA">
      <w:pPr>
        <w:pBdr>
          <w:top w:val="nil"/>
          <w:left w:val="nil"/>
          <w:bottom w:val="nil"/>
          <w:right w:val="nil"/>
          <w:between w:val="nil"/>
        </w:pBdr>
        <w:jc w:val="both"/>
        <w:rPr>
          <w:rFonts w:eastAsia="Times New Roman" w:cs="Times New Roman"/>
          <w:bCs/>
        </w:rPr>
      </w:pPr>
    </w:p>
    <w:p w14:paraId="1AC8FDDF" w14:textId="77777777" w:rsidR="00B638CA" w:rsidRPr="00FF4F12" w:rsidRDefault="00B638CA" w:rsidP="00B638CA">
      <w:pPr>
        <w:pBdr>
          <w:top w:val="nil"/>
          <w:left w:val="nil"/>
          <w:bottom w:val="nil"/>
          <w:right w:val="nil"/>
          <w:between w:val="nil"/>
        </w:pBdr>
        <w:jc w:val="both"/>
        <w:rPr>
          <w:rFonts w:eastAsia="Times New Roman" w:cs="Times New Roman"/>
          <w:bCs/>
        </w:rPr>
      </w:pPr>
    </w:p>
    <w:p w14:paraId="2BC00863" w14:textId="77777777" w:rsidR="00B638CA" w:rsidRPr="00FF4F12" w:rsidRDefault="00B638CA" w:rsidP="00B638CA">
      <w:pPr>
        <w:pBdr>
          <w:top w:val="nil"/>
          <w:left w:val="nil"/>
          <w:bottom w:val="nil"/>
          <w:right w:val="nil"/>
          <w:between w:val="nil"/>
        </w:pBdr>
        <w:jc w:val="both"/>
        <w:rPr>
          <w:rFonts w:eastAsia="Times New Roman" w:cs="Times New Roman"/>
          <w:szCs w:val="24"/>
        </w:rPr>
      </w:pPr>
    </w:p>
    <w:p w14:paraId="010E9689" w14:textId="77777777" w:rsidR="00B638CA" w:rsidRPr="00FF4F12" w:rsidRDefault="00B638CA" w:rsidP="00B638CA">
      <w:pPr>
        <w:pBdr>
          <w:top w:val="nil"/>
          <w:left w:val="nil"/>
          <w:bottom w:val="nil"/>
          <w:right w:val="nil"/>
          <w:between w:val="nil"/>
        </w:pBdr>
        <w:tabs>
          <w:tab w:val="left" w:pos="3266"/>
        </w:tabs>
        <w:jc w:val="both"/>
        <w:rPr>
          <w:rFonts w:eastAsia="Times New Roman" w:cs="Times New Roman"/>
          <w:szCs w:val="24"/>
        </w:rPr>
      </w:pPr>
    </w:p>
    <w:p w14:paraId="30085AA6" w14:textId="27B1ADB5" w:rsidR="00FE2C7E" w:rsidRDefault="00FE2C7E" w:rsidP="00B638CA">
      <w:pPr>
        <w:tabs>
          <w:tab w:val="left" w:pos="4368"/>
        </w:tabs>
        <w:rPr>
          <w:rFonts w:cs="Times New Roman"/>
          <w:szCs w:val="24"/>
        </w:rPr>
      </w:pPr>
    </w:p>
    <w:p w14:paraId="4B7C39CB" w14:textId="4B8A6374" w:rsidR="00B638CA" w:rsidRPr="00B638CA" w:rsidRDefault="00B638CA" w:rsidP="00B638CA">
      <w:pPr>
        <w:tabs>
          <w:tab w:val="left" w:pos="4368"/>
        </w:tabs>
        <w:rPr>
          <w:rFonts w:cs="Times New Roman"/>
          <w:szCs w:val="24"/>
        </w:rPr>
        <w:sectPr w:rsidR="00B638CA" w:rsidRPr="00B638CA" w:rsidSect="00225555">
          <w:pgSz w:w="12240" w:h="15840"/>
          <w:pgMar w:top="1440" w:right="1440" w:bottom="1440" w:left="1440" w:header="709" w:footer="709" w:gutter="0"/>
          <w:cols w:space="720"/>
        </w:sectPr>
      </w:pPr>
      <w:r>
        <w:rPr>
          <w:rFonts w:cs="Times New Roman"/>
          <w:szCs w:val="24"/>
        </w:rPr>
        <w:tab/>
      </w:r>
    </w:p>
    <w:p w14:paraId="7B555BE7" w14:textId="77777777" w:rsidR="00494386" w:rsidRPr="00FF4F12" w:rsidRDefault="00494386" w:rsidP="00F005FE">
      <w:pPr>
        <w:pStyle w:val="Ttulo1"/>
        <w:numPr>
          <w:ilvl w:val="0"/>
          <w:numId w:val="0"/>
        </w:numPr>
        <w:rPr>
          <w:rFonts w:eastAsia="Times New Roman" w:cs="Times New Roman"/>
          <w:szCs w:val="24"/>
        </w:rPr>
      </w:pPr>
    </w:p>
    <w:sectPr w:rsidR="00494386" w:rsidRPr="00FF4F12" w:rsidSect="00FE2C7E">
      <w:type w:val="continuous"/>
      <w:pgSz w:w="12240" w:h="15840"/>
      <w:pgMar w:top="1440" w:right="1440" w:bottom="1440" w:left="1440"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F57853" w14:textId="77777777" w:rsidR="002767D1" w:rsidRDefault="002767D1">
      <w:pPr>
        <w:spacing w:line="240" w:lineRule="auto"/>
      </w:pPr>
      <w:r>
        <w:separator/>
      </w:r>
    </w:p>
  </w:endnote>
  <w:endnote w:type="continuationSeparator" w:id="0">
    <w:p w14:paraId="52A0150F" w14:textId="77777777" w:rsidR="002767D1" w:rsidRDefault="002767D1">
      <w:pPr>
        <w:spacing w:line="240" w:lineRule="auto"/>
      </w:pPr>
      <w:r>
        <w:continuationSeparator/>
      </w:r>
    </w:p>
  </w:endnote>
  <w:endnote w:type="continuationNotice" w:id="1">
    <w:p w14:paraId="698982E3" w14:textId="77777777" w:rsidR="002767D1" w:rsidRDefault="002767D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8C4B44" w14:textId="77777777" w:rsidR="00DC5717" w:rsidRDefault="00DC571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05963251"/>
      <w:docPartObj>
        <w:docPartGallery w:val="Page Numbers (Bottom of Page)"/>
        <w:docPartUnique/>
      </w:docPartObj>
    </w:sdtPr>
    <w:sdtContent>
      <w:p w14:paraId="439DC5C6" w14:textId="55385A69" w:rsidR="00DC5717" w:rsidRDefault="00DC5717">
        <w:pPr>
          <w:pStyle w:val="Piedepgina"/>
          <w:jc w:val="right"/>
        </w:pPr>
        <w:r>
          <w:fldChar w:fldCharType="begin"/>
        </w:r>
        <w:r>
          <w:instrText>PAGE   \* MERGEFORMAT</w:instrText>
        </w:r>
        <w:r>
          <w:fldChar w:fldCharType="separate"/>
        </w:r>
        <w:r w:rsidRPr="00952FFA">
          <w:rPr>
            <w:noProof/>
            <w:lang w:val="es-ES"/>
          </w:rPr>
          <w:t>167</w:t>
        </w:r>
        <w:r>
          <w:fldChar w:fldCharType="end"/>
        </w:r>
      </w:p>
    </w:sdtContent>
  </w:sdt>
  <w:p w14:paraId="19EA9684" w14:textId="77777777" w:rsidR="00DC5717" w:rsidRDefault="00DC571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FD3FD5" w14:textId="77777777" w:rsidR="002767D1" w:rsidRDefault="002767D1">
      <w:pPr>
        <w:spacing w:line="240" w:lineRule="auto"/>
      </w:pPr>
      <w:r>
        <w:separator/>
      </w:r>
    </w:p>
  </w:footnote>
  <w:footnote w:type="continuationSeparator" w:id="0">
    <w:p w14:paraId="56EBAED8" w14:textId="77777777" w:rsidR="002767D1" w:rsidRDefault="002767D1">
      <w:pPr>
        <w:spacing w:line="240" w:lineRule="auto"/>
      </w:pPr>
      <w:r>
        <w:continuationSeparator/>
      </w:r>
    </w:p>
  </w:footnote>
  <w:footnote w:type="continuationNotice" w:id="1">
    <w:p w14:paraId="421275F7" w14:textId="77777777" w:rsidR="002767D1" w:rsidRDefault="002767D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693A1D" w14:textId="77777777" w:rsidR="00DC5717" w:rsidRDefault="00DC571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E52BD"/>
    <w:multiLevelType w:val="multilevel"/>
    <w:tmpl w:val="09D6AE9E"/>
    <w:lvl w:ilvl="0">
      <w:start w:val="1"/>
      <w:numFmt w:val="decimal"/>
      <w:lvlText w:val="%1."/>
      <w:lvlJc w:val="left"/>
      <w:pPr>
        <w:ind w:left="2160" w:hanging="360"/>
      </w:pPr>
    </w:lvl>
    <w:lvl w:ilvl="1">
      <w:start w:val="1"/>
      <w:numFmt w:val="decimal"/>
      <w:lvlText w:val="%1.%2"/>
      <w:lvlJc w:val="left"/>
      <w:pPr>
        <w:ind w:left="2520" w:hanging="360"/>
      </w:pPr>
    </w:lvl>
    <w:lvl w:ilvl="2">
      <w:start w:val="1"/>
      <w:numFmt w:val="decimal"/>
      <w:lvlText w:val="%1.%2.%3"/>
      <w:lvlJc w:val="left"/>
      <w:pPr>
        <w:ind w:left="3240" w:hanging="720"/>
      </w:pPr>
    </w:lvl>
    <w:lvl w:ilvl="3">
      <w:start w:val="1"/>
      <w:numFmt w:val="decimal"/>
      <w:lvlText w:val="%1.%2.%3.%4"/>
      <w:lvlJc w:val="left"/>
      <w:pPr>
        <w:ind w:left="3600" w:hanging="720"/>
      </w:pPr>
    </w:lvl>
    <w:lvl w:ilvl="4">
      <w:start w:val="1"/>
      <w:numFmt w:val="decimal"/>
      <w:lvlText w:val="%1.%2.%3.%4.%5"/>
      <w:lvlJc w:val="left"/>
      <w:pPr>
        <w:ind w:left="4320" w:hanging="1080"/>
      </w:pPr>
    </w:lvl>
    <w:lvl w:ilvl="5">
      <w:start w:val="1"/>
      <w:numFmt w:val="decimal"/>
      <w:lvlText w:val="%1.%2.%3.%4.%5.%6"/>
      <w:lvlJc w:val="left"/>
      <w:pPr>
        <w:ind w:left="4680" w:hanging="1080"/>
      </w:pPr>
    </w:lvl>
    <w:lvl w:ilvl="6">
      <w:start w:val="1"/>
      <w:numFmt w:val="decimal"/>
      <w:lvlText w:val="%1.%2.%3.%4.%5.%6.%7"/>
      <w:lvlJc w:val="left"/>
      <w:pPr>
        <w:ind w:left="5400" w:hanging="1440"/>
      </w:pPr>
    </w:lvl>
    <w:lvl w:ilvl="7">
      <w:start w:val="1"/>
      <w:numFmt w:val="decimal"/>
      <w:lvlText w:val="%1.%2.%3.%4.%5.%6.%7.%8"/>
      <w:lvlJc w:val="left"/>
      <w:pPr>
        <w:ind w:left="5760" w:hanging="1440"/>
      </w:pPr>
    </w:lvl>
    <w:lvl w:ilvl="8">
      <w:start w:val="1"/>
      <w:numFmt w:val="decimal"/>
      <w:lvlText w:val="%1.%2.%3.%4.%5.%6.%7.%8.%9"/>
      <w:lvlJc w:val="left"/>
      <w:pPr>
        <w:ind w:left="6480" w:hanging="1800"/>
      </w:pPr>
    </w:lvl>
  </w:abstractNum>
  <w:abstractNum w:abstractNumId="1" w15:restartNumberingAfterBreak="0">
    <w:nsid w:val="0627485A"/>
    <w:multiLevelType w:val="hybridMultilevel"/>
    <w:tmpl w:val="548E5B84"/>
    <w:lvl w:ilvl="0" w:tplc="8C80B670">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 w15:restartNumberingAfterBreak="0">
    <w:nsid w:val="091F218A"/>
    <w:multiLevelType w:val="multilevel"/>
    <w:tmpl w:val="09D6AE9E"/>
    <w:lvl w:ilvl="0">
      <w:start w:val="1"/>
      <w:numFmt w:val="decimal"/>
      <w:lvlText w:val="%1."/>
      <w:lvlJc w:val="left"/>
      <w:pPr>
        <w:ind w:left="2160" w:hanging="360"/>
      </w:pPr>
    </w:lvl>
    <w:lvl w:ilvl="1">
      <w:start w:val="1"/>
      <w:numFmt w:val="decimal"/>
      <w:lvlText w:val="%1.%2"/>
      <w:lvlJc w:val="left"/>
      <w:pPr>
        <w:ind w:left="2520" w:hanging="360"/>
      </w:pPr>
    </w:lvl>
    <w:lvl w:ilvl="2">
      <w:start w:val="1"/>
      <w:numFmt w:val="decimal"/>
      <w:lvlText w:val="%1.%2.%3"/>
      <w:lvlJc w:val="left"/>
      <w:pPr>
        <w:ind w:left="3240" w:hanging="720"/>
      </w:pPr>
    </w:lvl>
    <w:lvl w:ilvl="3">
      <w:start w:val="1"/>
      <w:numFmt w:val="decimal"/>
      <w:lvlText w:val="%1.%2.%3.%4"/>
      <w:lvlJc w:val="left"/>
      <w:pPr>
        <w:ind w:left="3600" w:hanging="720"/>
      </w:pPr>
    </w:lvl>
    <w:lvl w:ilvl="4">
      <w:start w:val="1"/>
      <w:numFmt w:val="decimal"/>
      <w:lvlText w:val="%1.%2.%3.%4.%5"/>
      <w:lvlJc w:val="left"/>
      <w:pPr>
        <w:ind w:left="4320" w:hanging="1080"/>
      </w:pPr>
    </w:lvl>
    <w:lvl w:ilvl="5">
      <w:start w:val="1"/>
      <w:numFmt w:val="decimal"/>
      <w:lvlText w:val="%1.%2.%3.%4.%5.%6"/>
      <w:lvlJc w:val="left"/>
      <w:pPr>
        <w:ind w:left="4680" w:hanging="1080"/>
      </w:pPr>
    </w:lvl>
    <w:lvl w:ilvl="6">
      <w:start w:val="1"/>
      <w:numFmt w:val="decimal"/>
      <w:lvlText w:val="%1.%2.%3.%4.%5.%6.%7"/>
      <w:lvlJc w:val="left"/>
      <w:pPr>
        <w:ind w:left="5400" w:hanging="1440"/>
      </w:pPr>
    </w:lvl>
    <w:lvl w:ilvl="7">
      <w:start w:val="1"/>
      <w:numFmt w:val="decimal"/>
      <w:lvlText w:val="%1.%2.%3.%4.%5.%6.%7.%8"/>
      <w:lvlJc w:val="left"/>
      <w:pPr>
        <w:ind w:left="5760" w:hanging="1440"/>
      </w:pPr>
    </w:lvl>
    <w:lvl w:ilvl="8">
      <w:start w:val="1"/>
      <w:numFmt w:val="decimal"/>
      <w:lvlText w:val="%1.%2.%3.%4.%5.%6.%7.%8.%9"/>
      <w:lvlJc w:val="left"/>
      <w:pPr>
        <w:ind w:left="6480" w:hanging="1800"/>
      </w:pPr>
    </w:lvl>
  </w:abstractNum>
  <w:abstractNum w:abstractNumId="3" w15:restartNumberingAfterBreak="0">
    <w:nsid w:val="0BA87058"/>
    <w:multiLevelType w:val="hybridMultilevel"/>
    <w:tmpl w:val="EF426DB8"/>
    <w:lvl w:ilvl="0" w:tplc="4508D51A">
      <w:start w:val="1"/>
      <w:numFmt w:val="upp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 w15:restartNumberingAfterBreak="0">
    <w:nsid w:val="17BC31CD"/>
    <w:multiLevelType w:val="multilevel"/>
    <w:tmpl w:val="B3D43FA6"/>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rPr>
        <w:color w:val="auto"/>
      </w:rPr>
    </w:lvl>
    <w:lvl w:ilvl="3">
      <w:start w:val="1"/>
      <w:numFmt w:val="decimal"/>
      <w:pStyle w:val="Ttulo4"/>
      <w:lvlText w:val="%1.%2.%3.%4"/>
      <w:lvlJc w:val="left"/>
      <w:pPr>
        <w:ind w:left="864" w:hanging="864"/>
      </w:pPr>
      <w:rPr>
        <w:color w:val="auto"/>
      </w:r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5" w15:restartNumberingAfterBreak="0">
    <w:nsid w:val="1ACC46BB"/>
    <w:multiLevelType w:val="multilevel"/>
    <w:tmpl w:val="6D60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0722F"/>
    <w:multiLevelType w:val="hybridMultilevel"/>
    <w:tmpl w:val="F7E6ECCA"/>
    <w:lvl w:ilvl="0" w:tplc="C9AC49BC">
      <w:start w:val="1"/>
      <w:numFmt w:val="bullet"/>
      <w:lvlText w:val=""/>
      <w:lvlJc w:val="left"/>
      <w:pPr>
        <w:ind w:left="1440" w:hanging="360"/>
      </w:pPr>
      <w:rPr>
        <w:rFonts w:ascii="Symbol" w:hAnsi="Symbol" w:hint="default"/>
        <w:color w:val="auto"/>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1CD12A70"/>
    <w:multiLevelType w:val="multilevel"/>
    <w:tmpl w:val="09D6AE9E"/>
    <w:lvl w:ilvl="0">
      <w:start w:val="1"/>
      <w:numFmt w:val="decimal"/>
      <w:lvlText w:val="%1."/>
      <w:lvlJc w:val="left"/>
      <w:pPr>
        <w:ind w:left="2160" w:hanging="360"/>
      </w:pPr>
    </w:lvl>
    <w:lvl w:ilvl="1">
      <w:start w:val="1"/>
      <w:numFmt w:val="decimal"/>
      <w:lvlText w:val="%1.%2"/>
      <w:lvlJc w:val="left"/>
      <w:pPr>
        <w:ind w:left="2520" w:hanging="360"/>
      </w:pPr>
    </w:lvl>
    <w:lvl w:ilvl="2">
      <w:start w:val="1"/>
      <w:numFmt w:val="decimal"/>
      <w:lvlText w:val="%1.%2.%3"/>
      <w:lvlJc w:val="left"/>
      <w:pPr>
        <w:ind w:left="3240" w:hanging="720"/>
      </w:pPr>
    </w:lvl>
    <w:lvl w:ilvl="3">
      <w:start w:val="1"/>
      <w:numFmt w:val="decimal"/>
      <w:lvlText w:val="%1.%2.%3.%4"/>
      <w:lvlJc w:val="left"/>
      <w:pPr>
        <w:ind w:left="3600" w:hanging="720"/>
      </w:pPr>
    </w:lvl>
    <w:lvl w:ilvl="4">
      <w:start w:val="1"/>
      <w:numFmt w:val="decimal"/>
      <w:lvlText w:val="%1.%2.%3.%4.%5"/>
      <w:lvlJc w:val="left"/>
      <w:pPr>
        <w:ind w:left="4320" w:hanging="1080"/>
      </w:pPr>
    </w:lvl>
    <w:lvl w:ilvl="5">
      <w:start w:val="1"/>
      <w:numFmt w:val="decimal"/>
      <w:lvlText w:val="%1.%2.%3.%4.%5.%6"/>
      <w:lvlJc w:val="left"/>
      <w:pPr>
        <w:ind w:left="4680" w:hanging="1080"/>
      </w:pPr>
    </w:lvl>
    <w:lvl w:ilvl="6">
      <w:start w:val="1"/>
      <w:numFmt w:val="decimal"/>
      <w:lvlText w:val="%1.%2.%3.%4.%5.%6.%7"/>
      <w:lvlJc w:val="left"/>
      <w:pPr>
        <w:ind w:left="5400" w:hanging="1440"/>
      </w:pPr>
    </w:lvl>
    <w:lvl w:ilvl="7">
      <w:start w:val="1"/>
      <w:numFmt w:val="decimal"/>
      <w:lvlText w:val="%1.%2.%3.%4.%5.%6.%7.%8"/>
      <w:lvlJc w:val="left"/>
      <w:pPr>
        <w:ind w:left="5760" w:hanging="1440"/>
      </w:pPr>
    </w:lvl>
    <w:lvl w:ilvl="8">
      <w:start w:val="1"/>
      <w:numFmt w:val="decimal"/>
      <w:lvlText w:val="%1.%2.%3.%4.%5.%6.%7.%8.%9"/>
      <w:lvlJc w:val="left"/>
      <w:pPr>
        <w:ind w:left="6480" w:hanging="1800"/>
      </w:pPr>
    </w:lvl>
  </w:abstractNum>
  <w:abstractNum w:abstractNumId="8" w15:restartNumberingAfterBreak="0">
    <w:nsid w:val="20F050D2"/>
    <w:multiLevelType w:val="multilevel"/>
    <w:tmpl w:val="09D6AE9E"/>
    <w:lvl w:ilvl="0">
      <w:start w:val="1"/>
      <w:numFmt w:val="decimal"/>
      <w:lvlText w:val="%1."/>
      <w:lvlJc w:val="left"/>
      <w:pPr>
        <w:ind w:left="2160" w:hanging="360"/>
      </w:pPr>
    </w:lvl>
    <w:lvl w:ilvl="1">
      <w:start w:val="1"/>
      <w:numFmt w:val="decimal"/>
      <w:lvlText w:val="%1.%2"/>
      <w:lvlJc w:val="left"/>
      <w:pPr>
        <w:ind w:left="2520" w:hanging="360"/>
      </w:pPr>
    </w:lvl>
    <w:lvl w:ilvl="2">
      <w:start w:val="1"/>
      <w:numFmt w:val="decimal"/>
      <w:lvlText w:val="%1.%2.%3"/>
      <w:lvlJc w:val="left"/>
      <w:pPr>
        <w:ind w:left="3240" w:hanging="720"/>
      </w:pPr>
    </w:lvl>
    <w:lvl w:ilvl="3">
      <w:start w:val="1"/>
      <w:numFmt w:val="decimal"/>
      <w:lvlText w:val="%1.%2.%3.%4"/>
      <w:lvlJc w:val="left"/>
      <w:pPr>
        <w:ind w:left="3600" w:hanging="720"/>
      </w:pPr>
    </w:lvl>
    <w:lvl w:ilvl="4">
      <w:start w:val="1"/>
      <w:numFmt w:val="decimal"/>
      <w:lvlText w:val="%1.%2.%3.%4.%5"/>
      <w:lvlJc w:val="left"/>
      <w:pPr>
        <w:ind w:left="4320" w:hanging="1080"/>
      </w:pPr>
    </w:lvl>
    <w:lvl w:ilvl="5">
      <w:start w:val="1"/>
      <w:numFmt w:val="decimal"/>
      <w:lvlText w:val="%1.%2.%3.%4.%5.%6"/>
      <w:lvlJc w:val="left"/>
      <w:pPr>
        <w:ind w:left="4680" w:hanging="1080"/>
      </w:pPr>
    </w:lvl>
    <w:lvl w:ilvl="6">
      <w:start w:val="1"/>
      <w:numFmt w:val="decimal"/>
      <w:lvlText w:val="%1.%2.%3.%4.%5.%6.%7"/>
      <w:lvlJc w:val="left"/>
      <w:pPr>
        <w:ind w:left="5400" w:hanging="1440"/>
      </w:pPr>
    </w:lvl>
    <w:lvl w:ilvl="7">
      <w:start w:val="1"/>
      <w:numFmt w:val="decimal"/>
      <w:lvlText w:val="%1.%2.%3.%4.%5.%6.%7.%8"/>
      <w:lvlJc w:val="left"/>
      <w:pPr>
        <w:ind w:left="5760" w:hanging="1440"/>
      </w:pPr>
    </w:lvl>
    <w:lvl w:ilvl="8">
      <w:start w:val="1"/>
      <w:numFmt w:val="decimal"/>
      <w:lvlText w:val="%1.%2.%3.%4.%5.%6.%7.%8.%9"/>
      <w:lvlJc w:val="left"/>
      <w:pPr>
        <w:ind w:left="6480" w:hanging="1800"/>
      </w:pPr>
    </w:lvl>
  </w:abstractNum>
  <w:abstractNum w:abstractNumId="9" w15:restartNumberingAfterBreak="0">
    <w:nsid w:val="23B766DC"/>
    <w:multiLevelType w:val="multilevel"/>
    <w:tmpl w:val="09D6AE9E"/>
    <w:lvl w:ilvl="0">
      <w:start w:val="1"/>
      <w:numFmt w:val="decimal"/>
      <w:lvlText w:val="%1."/>
      <w:lvlJc w:val="left"/>
      <w:pPr>
        <w:ind w:left="2160" w:hanging="360"/>
      </w:pPr>
    </w:lvl>
    <w:lvl w:ilvl="1">
      <w:start w:val="1"/>
      <w:numFmt w:val="decimal"/>
      <w:lvlText w:val="%1.%2"/>
      <w:lvlJc w:val="left"/>
      <w:pPr>
        <w:ind w:left="2520" w:hanging="360"/>
      </w:pPr>
    </w:lvl>
    <w:lvl w:ilvl="2">
      <w:start w:val="1"/>
      <w:numFmt w:val="decimal"/>
      <w:lvlText w:val="%1.%2.%3"/>
      <w:lvlJc w:val="left"/>
      <w:pPr>
        <w:ind w:left="3240" w:hanging="720"/>
      </w:pPr>
    </w:lvl>
    <w:lvl w:ilvl="3">
      <w:start w:val="1"/>
      <w:numFmt w:val="decimal"/>
      <w:lvlText w:val="%1.%2.%3.%4"/>
      <w:lvlJc w:val="left"/>
      <w:pPr>
        <w:ind w:left="3600" w:hanging="720"/>
      </w:pPr>
    </w:lvl>
    <w:lvl w:ilvl="4">
      <w:start w:val="1"/>
      <w:numFmt w:val="decimal"/>
      <w:lvlText w:val="%1.%2.%3.%4.%5"/>
      <w:lvlJc w:val="left"/>
      <w:pPr>
        <w:ind w:left="4320" w:hanging="1080"/>
      </w:pPr>
    </w:lvl>
    <w:lvl w:ilvl="5">
      <w:start w:val="1"/>
      <w:numFmt w:val="decimal"/>
      <w:lvlText w:val="%1.%2.%3.%4.%5.%6"/>
      <w:lvlJc w:val="left"/>
      <w:pPr>
        <w:ind w:left="4680" w:hanging="1080"/>
      </w:pPr>
    </w:lvl>
    <w:lvl w:ilvl="6">
      <w:start w:val="1"/>
      <w:numFmt w:val="decimal"/>
      <w:lvlText w:val="%1.%2.%3.%4.%5.%6.%7"/>
      <w:lvlJc w:val="left"/>
      <w:pPr>
        <w:ind w:left="5400" w:hanging="1440"/>
      </w:pPr>
    </w:lvl>
    <w:lvl w:ilvl="7">
      <w:start w:val="1"/>
      <w:numFmt w:val="decimal"/>
      <w:lvlText w:val="%1.%2.%3.%4.%5.%6.%7.%8"/>
      <w:lvlJc w:val="left"/>
      <w:pPr>
        <w:ind w:left="5760" w:hanging="1440"/>
      </w:pPr>
    </w:lvl>
    <w:lvl w:ilvl="8">
      <w:start w:val="1"/>
      <w:numFmt w:val="decimal"/>
      <w:lvlText w:val="%1.%2.%3.%4.%5.%6.%7.%8.%9"/>
      <w:lvlJc w:val="left"/>
      <w:pPr>
        <w:ind w:left="6480" w:hanging="1800"/>
      </w:pPr>
    </w:lvl>
  </w:abstractNum>
  <w:abstractNum w:abstractNumId="10" w15:restartNumberingAfterBreak="0">
    <w:nsid w:val="25770957"/>
    <w:multiLevelType w:val="hybridMultilevel"/>
    <w:tmpl w:val="ADA8BC2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7B75DE8"/>
    <w:multiLevelType w:val="hybridMultilevel"/>
    <w:tmpl w:val="8C00756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A6D544F"/>
    <w:multiLevelType w:val="multilevel"/>
    <w:tmpl w:val="31B449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3D5497"/>
    <w:multiLevelType w:val="multilevel"/>
    <w:tmpl w:val="09D6AE9E"/>
    <w:lvl w:ilvl="0">
      <w:start w:val="1"/>
      <w:numFmt w:val="decimal"/>
      <w:lvlText w:val="%1."/>
      <w:lvlJc w:val="left"/>
      <w:pPr>
        <w:ind w:left="2160" w:hanging="360"/>
      </w:pPr>
    </w:lvl>
    <w:lvl w:ilvl="1">
      <w:start w:val="1"/>
      <w:numFmt w:val="decimal"/>
      <w:lvlText w:val="%1.%2"/>
      <w:lvlJc w:val="left"/>
      <w:pPr>
        <w:ind w:left="2520" w:hanging="360"/>
      </w:pPr>
    </w:lvl>
    <w:lvl w:ilvl="2">
      <w:start w:val="1"/>
      <w:numFmt w:val="decimal"/>
      <w:lvlText w:val="%1.%2.%3"/>
      <w:lvlJc w:val="left"/>
      <w:pPr>
        <w:ind w:left="3240" w:hanging="720"/>
      </w:pPr>
    </w:lvl>
    <w:lvl w:ilvl="3">
      <w:start w:val="1"/>
      <w:numFmt w:val="decimal"/>
      <w:lvlText w:val="%1.%2.%3.%4"/>
      <w:lvlJc w:val="left"/>
      <w:pPr>
        <w:ind w:left="3600" w:hanging="720"/>
      </w:pPr>
    </w:lvl>
    <w:lvl w:ilvl="4">
      <w:start w:val="1"/>
      <w:numFmt w:val="decimal"/>
      <w:lvlText w:val="%1.%2.%3.%4.%5"/>
      <w:lvlJc w:val="left"/>
      <w:pPr>
        <w:ind w:left="4320" w:hanging="1080"/>
      </w:pPr>
    </w:lvl>
    <w:lvl w:ilvl="5">
      <w:start w:val="1"/>
      <w:numFmt w:val="decimal"/>
      <w:lvlText w:val="%1.%2.%3.%4.%5.%6"/>
      <w:lvlJc w:val="left"/>
      <w:pPr>
        <w:ind w:left="4680" w:hanging="1080"/>
      </w:pPr>
    </w:lvl>
    <w:lvl w:ilvl="6">
      <w:start w:val="1"/>
      <w:numFmt w:val="decimal"/>
      <w:lvlText w:val="%1.%2.%3.%4.%5.%6.%7"/>
      <w:lvlJc w:val="left"/>
      <w:pPr>
        <w:ind w:left="5400" w:hanging="1440"/>
      </w:pPr>
    </w:lvl>
    <w:lvl w:ilvl="7">
      <w:start w:val="1"/>
      <w:numFmt w:val="decimal"/>
      <w:lvlText w:val="%1.%2.%3.%4.%5.%6.%7.%8"/>
      <w:lvlJc w:val="left"/>
      <w:pPr>
        <w:ind w:left="5760" w:hanging="1440"/>
      </w:pPr>
    </w:lvl>
    <w:lvl w:ilvl="8">
      <w:start w:val="1"/>
      <w:numFmt w:val="decimal"/>
      <w:lvlText w:val="%1.%2.%3.%4.%5.%6.%7.%8.%9"/>
      <w:lvlJc w:val="left"/>
      <w:pPr>
        <w:ind w:left="6480" w:hanging="1800"/>
      </w:pPr>
    </w:lvl>
  </w:abstractNum>
  <w:abstractNum w:abstractNumId="14" w15:restartNumberingAfterBreak="0">
    <w:nsid w:val="2C4059B5"/>
    <w:multiLevelType w:val="multilevel"/>
    <w:tmpl w:val="09D6AE9E"/>
    <w:lvl w:ilvl="0">
      <w:start w:val="1"/>
      <w:numFmt w:val="decimal"/>
      <w:lvlText w:val="%1."/>
      <w:lvlJc w:val="left"/>
      <w:pPr>
        <w:ind w:left="2160" w:hanging="360"/>
      </w:pPr>
    </w:lvl>
    <w:lvl w:ilvl="1">
      <w:start w:val="1"/>
      <w:numFmt w:val="decimal"/>
      <w:lvlText w:val="%1.%2"/>
      <w:lvlJc w:val="left"/>
      <w:pPr>
        <w:ind w:left="2520" w:hanging="360"/>
      </w:pPr>
    </w:lvl>
    <w:lvl w:ilvl="2">
      <w:start w:val="1"/>
      <w:numFmt w:val="decimal"/>
      <w:lvlText w:val="%1.%2.%3"/>
      <w:lvlJc w:val="left"/>
      <w:pPr>
        <w:ind w:left="3240" w:hanging="720"/>
      </w:pPr>
    </w:lvl>
    <w:lvl w:ilvl="3">
      <w:start w:val="1"/>
      <w:numFmt w:val="decimal"/>
      <w:lvlText w:val="%1.%2.%3.%4"/>
      <w:lvlJc w:val="left"/>
      <w:pPr>
        <w:ind w:left="3600" w:hanging="720"/>
      </w:pPr>
    </w:lvl>
    <w:lvl w:ilvl="4">
      <w:start w:val="1"/>
      <w:numFmt w:val="decimal"/>
      <w:lvlText w:val="%1.%2.%3.%4.%5"/>
      <w:lvlJc w:val="left"/>
      <w:pPr>
        <w:ind w:left="4320" w:hanging="1080"/>
      </w:pPr>
    </w:lvl>
    <w:lvl w:ilvl="5">
      <w:start w:val="1"/>
      <w:numFmt w:val="decimal"/>
      <w:lvlText w:val="%1.%2.%3.%4.%5.%6"/>
      <w:lvlJc w:val="left"/>
      <w:pPr>
        <w:ind w:left="4680" w:hanging="1080"/>
      </w:pPr>
    </w:lvl>
    <w:lvl w:ilvl="6">
      <w:start w:val="1"/>
      <w:numFmt w:val="decimal"/>
      <w:lvlText w:val="%1.%2.%3.%4.%5.%6.%7"/>
      <w:lvlJc w:val="left"/>
      <w:pPr>
        <w:ind w:left="5400" w:hanging="1440"/>
      </w:pPr>
    </w:lvl>
    <w:lvl w:ilvl="7">
      <w:start w:val="1"/>
      <w:numFmt w:val="decimal"/>
      <w:lvlText w:val="%1.%2.%3.%4.%5.%6.%7.%8"/>
      <w:lvlJc w:val="left"/>
      <w:pPr>
        <w:ind w:left="5760" w:hanging="1440"/>
      </w:pPr>
    </w:lvl>
    <w:lvl w:ilvl="8">
      <w:start w:val="1"/>
      <w:numFmt w:val="decimal"/>
      <w:lvlText w:val="%1.%2.%3.%4.%5.%6.%7.%8.%9"/>
      <w:lvlJc w:val="left"/>
      <w:pPr>
        <w:ind w:left="6480" w:hanging="1800"/>
      </w:pPr>
    </w:lvl>
  </w:abstractNum>
  <w:abstractNum w:abstractNumId="15" w15:restartNumberingAfterBreak="0">
    <w:nsid w:val="2D915A61"/>
    <w:multiLevelType w:val="multilevel"/>
    <w:tmpl w:val="2530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562895"/>
    <w:multiLevelType w:val="hybridMultilevel"/>
    <w:tmpl w:val="4AD6516A"/>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7" w15:restartNumberingAfterBreak="0">
    <w:nsid w:val="33730162"/>
    <w:multiLevelType w:val="hybridMultilevel"/>
    <w:tmpl w:val="661E29D2"/>
    <w:lvl w:ilvl="0" w:tplc="240A000F">
      <w:start w:val="1"/>
      <w:numFmt w:val="decimal"/>
      <w:lvlText w:val="%1."/>
      <w:lvlJc w:val="left"/>
      <w:pPr>
        <w:ind w:left="-131" w:hanging="360"/>
      </w:pPr>
    </w:lvl>
    <w:lvl w:ilvl="1" w:tplc="240A0019" w:tentative="1">
      <w:start w:val="1"/>
      <w:numFmt w:val="lowerLetter"/>
      <w:lvlText w:val="%2."/>
      <w:lvlJc w:val="left"/>
      <w:pPr>
        <w:ind w:left="589" w:hanging="360"/>
      </w:pPr>
    </w:lvl>
    <w:lvl w:ilvl="2" w:tplc="240A001B" w:tentative="1">
      <w:start w:val="1"/>
      <w:numFmt w:val="lowerRoman"/>
      <w:lvlText w:val="%3."/>
      <w:lvlJc w:val="right"/>
      <w:pPr>
        <w:ind w:left="1309" w:hanging="180"/>
      </w:pPr>
    </w:lvl>
    <w:lvl w:ilvl="3" w:tplc="240A000F" w:tentative="1">
      <w:start w:val="1"/>
      <w:numFmt w:val="decimal"/>
      <w:lvlText w:val="%4."/>
      <w:lvlJc w:val="left"/>
      <w:pPr>
        <w:ind w:left="2029" w:hanging="360"/>
      </w:pPr>
    </w:lvl>
    <w:lvl w:ilvl="4" w:tplc="240A0019" w:tentative="1">
      <w:start w:val="1"/>
      <w:numFmt w:val="lowerLetter"/>
      <w:lvlText w:val="%5."/>
      <w:lvlJc w:val="left"/>
      <w:pPr>
        <w:ind w:left="2749" w:hanging="360"/>
      </w:pPr>
    </w:lvl>
    <w:lvl w:ilvl="5" w:tplc="240A001B" w:tentative="1">
      <w:start w:val="1"/>
      <w:numFmt w:val="lowerRoman"/>
      <w:lvlText w:val="%6."/>
      <w:lvlJc w:val="right"/>
      <w:pPr>
        <w:ind w:left="3469" w:hanging="180"/>
      </w:pPr>
    </w:lvl>
    <w:lvl w:ilvl="6" w:tplc="240A000F" w:tentative="1">
      <w:start w:val="1"/>
      <w:numFmt w:val="decimal"/>
      <w:lvlText w:val="%7."/>
      <w:lvlJc w:val="left"/>
      <w:pPr>
        <w:ind w:left="4189" w:hanging="360"/>
      </w:pPr>
    </w:lvl>
    <w:lvl w:ilvl="7" w:tplc="240A0019" w:tentative="1">
      <w:start w:val="1"/>
      <w:numFmt w:val="lowerLetter"/>
      <w:lvlText w:val="%8."/>
      <w:lvlJc w:val="left"/>
      <w:pPr>
        <w:ind w:left="4909" w:hanging="360"/>
      </w:pPr>
    </w:lvl>
    <w:lvl w:ilvl="8" w:tplc="240A001B" w:tentative="1">
      <w:start w:val="1"/>
      <w:numFmt w:val="lowerRoman"/>
      <w:lvlText w:val="%9."/>
      <w:lvlJc w:val="right"/>
      <w:pPr>
        <w:ind w:left="5629" w:hanging="180"/>
      </w:pPr>
    </w:lvl>
  </w:abstractNum>
  <w:abstractNum w:abstractNumId="18" w15:restartNumberingAfterBreak="0">
    <w:nsid w:val="355B18C2"/>
    <w:multiLevelType w:val="multilevel"/>
    <w:tmpl w:val="09D6AE9E"/>
    <w:lvl w:ilvl="0">
      <w:start w:val="1"/>
      <w:numFmt w:val="decimal"/>
      <w:lvlText w:val="%1."/>
      <w:lvlJc w:val="left"/>
      <w:pPr>
        <w:ind w:left="2160" w:hanging="360"/>
      </w:pPr>
    </w:lvl>
    <w:lvl w:ilvl="1">
      <w:start w:val="1"/>
      <w:numFmt w:val="decimal"/>
      <w:lvlText w:val="%1.%2"/>
      <w:lvlJc w:val="left"/>
      <w:pPr>
        <w:ind w:left="2520" w:hanging="360"/>
      </w:pPr>
    </w:lvl>
    <w:lvl w:ilvl="2">
      <w:start w:val="1"/>
      <w:numFmt w:val="decimal"/>
      <w:lvlText w:val="%1.%2.%3"/>
      <w:lvlJc w:val="left"/>
      <w:pPr>
        <w:ind w:left="3240" w:hanging="720"/>
      </w:pPr>
    </w:lvl>
    <w:lvl w:ilvl="3">
      <w:start w:val="1"/>
      <w:numFmt w:val="decimal"/>
      <w:lvlText w:val="%1.%2.%3.%4"/>
      <w:lvlJc w:val="left"/>
      <w:pPr>
        <w:ind w:left="3600" w:hanging="720"/>
      </w:pPr>
    </w:lvl>
    <w:lvl w:ilvl="4">
      <w:start w:val="1"/>
      <w:numFmt w:val="decimal"/>
      <w:lvlText w:val="%1.%2.%3.%4.%5"/>
      <w:lvlJc w:val="left"/>
      <w:pPr>
        <w:ind w:left="4320" w:hanging="1080"/>
      </w:pPr>
    </w:lvl>
    <w:lvl w:ilvl="5">
      <w:start w:val="1"/>
      <w:numFmt w:val="decimal"/>
      <w:lvlText w:val="%1.%2.%3.%4.%5.%6"/>
      <w:lvlJc w:val="left"/>
      <w:pPr>
        <w:ind w:left="4680" w:hanging="1080"/>
      </w:pPr>
    </w:lvl>
    <w:lvl w:ilvl="6">
      <w:start w:val="1"/>
      <w:numFmt w:val="decimal"/>
      <w:lvlText w:val="%1.%2.%3.%4.%5.%6.%7"/>
      <w:lvlJc w:val="left"/>
      <w:pPr>
        <w:ind w:left="5400" w:hanging="1440"/>
      </w:pPr>
    </w:lvl>
    <w:lvl w:ilvl="7">
      <w:start w:val="1"/>
      <w:numFmt w:val="decimal"/>
      <w:lvlText w:val="%1.%2.%3.%4.%5.%6.%7.%8"/>
      <w:lvlJc w:val="left"/>
      <w:pPr>
        <w:ind w:left="5760" w:hanging="1440"/>
      </w:pPr>
    </w:lvl>
    <w:lvl w:ilvl="8">
      <w:start w:val="1"/>
      <w:numFmt w:val="decimal"/>
      <w:lvlText w:val="%1.%2.%3.%4.%5.%6.%7.%8.%9"/>
      <w:lvlJc w:val="left"/>
      <w:pPr>
        <w:ind w:left="6480" w:hanging="1800"/>
      </w:pPr>
    </w:lvl>
  </w:abstractNum>
  <w:abstractNum w:abstractNumId="19" w15:restartNumberingAfterBreak="0">
    <w:nsid w:val="43A70DE2"/>
    <w:multiLevelType w:val="hybridMultilevel"/>
    <w:tmpl w:val="80768E2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 w15:restartNumberingAfterBreak="0">
    <w:nsid w:val="49864F41"/>
    <w:multiLevelType w:val="hybridMultilevel"/>
    <w:tmpl w:val="388E2914"/>
    <w:lvl w:ilvl="0" w:tplc="55F4D790">
      <w:start w:val="1"/>
      <w:numFmt w:val="bullet"/>
      <w:lvlText w:val=""/>
      <w:lvlJc w:val="left"/>
      <w:pPr>
        <w:ind w:left="1440" w:hanging="360"/>
      </w:pPr>
      <w:rPr>
        <w:rFonts w:ascii="Symbol" w:hAnsi="Symbol" w:hint="default"/>
        <w:color w:val="auto"/>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1" w15:restartNumberingAfterBreak="0">
    <w:nsid w:val="51FB516C"/>
    <w:multiLevelType w:val="multilevel"/>
    <w:tmpl w:val="09D6AE9E"/>
    <w:lvl w:ilvl="0">
      <w:start w:val="1"/>
      <w:numFmt w:val="decimal"/>
      <w:lvlText w:val="%1."/>
      <w:lvlJc w:val="left"/>
      <w:pPr>
        <w:ind w:left="2160" w:hanging="360"/>
      </w:pPr>
    </w:lvl>
    <w:lvl w:ilvl="1">
      <w:start w:val="1"/>
      <w:numFmt w:val="decimal"/>
      <w:lvlText w:val="%1.%2"/>
      <w:lvlJc w:val="left"/>
      <w:pPr>
        <w:ind w:left="2520" w:hanging="360"/>
      </w:pPr>
    </w:lvl>
    <w:lvl w:ilvl="2">
      <w:start w:val="1"/>
      <w:numFmt w:val="decimal"/>
      <w:lvlText w:val="%1.%2.%3"/>
      <w:lvlJc w:val="left"/>
      <w:pPr>
        <w:ind w:left="3240" w:hanging="720"/>
      </w:pPr>
    </w:lvl>
    <w:lvl w:ilvl="3">
      <w:start w:val="1"/>
      <w:numFmt w:val="decimal"/>
      <w:lvlText w:val="%1.%2.%3.%4"/>
      <w:lvlJc w:val="left"/>
      <w:pPr>
        <w:ind w:left="3600" w:hanging="720"/>
      </w:pPr>
    </w:lvl>
    <w:lvl w:ilvl="4">
      <w:start w:val="1"/>
      <w:numFmt w:val="decimal"/>
      <w:lvlText w:val="%1.%2.%3.%4.%5"/>
      <w:lvlJc w:val="left"/>
      <w:pPr>
        <w:ind w:left="4320" w:hanging="1080"/>
      </w:pPr>
    </w:lvl>
    <w:lvl w:ilvl="5">
      <w:start w:val="1"/>
      <w:numFmt w:val="decimal"/>
      <w:lvlText w:val="%1.%2.%3.%4.%5.%6"/>
      <w:lvlJc w:val="left"/>
      <w:pPr>
        <w:ind w:left="4680" w:hanging="1080"/>
      </w:pPr>
    </w:lvl>
    <w:lvl w:ilvl="6">
      <w:start w:val="1"/>
      <w:numFmt w:val="decimal"/>
      <w:lvlText w:val="%1.%2.%3.%4.%5.%6.%7"/>
      <w:lvlJc w:val="left"/>
      <w:pPr>
        <w:ind w:left="5400" w:hanging="1440"/>
      </w:pPr>
    </w:lvl>
    <w:lvl w:ilvl="7">
      <w:start w:val="1"/>
      <w:numFmt w:val="decimal"/>
      <w:lvlText w:val="%1.%2.%3.%4.%5.%6.%7.%8"/>
      <w:lvlJc w:val="left"/>
      <w:pPr>
        <w:ind w:left="5760" w:hanging="1440"/>
      </w:pPr>
    </w:lvl>
    <w:lvl w:ilvl="8">
      <w:start w:val="1"/>
      <w:numFmt w:val="decimal"/>
      <w:lvlText w:val="%1.%2.%3.%4.%5.%6.%7.%8.%9"/>
      <w:lvlJc w:val="left"/>
      <w:pPr>
        <w:ind w:left="6480" w:hanging="1800"/>
      </w:pPr>
    </w:lvl>
  </w:abstractNum>
  <w:abstractNum w:abstractNumId="22" w15:restartNumberingAfterBreak="0">
    <w:nsid w:val="6A370F98"/>
    <w:multiLevelType w:val="multilevel"/>
    <w:tmpl w:val="09D6AE9E"/>
    <w:lvl w:ilvl="0">
      <w:start w:val="1"/>
      <w:numFmt w:val="decimal"/>
      <w:lvlText w:val="%1."/>
      <w:lvlJc w:val="left"/>
      <w:pPr>
        <w:ind w:left="2160" w:hanging="360"/>
      </w:pPr>
    </w:lvl>
    <w:lvl w:ilvl="1">
      <w:start w:val="1"/>
      <w:numFmt w:val="decimal"/>
      <w:lvlText w:val="%1.%2"/>
      <w:lvlJc w:val="left"/>
      <w:pPr>
        <w:ind w:left="2520" w:hanging="360"/>
      </w:pPr>
    </w:lvl>
    <w:lvl w:ilvl="2">
      <w:start w:val="1"/>
      <w:numFmt w:val="decimal"/>
      <w:lvlText w:val="%1.%2.%3"/>
      <w:lvlJc w:val="left"/>
      <w:pPr>
        <w:ind w:left="3240" w:hanging="720"/>
      </w:pPr>
    </w:lvl>
    <w:lvl w:ilvl="3">
      <w:start w:val="1"/>
      <w:numFmt w:val="decimal"/>
      <w:lvlText w:val="%1.%2.%3.%4"/>
      <w:lvlJc w:val="left"/>
      <w:pPr>
        <w:ind w:left="3600" w:hanging="720"/>
      </w:pPr>
    </w:lvl>
    <w:lvl w:ilvl="4">
      <w:start w:val="1"/>
      <w:numFmt w:val="decimal"/>
      <w:lvlText w:val="%1.%2.%3.%4.%5"/>
      <w:lvlJc w:val="left"/>
      <w:pPr>
        <w:ind w:left="4320" w:hanging="1080"/>
      </w:pPr>
    </w:lvl>
    <w:lvl w:ilvl="5">
      <w:start w:val="1"/>
      <w:numFmt w:val="decimal"/>
      <w:lvlText w:val="%1.%2.%3.%4.%5.%6"/>
      <w:lvlJc w:val="left"/>
      <w:pPr>
        <w:ind w:left="4680" w:hanging="1080"/>
      </w:pPr>
    </w:lvl>
    <w:lvl w:ilvl="6">
      <w:start w:val="1"/>
      <w:numFmt w:val="decimal"/>
      <w:lvlText w:val="%1.%2.%3.%4.%5.%6.%7"/>
      <w:lvlJc w:val="left"/>
      <w:pPr>
        <w:ind w:left="5400" w:hanging="1440"/>
      </w:pPr>
    </w:lvl>
    <w:lvl w:ilvl="7">
      <w:start w:val="1"/>
      <w:numFmt w:val="decimal"/>
      <w:lvlText w:val="%1.%2.%3.%4.%5.%6.%7.%8"/>
      <w:lvlJc w:val="left"/>
      <w:pPr>
        <w:ind w:left="5760" w:hanging="1440"/>
      </w:pPr>
    </w:lvl>
    <w:lvl w:ilvl="8">
      <w:start w:val="1"/>
      <w:numFmt w:val="decimal"/>
      <w:lvlText w:val="%1.%2.%3.%4.%5.%6.%7.%8.%9"/>
      <w:lvlJc w:val="left"/>
      <w:pPr>
        <w:ind w:left="6480" w:hanging="1800"/>
      </w:pPr>
    </w:lvl>
  </w:abstractNum>
  <w:abstractNum w:abstractNumId="23" w15:restartNumberingAfterBreak="0">
    <w:nsid w:val="746F1B66"/>
    <w:multiLevelType w:val="multilevel"/>
    <w:tmpl w:val="09D6AE9E"/>
    <w:lvl w:ilvl="0">
      <w:start w:val="1"/>
      <w:numFmt w:val="decimal"/>
      <w:lvlText w:val="%1."/>
      <w:lvlJc w:val="left"/>
      <w:pPr>
        <w:ind w:left="2160" w:hanging="360"/>
      </w:pPr>
    </w:lvl>
    <w:lvl w:ilvl="1">
      <w:start w:val="1"/>
      <w:numFmt w:val="decimal"/>
      <w:lvlText w:val="%1.%2"/>
      <w:lvlJc w:val="left"/>
      <w:pPr>
        <w:ind w:left="2520" w:hanging="360"/>
      </w:pPr>
    </w:lvl>
    <w:lvl w:ilvl="2">
      <w:start w:val="1"/>
      <w:numFmt w:val="decimal"/>
      <w:lvlText w:val="%1.%2.%3"/>
      <w:lvlJc w:val="left"/>
      <w:pPr>
        <w:ind w:left="3240" w:hanging="720"/>
      </w:pPr>
    </w:lvl>
    <w:lvl w:ilvl="3">
      <w:start w:val="1"/>
      <w:numFmt w:val="decimal"/>
      <w:lvlText w:val="%1.%2.%3.%4"/>
      <w:lvlJc w:val="left"/>
      <w:pPr>
        <w:ind w:left="3600" w:hanging="720"/>
      </w:pPr>
    </w:lvl>
    <w:lvl w:ilvl="4">
      <w:start w:val="1"/>
      <w:numFmt w:val="decimal"/>
      <w:lvlText w:val="%1.%2.%3.%4.%5"/>
      <w:lvlJc w:val="left"/>
      <w:pPr>
        <w:ind w:left="4320" w:hanging="1080"/>
      </w:pPr>
    </w:lvl>
    <w:lvl w:ilvl="5">
      <w:start w:val="1"/>
      <w:numFmt w:val="decimal"/>
      <w:lvlText w:val="%1.%2.%3.%4.%5.%6"/>
      <w:lvlJc w:val="left"/>
      <w:pPr>
        <w:ind w:left="4680" w:hanging="1080"/>
      </w:pPr>
    </w:lvl>
    <w:lvl w:ilvl="6">
      <w:start w:val="1"/>
      <w:numFmt w:val="decimal"/>
      <w:lvlText w:val="%1.%2.%3.%4.%5.%6.%7"/>
      <w:lvlJc w:val="left"/>
      <w:pPr>
        <w:ind w:left="5400" w:hanging="1440"/>
      </w:pPr>
    </w:lvl>
    <w:lvl w:ilvl="7">
      <w:start w:val="1"/>
      <w:numFmt w:val="decimal"/>
      <w:lvlText w:val="%1.%2.%3.%4.%5.%6.%7.%8"/>
      <w:lvlJc w:val="left"/>
      <w:pPr>
        <w:ind w:left="5760" w:hanging="1440"/>
      </w:pPr>
    </w:lvl>
    <w:lvl w:ilvl="8">
      <w:start w:val="1"/>
      <w:numFmt w:val="decimal"/>
      <w:lvlText w:val="%1.%2.%3.%4.%5.%6.%7.%8.%9"/>
      <w:lvlJc w:val="left"/>
      <w:pPr>
        <w:ind w:left="6480" w:hanging="1800"/>
      </w:pPr>
    </w:lvl>
  </w:abstractNum>
  <w:abstractNum w:abstractNumId="24" w15:restartNumberingAfterBreak="0">
    <w:nsid w:val="747F0DD9"/>
    <w:multiLevelType w:val="multilevel"/>
    <w:tmpl w:val="D24C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8F6AE1"/>
    <w:multiLevelType w:val="multilevel"/>
    <w:tmpl w:val="B52CFB0A"/>
    <w:lvl w:ilvl="0">
      <w:start w:val="1"/>
      <w:numFmt w:val="decimal"/>
      <w:lvlText w:val="%1."/>
      <w:lvlJc w:val="left"/>
      <w:pPr>
        <w:ind w:left="432" w:hanging="432"/>
      </w:pPr>
      <w:rPr>
        <w:rFonts w:ascii="Times New Roman" w:eastAsia="Calibri" w:hAnsi="Times New Roman" w:cs="Calibri"/>
        <w:color w:val="auto"/>
      </w:rPr>
    </w:lvl>
    <w:lvl w:ilvl="1">
      <w:start w:val="1"/>
      <w:numFmt w:val="decimal"/>
      <w:lvlText w:val="%1.%2"/>
      <w:lvlJc w:val="left"/>
      <w:pPr>
        <w:ind w:left="576" w:hanging="576"/>
      </w:pPr>
    </w:lvl>
    <w:lvl w:ilvl="2">
      <w:start w:val="1"/>
      <w:numFmt w:val="decimal"/>
      <w:lvlText w:val="%1.%2.%3"/>
      <w:lvlJc w:val="left"/>
      <w:pPr>
        <w:ind w:left="720" w:hanging="720"/>
      </w:pPr>
      <w:rPr>
        <w:color w:val="auto"/>
      </w:rPr>
    </w:lvl>
    <w:lvl w:ilvl="3">
      <w:start w:val="1"/>
      <w:numFmt w:val="decimal"/>
      <w:lvlText w:val="%1.%2.%3.%4"/>
      <w:lvlJc w:val="left"/>
      <w:pPr>
        <w:ind w:left="864" w:hanging="864"/>
      </w:pPr>
      <w:rPr>
        <w:strike w:val="0"/>
        <w:color w:val="auto"/>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7E1408DE"/>
    <w:multiLevelType w:val="hybridMultilevel"/>
    <w:tmpl w:val="636243A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8"/>
  </w:num>
  <w:num w:numId="2">
    <w:abstractNumId w:val="16"/>
  </w:num>
  <w:num w:numId="3">
    <w:abstractNumId w:val="20"/>
  </w:num>
  <w:num w:numId="4">
    <w:abstractNumId w:val="1"/>
  </w:num>
  <w:num w:numId="5">
    <w:abstractNumId w:val="3"/>
  </w:num>
  <w:num w:numId="6">
    <w:abstractNumId w:val="2"/>
  </w:num>
  <w:num w:numId="7">
    <w:abstractNumId w:val="8"/>
  </w:num>
  <w:num w:numId="8">
    <w:abstractNumId w:val="22"/>
  </w:num>
  <w:num w:numId="9">
    <w:abstractNumId w:val="21"/>
  </w:num>
  <w:num w:numId="10">
    <w:abstractNumId w:val="17"/>
  </w:num>
  <w:num w:numId="11">
    <w:abstractNumId w:val="9"/>
  </w:num>
  <w:num w:numId="12">
    <w:abstractNumId w:val="23"/>
  </w:num>
  <w:num w:numId="13">
    <w:abstractNumId w:val="7"/>
  </w:num>
  <w:num w:numId="14">
    <w:abstractNumId w:val="13"/>
  </w:num>
  <w:num w:numId="15">
    <w:abstractNumId w:val="0"/>
  </w:num>
  <w:num w:numId="16">
    <w:abstractNumId w:val="14"/>
  </w:num>
  <w:num w:numId="17">
    <w:abstractNumId w:val="25"/>
  </w:num>
  <w:num w:numId="18">
    <w:abstractNumId w:val="19"/>
  </w:num>
  <w:num w:numId="19">
    <w:abstractNumId w:val="6"/>
  </w:num>
  <w:num w:numId="20">
    <w:abstractNumId w:val="4"/>
  </w:num>
  <w:num w:numId="21">
    <w:abstractNumId w:val="15"/>
  </w:num>
  <w:num w:numId="22">
    <w:abstractNumId w:val="12"/>
  </w:num>
  <w:num w:numId="23">
    <w:abstractNumId w:val="24"/>
  </w:num>
  <w:num w:numId="24">
    <w:abstractNumId w:val="5"/>
  </w:num>
  <w:num w:numId="25">
    <w:abstractNumId w:val="26"/>
  </w:num>
  <w:num w:numId="26">
    <w:abstractNumId w:val="10"/>
  </w:num>
  <w:num w:numId="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4386"/>
    <w:rsid w:val="000024C7"/>
    <w:rsid w:val="00006AAF"/>
    <w:rsid w:val="00010DF4"/>
    <w:rsid w:val="00011C1A"/>
    <w:rsid w:val="000201F9"/>
    <w:rsid w:val="000203D2"/>
    <w:rsid w:val="0002210D"/>
    <w:rsid w:val="00023432"/>
    <w:rsid w:val="00024891"/>
    <w:rsid w:val="00030B76"/>
    <w:rsid w:val="00032AB5"/>
    <w:rsid w:val="00034A63"/>
    <w:rsid w:val="00043199"/>
    <w:rsid w:val="00051061"/>
    <w:rsid w:val="000536F5"/>
    <w:rsid w:val="000562EC"/>
    <w:rsid w:val="000645D2"/>
    <w:rsid w:val="00065367"/>
    <w:rsid w:val="000713FF"/>
    <w:rsid w:val="00071ADB"/>
    <w:rsid w:val="0007663A"/>
    <w:rsid w:val="000830ED"/>
    <w:rsid w:val="00090F58"/>
    <w:rsid w:val="000972E9"/>
    <w:rsid w:val="00097621"/>
    <w:rsid w:val="000A747A"/>
    <w:rsid w:val="000B04DD"/>
    <w:rsid w:val="000B0FB6"/>
    <w:rsid w:val="000B45BE"/>
    <w:rsid w:val="000C3B32"/>
    <w:rsid w:val="000C5DB4"/>
    <w:rsid w:val="000D739B"/>
    <w:rsid w:val="000E1396"/>
    <w:rsid w:val="000E23F3"/>
    <w:rsid w:val="000E6779"/>
    <w:rsid w:val="000F432D"/>
    <w:rsid w:val="00101475"/>
    <w:rsid w:val="00111602"/>
    <w:rsid w:val="0011527A"/>
    <w:rsid w:val="00120FDA"/>
    <w:rsid w:val="00134EC5"/>
    <w:rsid w:val="00135D81"/>
    <w:rsid w:val="00140C82"/>
    <w:rsid w:val="00143231"/>
    <w:rsid w:val="0015032B"/>
    <w:rsid w:val="001645B5"/>
    <w:rsid w:val="001662FC"/>
    <w:rsid w:val="0017165B"/>
    <w:rsid w:val="00182082"/>
    <w:rsid w:val="001828F7"/>
    <w:rsid w:val="001835AE"/>
    <w:rsid w:val="001863AE"/>
    <w:rsid w:val="00187382"/>
    <w:rsid w:val="00192DB5"/>
    <w:rsid w:val="001A2B86"/>
    <w:rsid w:val="001B6FB5"/>
    <w:rsid w:val="001C2EA3"/>
    <w:rsid w:val="001C7F6F"/>
    <w:rsid w:val="001D1781"/>
    <w:rsid w:val="001D3524"/>
    <w:rsid w:val="001D3547"/>
    <w:rsid w:val="001E038C"/>
    <w:rsid w:val="001E0C13"/>
    <w:rsid w:val="001E560E"/>
    <w:rsid w:val="001F2BA2"/>
    <w:rsid w:val="001F3B27"/>
    <w:rsid w:val="001F402E"/>
    <w:rsid w:val="00201CC8"/>
    <w:rsid w:val="002025D0"/>
    <w:rsid w:val="0020434F"/>
    <w:rsid w:val="00205B24"/>
    <w:rsid w:val="00206330"/>
    <w:rsid w:val="00210FB3"/>
    <w:rsid w:val="002164DC"/>
    <w:rsid w:val="00220117"/>
    <w:rsid w:val="0022099E"/>
    <w:rsid w:val="00225555"/>
    <w:rsid w:val="002330A4"/>
    <w:rsid w:val="002356B5"/>
    <w:rsid w:val="00244EDF"/>
    <w:rsid w:val="00251AB6"/>
    <w:rsid w:val="00253E8C"/>
    <w:rsid w:val="00257853"/>
    <w:rsid w:val="00263098"/>
    <w:rsid w:val="00264BA6"/>
    <w:rsid w:val="0026797C"/>
    <w:rsid w:val="00270A0D"/>
    <w:rsid w:val="00271989"/>
    <w:rsid w:val="00271C37"/>
    <w:rsid w:val="00274F48"/>
    <w:rsid w:val="002767D1"/>
    <w:rsid w:val="00277C0D"/>
    <w:rsid w:val="00280109"/>
    <w:rsid w:val="00283B5A"/>
    <w:rsid w:val="00283C76"/>
    <w:rsid w:val="00283EBF"/>
    <w:rsid w:val="00284086"/>
    <w:rsid w:val="00286561"/>
    <w:rsid w:val="00292BDF"/>
    <w:rsid w:val="00293732"/>
    <w:rsid w:val="002A1E31"/>
    <w:rsid w:val="002A5ADC"/>
    <w:rsid w:val="002A664A"/>
    <w:rsid w:val="002B1BC1"/>
    <w:rsid w:val="002B5394"/>
    <w:rsid w:val="002B6657"/>
    <w:rsid w:val="002B66C1"/>
    <w:rsid w:val="002B7442"/>
    <w:rsid w:val="002B7DE6"/>
    <w:rsid w:val="002C1118"/>
    <w:rsid w:val="002C48DB"/>
    <w:rsid w:val="002D7507"/>
    <w:rsid w:val="002E1F24"/>
    <w:rsid w:val="002F4AB0"/>
    <w:rsid w:val="002F4F85"/>
    <w:rsid w:val="002F6453"/>
    <w:rsid w:val="002F7B61"/>
    <w:rsid w:val="00300A3B"/>
    <w:rsid w:val="00301FF7"/>
    <w:rsid w:val="00305FB7"/>
    <w:rsid w:val="00306531"/>
    <w:rsid w:val="00307627"/>
    <w:rsid w:val="00307C01"/>
    <w:rsid w:val="00315246"/>
    <w:rsid w:val="003208A3"/>
    <w:rsid w:val="00331B7B"/>
    <w:rsid w:val="0033379C"/>
    <w:rsid w:val="0033404F"/>
    <w:rsid w:val="00334989"/>
    <w:rsid w:val="00335D3D"/>
    <w:rsid w:val="00342CBF"/>
    <w:rsid w:val="00344325"/>
    <w:rsid w:val="003467FF"/>
    <w:rsid w:val="00350E85"/>
    <w:rsid w:val="003533AA"/>
    <w:rsid w:val="00354CBD"/>
    <w:rsid w:val="0036046F"/>
    <w:rsid w:val="003613DC"/>
    <w:rsid w:val="003619EB"/>
    <w:rsid w:val="00361AC7"/>
    <w:rsid w:val="00362DF1"/>
    <w:rsid w:val="00363BF0"/>
    <w:rsid w:val="00364273"/>
    <w:rsid w:val="00364BB9"/>
    <w:rsid w:val="003719D5"/>
    <w:rsid w:val="00375348"/>
    <w:rsid w:val="003804AA"/>
    <w:rsid w:val="0038088B"/>
    <w:rsid w:val="00385134"/>
    <w:rsid w:val="003853EA"/>
    <w:rsid w:val="00392241"/>
    <w:rsid w:val="00392A40"/>
    <w:rsid w:val="00394EA0"/>
    <w:rsid w:val="00395572"/>
    <w:rsid w:val="003971B5"/>
    <w:rsid w:val="003A2294"/>
    <w:rsid w:val="003A25AE"/>
    <w:rsid w:val="003A5F8D"/>
    <w:rsid w:val="003A76D4"/>
    <w:rsid w:val="003B1B36"/>
    <w:rsid w:val="003B4AE4"/>
    <w:rsid w:val="003B4C77"/>
    <w:rsid w:val="003B5B64"/>
    <w:rsid w:val="003C06F0"/>
    <w:rsid w:val="003C3381"/>
    <w:rsid w:val="003C3C68"/>
    <w:rsid w:val="003D1CE5"/>
    <w:rsid w:val="003D49A4"/>
    <w:rsid w:val="003D7459"/>
    <w:rsid w:val="003E425E"/>
    <w:rsid w:val="003E46D2"/>
    <w:rsid w:val="003F268C"/>
    <w:rsid w:val="003F3EE7"/>
    <w:rsid w:val="003F430E"/>
    <w:rsid w:val="003F66C7"/>
    <w:rsid w:val="00403FB9"/>
    <w:rsid w:val="00405A57"/>
    <w:rsid w:val="00405A75"/>
    <w:rsid w:val="00405B30"/>
    <w:rsid w:val="00410B0B"/>
    <w:rsid w:val="00410D11"/>
    <w:rsid w:val="004173CB"/>
    <w:rsid w:val="00424772"/>
    <w:rsid w:val="00430E73"/>
    <w:rsid w:val="00431999"/>
    <w:rsid w:val="00432A17"/>
    <w:rsid w:val="00432F17"/>
    <w:rsid w:val="004331FC"/>
    <w:rsid w:val="00433D6D"/>
    <w:rsid w:val="004344DE"/>
    <w:rsid w:val="00444C1C"/>
    <w:rsid w:val="00447A41"/>
    <w:rsid w:val="00447FE8"/>
    <w:rsid w:val="00454903"/>
    <w:rsid w:val="00455B40"/>
    <w:rsid w:val="00456FA3"/>
    <w:rsid w:val="00470DE0"/>
    <w:rsid w:val="00471A1D"/>
    <w:rsid w:val="00472E91"/>
    <w:rsid w:val="004740F1"/>
    <w:rsid w:val="004878A2"/>
    <w:rsid w:val="004918F3"/>
    <w:rsid w:val="00494386"/>
    <w:rsid w:val="00497AF0"/>
    <w:rsid w:val="004A26D1"/>
    <w:rsid w:val="004A4D37"/>
    <w:rsid w:val="004B25F5"/>
    <w:rsid w:val="004B57C3"/>
    <w:rsid w:val="004C21CC"/>
    <w:rsid w:val="004C393C"/>
    <w:rsid w:val="004C44B0"/>
    <w:rsid w:val="004C4863"/>
    <w:rsid w:val="004C6699"/>
    <w:rsid w:val="004D2592"/>
    <w:rsid w:val="004D496C"/>
    <w:rsid w:val="004D5903"/>
    <w:rsid w:val="004D6AA1"/>
    <w:rsid w:val="004E3EB3"/>
    <w:rsid w:val="004E658D"/>
    <w:rsid w:val="004F03F1"/>
    <w:rsid w:val="004F383C"/>
    <w:rsid w:val="004F5390"/>
    <w:rsid w:val="004F70F7"/>
    <w:rsid w:val="004F7901"/>
    <w:rsid w:val="0050554B"/>
    <w:rsid w:val="0050724B"/>
    <w:rsid w:val="0051066D"/>
    <w:rsid w:val="0051161B"/>
    <w:rsid w:val="00515B87"/>
    <w:rsid w:val="00516E9C"/>
    <w:rsid w:val="0053214F"/>
    <w:rsid w:val="00532D03"/>
    <w:rsid w:val="00540EC2"/>
    <w:rsid w:val="00544853"/>
    <w:rsid w:val="005452A6"/>
    <w:rsid w:val="00545BF2"/>
    <w:rsid w:val="00551DFC"/>
    <w:rsid w:val="005522F0"/>
    <w:rsid w:val="00552C13"/>
    <w:rsid w:val="00554AE0"/>
    <w:rsid w:val="00563158"/>
    <w:rsid w:val="00567285"/>
    <w:rsid w:val="00577061"/>
    <w:rsid w:val="005800EC"/>
    <w:rsid w:val="00583342"/>
    <w:rsid w:val="0058551E"/>
    <w:rsid w:val="005926B2"/>
    <w:rsid w:val="005A139E"/>
    <w:rsid w:val="005A2EAE"/>
    <w:rsid w:val="005A4DFB"/>
    <w:rsid w:val="005A4EA0"/>
    <w:rsid w:val="005B5A2C"/>
    <w:rsid w:val="005C00A0"/>
    <w:rsid w:val="005C4B46"/>
    <w:rsid w:val="005D0295"/>
    <w:rsid w:val="005D528B"/>
    <w:rsid w:val="005D6755"/>
    <w:rsid w:val="005D75C6"/>
    <w:rsid w:val="005E6D10"/>
    <w:rsid w:val="005F13BB"/>
    <w:rsid w:val="005F34C0"/>
    <w:rsid w:val="005F7566"/>
    <w:rsid w:val="005F773C"/>
    <w:rsid w:val="00602600"/>
    <w:rsid w:val="006065B5"/>
    <w:rsid w:val="006116BE"/>
    <w:rsid w:val="0061327C"/>
    <w:rsid w:val="00615391"/>
    <w:rsid w:val="00615E27"/>
    <w:rsid w:val="00616D3D"/>
    <w:rsid w:val="0061778B"/>
    <w:rsid w:val="00620922"/>
    <w:rsid w:val="00625ADE"/>
    <w:rsid w:val="0063219B"/>
    <w:rsid w:val="00637F89"/>
    <w:rsid w:val="0064065B"/>
    <w:rsid w:val="00641E3D"/>
    <w:rsid w:val="006442AF"/>
    <w:rsid w:val="00646D33"/>
    <w:rsid w:val="00650819"/>
    <w:rsid w:val="00651227"/>
    <w:rsid w:val="00651A90"/>
    <w:rsid w:val="006537E0"/>
    <w:rsid w:val="00653E1D"/>
    <w:rsid w:val="00654816"/>
    <w:rsid w:val="0065486A"/>
    <w:rsid w:val="0065511E"/>
    <w:rsid w:val="006552AA"/>
    <w:rsid w:val="00655995"/>
    <w:rsid w:val="00662451"/>
    <w:rsid w:val="00664F19"/>
    <w:rsid w:val="00676C67"/>
    <w:rsid w:val="0068461A"/>
    <w:rsid w:val="00690359"/>
    <w:rsid w:val="0069278B"/>
    <w:rsid w:val="006B0708"/>
    <w:rsid w:val="006B544A"/>
    <w:rsid w:val="006B6376"/>
    <w:rsid w:val="006B7242"/>
    <w:rsid w:val="006C0AD1"/>
    <w:rsid w:val="006C5499"/>
    <w:rsid w:val="006D65C1"/>
    <w:rsid w:val="006D7A99"/>
    <w:rsid w:val="006E15F4"/>
    <w:rsid w:val="006E2823"/>
    <w:rsid w:val="006E28F4"/>
    <w:rsid w:val="006E585F"/>
    <w:rsid w:val="006E7D2F"/>
    <w:rsid w:val="006F0597"/>
    <w:rsid w:val="006F6625"/>
    <w:rsid w:val="007018AD"/>
    <w:rsid w:val="00704B80"/>
    <w:rsid w:val="007103E7"/>
    <w:rsid w:val="007106AF"/>
    <w:rsid w:val="00712024"/>
    <w:rsid w:val="00720728"/>
    <w:rsid w:val="00723CC1"/>
    <w:rsid w:val="0072647B"/>
    <w:rsid w:val="00726C11"/>
    <w:rsid w:val="0072781F"/>
    <w:rsid w:val="00736883"/>
    <w:rsid w:val="0074229D"/>
    <w:rsid w:val="0075363E"/>
    <w:rsid w:val="00760F2E"/>
    <w:rsid w:val="00762E81"/>
    <w:rsid w:val="00764362"/>
    <w:rsid w:val="00767D0B"/>
    <w:rsid w:val="00774F11"/>
    <w:rsid w:val="00775054"/>
    <w:rsid w:val="0077510E"/>
    <w:rsid w:val="00780752"/>
    <w:rsid w:val="007826BC"/>
    <w:rsid w:val="00783BB4"/>
    <w:rsid w:val="00786625"/>
    <w:rsid w:val="00794A6C"/>
    <w:rsid w:val="007A01D3"/>
    <w:rsid w:val="007A0E48"/>
    <w:rsid w:val="007A2AF6"/>
    <w:rsid w:val="007A438D"/>
    <w:rsid w:val="007A673A"/>
    <w:rsid w:val="007B5450"/>
    <w:rsid w:val="007C69BE"/>
    <w:rsid w:val="007D4C3B"/>
    <w:rsid w:val="007D5172"/>
    <w:rsid w:val="007D67FF"/>
    <w:rsid w:val="007D6C44"/>
    <w:rsid w:val="007E051C"/>
    <w:rsid w:val="007E09BF"/>
    <w:rsid w:val="007E4907"/>
    <w:rsid w:val="007E55AA"/>
    <w:rsid w:val="007F4FFF"/>
    <w:rsid w:val="007F5353"/>
    <w:rsid w:val="00800BB0"/>
    <w:rsid w:val="008016BD"/>
    <w:rsid w:val="00814D42"/>
    <w:rsid w:val="00815FF2"/>
    <w:rsid w:val="00816282"/>
    <w:rsid w:val="008170CB"/>
    <w:rsid w:val="00822B5B"/>
    <w:rsid w:val="00823345"/>
    <w:rsid w:val="00826954"/>
    <w:rsid w:val="00830029"/>
    <w:rsid w:val="0083103A"/>
    <w:rsid w:val="00843D37"/>
    <w:rsid w:val="00845EF4"/>
    <w:rsid w:val="00847C62"/>
    <w:rsid w:val="00852A5A"/>
    <w:rsid w:val="00852B15"/>
    <w:rsid w:val="00852D5E"/>
    <w:rsid w:val="00863329"/>
    <w:rsid w:val="00866FDC"/>
    <w:rsid w:val="00867045"/>
    <w:rsid w:val="00871888"/>
    <w:rsid w:val="008779A7"/>
    <w:rsid w:val="00884B86"/>
    <w:rsid w:val="00887CE6"/>
    <w:rsid w:val="00890053"/>
    <w:rsid w:val="00893DCA"/>
    <w:rsid w:val="00896661"/>
    <w:rsid w:val="00897D36"/>
    <w:rsid w:val="008A5096"/>
    <w:rsid w:val="008A5427"/>
    <w:rsid w:val="008B0535"/>
    <w:rsid w:val="008B7073"/>
    <w:rsid w:val="008C650A"/>
    <w:rsid w:val="008C76FD"/>
    <w:rsid w:val="008D25B4"/>
    <w:rsid w:val="008D7581"/>
    <w:rsid w:val="008E0B62"/>
    <w:rsid w:val="008E1560"/>
    <w:rsid w:val="008E1B00"/>
    <w:rsid w:val="008E2500"/>
    <w:rsid w:val="008E498F"/>
    <w:rsid w:val="008E4DF1"/>
    <w:rsid w:val="008E58E1"/>
    <w:rsid w:val="008E746A"/>
    <w:rsid w:val="008E7EEB"/>
    <w:rsid w:val="008F0150"/>
    <w:rsid w:val="008F79DC"/>
    <w:rsid w:val="00902D73"/>
    <w:rsid w:val="009064F4"/>
    <w:rsid w:val="00912218"/>
    <w:rsid w:val="009149EA"/>
    <w:rsid w:val="00923124"/>
    <w:rsid w:val="009247B4"/>
    <w:rsid w:val="00924EBD"/>
    <w:rsid w:val="00927E53"/>
    <w:rsid w:val="00931A3E"/>
    <w:rsid w:val="00936FAF"/>
    <w:rsid w:val="00940D86"/>
    <w:rsid w:val="00941EA4"/>
    <w:rsid w:val="00951DEB"/>
    <w:rsid w:val="00951EAD"/>
    <w:rsid w:val="00952AFB"/>
    <w:rsid w:val="00952FFA"/>
    <w:rsid w:val="0095770B"/>
    <w:rsid w:val="009600F3"/>
    <w:rsid w:val="009608CE"/>
    <w:rsid w:val="009656B7"/>
    <w:rsid w:val="0096754A"/>
    <w:rsid w:val="009712C8"/>
    <w:rsid w:val="009725F2"/>
    <w:rsid w:val="00972DAC"/>
    <w:rsid w:val="0097416D"/>
    <w:rsid w:val="00976F09"/>
    <w:rsid w:val="009978B6"/>
    <w:rsid w:val="009A28B0"/>
    <w:rsid w:val="009A3078"/>
    <w:rsid w:val="009A7BA3"/>
    <w:rsid w:val="009B04B8"/>
    <w:rsid w:val="009B31A6"/>
    <w:rsid w:val="009C7121"/>
    <w:rsid w:val="009C7177"/>
    <w:rsid w:val="009D2B90"/>
    <w:rsid w:val="009D7312"/>
    <w:rsid w:val="009E06F5"/>
    <w:rsid w:val="009E172F"/>
    <w:rsid w:val="009E6A94"/>
    <w:rsid w:val="00A023C7"/>
    <w:rsid w:val="00A04595"/>
    <w:rsid w:val="00A06E2B"/>
    <w:rsid w:val="00A07362"/>
    <w:rsid w:val="00A32276"/>
    <w:rsid w:val="00A331D3"/>
    <w:rsid w:val="00A35FA2"/>
    <w:rsid w:val="00A36324"/>
    <w:rsid w:val="00A40DB4"/>
    <w:rsid w:val="00A414E7"/>
    <w:rsid w:val="00A4199C"/>
    <w:rsid w:val="00A4437A"/>
    <w:rsid w:val="00A5052E"/>
    <w:rsid w:val="00A54BEE"/>
    <w:rsid w:val="00A54EDC"/>
    <w:rsid w:val="00A55789"/>
    <w:rsid w:val="00A65E7F"/>
    <w:rsid w:val="00A71A73"/>
    <w:rsid w:val="00A724FF"/>
    <w:rsid w:val="00A74F1B"/>
    <w:rsid w:val="00A84368"/>
    <w:rsid w:val="00A84C8F"/>
    <w:rsid w:val="00A9386F"/>
    <w:rsid w:val="00A95CAB"/>
    <w:rsid w:val="00AA3F9E"/>
    <w:rsid w:val="00AA5832"/>
    <w:rsid w:val="00AA6C45"/>
    <w:rsid w:val="00AA7A09"/>
    <w:rsid w:val="00AB25B7"/>
    <w:rsid w:val="00AB5A06"/>
    <w:rsid w:val="00AB6B10"/>
    <w:rsid w:val="00AC1CE6"/>
    <w:rsid w:val="00AC2BAD"/>
    <w:rsid w:val="00AC4279"/>
    <w:rsid w:val="00AC68F0"/>
    <w:rsid w:val="00AC6CD3"/>
    <w:rsid w:val="00AC6D0F"/>
    <w:rsid w:val="00AD28AC"/>
    <w:rsid w:val="00AD5C6D"/>
    <w:rsid w:val="00AD7C7D"/>
    <w:rsid w:val="00AE02A2"/>
    <w:rsid w:val="00AE2E33"/>
    <w:rsid w:val="00AE3B2C"/>
    <w:rsid w:val="00AE5C6F"/>
    <w:rsid w:val="00AE60BD"/>
    <w:rsid w:val="00AE6680"/>
    <w:rsid w:val="00AF28C5"/>
    <w:rsid w:val="00B03314"/>
    <w:rsid w:val="00B04F69"/>
    <w:rsid w:val="00B07D2B"/>
    <w:rsid w:val="00B104A9"/>
    <w:rsid w:val="00B11C66"/>
    <w:rsid w:val="00B13B48"/>
    <w:rsid w:val="00B13C7C"/>
    <w:rsid w:val="00B14D8F"/>
    <w:rsid w:val="00B2671C"/>
    <w:rsid w:val="00B32A80"/>
    <w:rsid w:val="00B342E9"/>
    <w:rsid w:val="00B3532D"/>
    <w:rsid w:val="00B35E2F"/>
    <w:rsid w:val="00B3684A"/>
    <w:rsid w:val="00B36B61"/>
    <w:rsid w:val="00B36D46"/>
    <w:rsid w:val="00B40E87"/>
    <w:rsid w:val="00B426DC"/>
    <w:rsid w:val="00B50641"/>
    <w:rsid w:val="00B60988"/>
    <w:rsid w:val="00B638CA"/>
    <w:rsid w:val="00B66B2E"/>
    <w:rsid w:val="00B6766D"/>
    <w:rsid w:val="00B741FE"/>
    <w:rsid w:val="00B746D8"/>
    <w:rsid w:val="00B75BA3"/>
    <w:rsid w:val="00B776BF"/>
    <w:rsid w:val="00B83132"/>
    <w:rsid w:val="00B83E33"/>
    <w:rsid w:val="00B90C38"/>
    <w:rsid w:val="00B92E70"/>
    <w:rsid w:val="00B95BDD"/>
    <w:rsid w:val="00B95BFF"/>
    <w:rsid w:val="00B971E8"/>
    <w:rsid w:val="00BA0911"/>
    <w:rsid w:val="00BA370E"/>
    <w:rsid w:val="00BA3A35"/>
    <w:rsid w:val="00BA3CBC"/>
    <w:rsid w:val="00BA6566"/>
    <w:rsid w:val="00BB6C6A"/>
    <w:rsid w:val="00BC15CA"/>
    <w:rsid w:val="00BC5AA1"/>
    <w:rsid w:val="00BD0F65"/>
    <w:rsid w:val="00BE3244"/>
    <w:rsid w:val="00BE596E"/>
    <w:rsid w:val="00BE6CD9"/>
    <w:rsid w:val="00BF1262"/>
    <w:rsid w:val="00BF154B"/>
    <w:rsid w:val="00BF5484"/>
    <w:rsid w:val="00C00A9B"/>
    <w:rsid w:val="00C05304"/>
    <w:rsid w:val="00C109AE"/>
    <w:rsid w:val="00C119ED"/>
    <w:rsid w:val="00C22C8C"/>
    <w:rsid w:val="00C23A43"/>
    <w:rsid w:val="00C24600"/>
    <w:rsid w:val="00C27E2F"/>
    <w:rsid w:val="00C30FE0"/>
    <w:rsid w:val="00C34796"/>
    <w:rsid w:val="00C50822"/>
    <w:rsid w:val="00C5419F"/>
    <w:rsid w:val="00C569DC"/>
    <w:rsid w:val="00C57137"/>
    <w:rsid w:val="00C60DD2"/>
    <w:rsid w:val="00C65878"/>
    <w:rsid w:val="00C72E79"/>
    <w:rsid w:val="00C76958"/>
    <w:rsid w:val="00C807A4"/>
    <w:rsid w:val="00C87685"/>
    <w:rsid w:val="00C90856"/>
    <w:rsid w:val="00C91C55"/>
    <w:rsid w:val="00C92C13"/>
    <w:rsid w:val="00C95243"/>
    <w:rsid w:val="00C973BB"/>
    <w:rsid w:val="00CA484E"/>
    <w:rsid w:val="00CA48F5"/>
    <w:rsid w:val="00CA4EC3"/>
    <w:rsid w:val="00CA4F9C"/>
    <w:rsid w:val="00CA716F"/>
    <w:rsid w:val="00CB05FB"/>
    <w:rsid w:val="00CB0731"/>
    <w:rsid w:val="00CB3430"/>
    <w:rsid w:val="00CB6B02"/>
    <w:rsid w:val="00CC1933"/>
    <w:rsid w:val="00CC242A"/>
    <w:rsid w:val="00CD3058"/>
    <w:rsid w:val="00CD6639"/>
    <w:rsid w:val="00CD695E"/>
    <w:rsid w:val="00CD779F"/>
    <w:rsid w:val="00CE1DCF"/>
    <w:rsid w:val="00CE2BE7"/>
    <w:rsid w:val="00CE5A57"/>
    <w:rsid w:val="00CF1950"/>
    <w:rsid w:val="00CF5A8A"/>
    <w:rsid w:val="00D009FC"/>
    <w:rsid w:val="00D01520"/>
    <w:rsid w:val="00D01770"/>
    <w:rsid w:val="00D04526"/>
    <w:rsid w:val="00D1211D"/>
    <w:rsid w:val="00D122B7"/>
    <w:rsid w:val="00D17C3B"/>
    <w:rsid w:val="00D21BCC"/>
    <w:rsid w:val="00D23261"/>
    <w:rsid w:val="00D24076"/>
    <w:rsid w:val="00D24205"/>
    <w:rsid w:val="00D30246"/>
    <w:rsid w:val="00D322A5"/>
    <w:rsid w:val="00D326B8"/>
    <w:rsid w:val="00D3397F"/>
    <w:rsid w:val="00D35ACC"/>
    <w:rsid w:val="00D36CD1"/>
    <w:rsid w:val="00D36DE0"/>
    <w:rsid w:val="00D40B12"/>
    <w:rsid w:val="00D41D4A"/>
    <w:rsid w:val="00D50D47"/>
    <w:rsid w:val="00D52AB1"/>
    <w:rsid w:val="00D52E93"/>
    <w:rsid w:val="00D549F5"/>
    <w:rsid w:val="00D60506"/>
    <w:rsid w:val="00D61AE7"/>
    <w:rsid w:val="00D649FF"/>
    <w:rsid w:val="00D657E0"/>
    <w:rsid w:val="00D707A4"/>
    <w:rsid w:val="00D70CA1"/>
    <w:rsid w:val="00D732AE"/>
    <w:rsid w:val="00D73732"/>
    <w:rsid w:val="00D81A21"/>
    <w:rsid w:val="00D833A5"/>
    <w:rsid w:val="00D968A3"/>
    <w:rsid w:val="00D97E97"/>
    <w:rsid w:val="00DA19DF"/>
    <w:rsid w:val="00DA1EF0"/>
    <w:rsid w:val="00DA66FB"/>
    <w:rsid w:val="00DA6C78"/>
    <w:rsid w:val="00DB2B60"/>
    <w:rsid w:val="00DB429E"/>
    <w:rsid w:val="00DB4CC6"/>
    <w:rsid w:val="00DC56F2"/>
    <w:rsid w:val="00DC5717"/>
    <w:rsid w:val="00DC64E6"/>
    <w:rsid w:val="00DD1EA5"/>
    <w:rsid w:val="00DE00FF"/>
    <w:rsid w:val="00DE12CA"/>
    <w:rsid w:val="00DE1FEB"/>
    <w:rsid w:val="00DE5C7B"/>
    <w:rsid w:val="00DE7000"/>
    <w:rsid w:val="00DF0791"/>
    <w:rsid w:val="00DF303D"/>
    <w:rsid w:val="00DF32A0"/>
    <w:rsid w:val="00DF61E2"/>
    <w:rsid w:val="00E029DC"/>
    <w:rsid w:val="00E02BE3"/>
    <w:rsid w:val="00E0445E"/>
    <w:rsid w:val="00E04FDD"/>
    <w:rsid w:val="00E06C30"/>
    <w:rsid w:val="00E07D97"/>
    <w:rsid w:val="00E11F55"/>
    <w:rsid w:val="00E1318F"/>
    <w:rsid w:val="00E24929"/>
    <w:rsid w:val="00E24955"/>
    <w:rsid w:val="00E305B6"/>
    <w:rsid w:val="00E31311"/>
    <w:rsid w:val="00E340DF"/>
    <w:rsid w:val="00E3783D"/>
    <w:rsid w:val="00E37856"/>
    <w:rsid w:val="00E41B5A"/>
    <w:rsid w:val="00E47D05"/>
    <w:rsid w:val="00E51345"/>
    <w:rsid w:val="00E558AF"/>
    <w:rsid w:val="00E5670F"/>
    <w:rsid w:val="00E579E1"/>
    <w:rsid w:val="00E61FBF"/>
    <w:rsid w:val="00E633FD"/>
    <w:rsid w:val="00E727E1"/>
    <w:rsid w:val="00E75821"/>
    <w:rsid w:val="00E7605C"/>
    <w:rsid w:val="00E7715E"/>
    <w:rsid w:val="00E87A1D"/>
    <w:rsid w:val="00E975AB"/>
    <w:rsid w:val="00EA4385"/>
    <w:rsid w:val="00EA6641"/>
    <w:rsid w:val="00EB2ABC"/>
    <w:rsid w:val="00EB2F38"/>
    <w:rsid w:val="00EB2FBD"/>
    <w:rsid w:val="00EC0058"/>
    <w:rsid w:val="00EC38CD"/>
    <w:rsid w:val="00EC50CA"/>
    <w:rsid w:val="00EC7449"/>
    <w:rsid w:val="00ED44F5"/>
    <w:rsid w:val="00EE206A"/>
    <w:rsid w:val="00EE21AF"/>
    <w:rsid w:val="00EE7AF4"/>
    <w:rsid w:val="00EF030A"/>
    <w:rsid w:val="00EF3754"/>
    <w:rsid w:val="00EF3DE6"/>
    <w:rsid w:val="00EF55A0"/>
    <w:rsid w:val="00F005FE"/>
    <w:rsid w:val="00F00BF7"/>
    <w:rsid w:val="00F05984"/>
    <w:rsid w:val="00F07E58"/>
    <w:rsid w:val="00F14BA8"/>
    <w:rsid w:val="00F1657E"/>
    <w:rsid w:val="00F175B2"/>
    <w:rsid w:val="00F20628"/>
    <w:rsid w:val="00F22AF0"/>
    <w:rsid w:val="00F257F4"/>
    <w:rsid w:val="00F30072"/>
    <w:rsid w:val="00F32EF9"/>
    <w:rsid w:val="00F33A54"/>
    <w:rsid w:val="00F3460D"/>
    <w:rsid w:val="00F35AB8"/>
    <w:rsid w:val="00F40B38"/>
    <w:rsid w:val="00F42175"/>
    <w:rsid w:val="00F4777F"/>
    <w:rsid w:val="00F56058"/>
    <w:rsid w:val="00F5758D"/>
    <w:rsid w:val="00F625CC"/>
    <w:rsid w:val="00F6463D"/>
    <w:rsid w:val="00F64933"/>
    <w:rsid w:val="00F66190"/>
    <w:rsid w:val="00F70958"/>
    <w:rsid w:val="00F72AD3"/>
    <w:rsid w:val="00F74106"/>
    <w:rsid w:val="00F76259"/>
    <w:rsid w:val="00F805E9"/>
    <w:rsid w:val="00F819FB"/>
    <w:rsid w:val="00F85AB3"/>
    <w:rsid w:val="00F85ADE"/>
    <w:rsid w:val="00F92046"/>
    <w:rsid w:val="00FA000F"/>
    <w:rsid w:val="00FA4AB3"/>
    <w:rsid w:val="00FA61EE"/>
    <w:rsid w:val="00FA67BC"/>
    <w:rsid w:val="00FA6A9A"/>
    <w:rsid w:val="00FB0FA1"/>
    <w:rsid w:val="00FB4FE5"/>
    <w:rsid w:val="00FB523C"/>
    <w:rsid w:val="00FB7068"/>
    <w:rsid w:val="00FC019C"/>
    <w:rsid w:val="00FC58F6"/>
    <w:rsid w:val="00FC60A0"/>
    <w:rsid w:val="00FD0463"/>
    <w:rsid w:val="00FD2BF9"/>
    <w:rsid w:val="00FE0ACB"/>
    <w:rsid w:val="00FE1745"/>
    <w:rsid w:val="00FE2C7E"/>
    <w:rsid w:val="00FE2FED"/>
    <w:rsid w:val="00FE5AB7"/>
    <w:rsid w:val="00FF2516"/>
    <w:rsid w:val="00FF4835"/>
    <w:rsid w:val="00FF4F12"/>
    <w:rsid w:val="00FF574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7961B"/>
  <w15:docId w15:val="{91698280-792D-4419-97DB-49AABC96C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MX" w:eastAsia="es-CO"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C3381"/>
    <w:pPr>
      <w:spacing w:after="0" w:line="480" w:lineRule="auto"/>
      <w:ind w:firstLine="720"/>
    </w:pPr>
    <w:rPr>
      <w:rFonts w:ascii="Times New Roman" w:hAnsi="Times New Roman"/>
      <w:sz w:val="24"/>
    </w:rPr>
  </w:style>
  <w:style w:type="paragraph" w:styleId="Ttulo1">
    <w:name w:val="heading 1"/>
    <w:basedOn w:val="Normal"/>
    <w:next w:val="Normal"/>
    <w:uiPriority w:val="9"/>
    <w:qFormat/>
    <w:rsid w:val="00B741FE"/>
    <w:pPr>
      <w:keepNext/>
      <w:keepLines/>
      <w:numPr>
        <w:numId w:val="20"/>
      </w:numPr>
      <w:spacing w:before="240" w:after="120"/>
      <w:jc w:val="center"/>
      <w:outlineLvl w:val="0"/>
    </w:pPr>
    <w:rPr>
      <w:b/>
      <w:szCs w:val="48"/>
    </w:rPr>
  </w:style>
  <w:style w:type="paragraph" w:styleId="Ttulo2">
    <w:name w:val="heading 2"/>
    <w:basedOn w:val="Normal"/>
    <w:next w:val="Normal"/>
    <w:uiPriority w:val="9"/>
    <w:unhideWhenUsed/>
    <w:qFormat/>
    <w:rsid w:val="002A5ADC"/>
    <w:pPr>
      <w:keepNext/>
      <w:keepLines/>
      <w:numPr>
        <w:ilvl w:val="1"/>
        <w:numId w:val="20"/>
      </w:numPr>
      <w:spacing w:before="240"/>
      <w:outlineLvl w:val="1"/>
    </w:pPr>
    <w:rPr>
      <w:b/>
      <w:szCs w:val="36"/>
    </w:rPr>
  </w:style>
  <w:style w:type="paragraph" w:styleId="Ttulo3">
    <w:name w:val="heading 3"/>
    <w:basedOn w:val="Normal"/>
    <w:next w:val="Normal"/>
    <w:uiPriority w:val="9"/>
    <w:unhideWhenUsed/>
    <w:qFormat/>
    <w:rsid w:val="008E1B00"/>
    <w:pPr>
      <w:keepNext/>
      <w:keepLines/>
      <w:numPr>
        <w:ilvl w:val="2"/>
        <w:numId w:val="20"/>
      </w:numPr>
      <w:spacing w:before="240"/>
      <w:outlineLvl w:val="2"/>
    </w:pPr>
    <w:rPr>
      <w:b/>
      <w:i/>
      <w:szCs w:val="28"/>
    </w:rPr>
  </w:style>
  <w:style w:type="paragraph" w:styleId="Ttulo4">
    <w:name w:val="heading 4"/>
    <w:basedOn w:val="Normal"/>
    <w:next w:val="Normal"/>
    <w:uiPriority w:val="9"/>
    <w:unhideWhenUsed/>
    <w:qFormat/>
    <w:rsid w:val="00342CBF"/>
    <w:pPr>
      <w:keepNext/>
      <w:keepLines/>
      <w:numPr>
        <w:ilvl w:val="3"/>
        <w:numId w:val="20"/>
      </w:numPr>
      <w:outlineLvl w:val="3"/>
    </w:pPr>
    <w:rPr>
      <w:b/>
      <w:szCs w:val="24"/>
    </w:rPr>
  </w:style>
  <w:style w:type="paragraph" w:styleId="Ttulo5">
    <w:name w:val="heading 5"/>
    <w:basedOn w:val="Normal"/>
    <w:next w:val="Normal"/>
    <w:uiPriority w:val="9"/>
    <w:semiHidden/>
    <w:unhideWhenUsed/>
    <w:qFormat/>
    <w:pPr>
      <w:keepNext/>
      <w:keepLines/>
      <w:numPr>
        <w:ilvl w:val="4"/>
        <w:numId w:val="20"/>
      </w:numPr>
      <w:spacing w:before="220" w:after="40"/>
      <w:outlineLvl w:val="4"/>
    </w:pPr>
    <w:rPr>
      <w:b/>
    </w:rPr>
  </w:style>
  <w:style w:type="paragraph" w:styleId="Ttulo6">
    <w:name w:val="heading 6"/>
    <w:basedOn w:val="Normal"/>
    <w:next w:val="Normal"/>
    <w:uiPriority w:val="9"/>
    <w:semiHidden/>
    <w:unhideWhenUsed/>
    <w:qFormat/>
    <w:pPr>
      <w:keepNext/>
      <w:keepLines/>
      <w:numPr>
        <w:ilvl w:val="5"/>
        <w:numId w:val="20"/>
      </w:numPr>
      <w:spacing w:before="200" w:after="40"/>
      <w:outlineLvl w:val="5"/>
    </w:pPr>
    <w:rPr>
      <w:b/>
      <w:sz w:val="20"/>
      <w:szCs w:val="20"/>
    </w:rPr>
  </w:style>
  <w:style w:type="paragraph" w:styleId="Ttulo7">
    <w:name w:val="heading 7"/>
    <w:basedOn w:val="Normal"/>
    <w:next w:val="Normal"/>
    <w:link w:val="Ttulo7Car"/>
    <w:uiPriority w:val="9"/>
    <w:semiHidden/>
    <w:unhideWhenUsed/>
    <w:qFormat/>
    <w:rsid w:val="00F64933"/>
    <w:pPr>
      <w:keepNext/>
      <w:keepLines/>
      <w:numPr>
        <w:ilvl w:val="6"/>
        <w:numId w:val="20"/>
      </w:numPr>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F64933"/>
    <w:pPr>
      <w:keepNext/>
      <w:keepLines/>
      <w:numPr>
        <w:ilvl w:val="7"/>
        <w:numId w:val="20"/>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64933"/>
    <w:pPr>
      <w:keepNext/>
      <w:keepLines/>
      <w:numPr>
        <w:ilvl w:val="8"/>
        <w:numId w:val="2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2">
    <w:name w:val="TableNormal2"/>
    <w:tblPr>
      <w:tblCellMar>
        <w:top w:w="0" w:type="dxa"/>
        <w:left w:w="0" w:type="dxa"/>
        <w:bottom w:w="0" w:type="dxa"/>
        <w:right w:w="0" w:type="dxa"/>
      </w:tblCellMar>
    </w:tblPr>
  </w:style>
  <w:style w:type="table" w:customStyle="1" w:styleId="TableNormal1">
    <w:name w:val="TableNormal1"/>
    <w:tblPr>
      <w:tblCellMar>
        <w:top w:w="0" w:type="dxa"/>
        <w:left w:w="0" w:type="dxa"/>
        <w:bottom w:w="0" w:type="dxa"/>
        <w:right w:w="0" w:type="dxa"/>
      </w:tblCellMar>
    </w:tblPr>
  </w:style>
  <w:style w:type="table" w:customStyle="1" w:styleId="TableNormal0">
    <w:name w:val="Table Normal"/>
    <w:tblPr>
      <w:tblCellMar>
        <w:top w:w="0" w:type="dxa"/>
        <w:left w:w="0" w:type="dxa"/>
        <w:bottom w:w="0" w:type="dxa"/>
        <w:right w:w="0" w:type="dxa"/>
      </w:tblCellMar>
    </w:tblPr>
  </w:style>
  <w:style w:type="table" w:customStyle="1" w:styleId="TableNormal6">
    <w:name w:val="Table Normal6"/>
    <w:tblPr>
      <w:tblCellMar>
        <w:top w:w="0" w:type="dxa"/>
        <w:left w:w="0" w:type="dxa"/>
        <w:bottom w:w="0" w:type="dxa"/>
        <w:right w:w="0" w:type="dxa"/>
      </w:tblCellMar>
    </w:tblPr>
  </w:style>
  <w:style w:type="table" w:customStyle="1" w:styleId="TableNormal5">
    <w:name w:val="Table Normal5"/>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20">
    <w:name w:val="Table Normal2"/>
    <w:tblPr>
      <w:tblCellMar>
        <w:top w:w="0" w:type="dxa"/>
        <w:left w:w="0" w:type="dxa"/>
        <w:bottom w:w="0" w:type="dxa"/>
        <w:right w:w="0" w:type="dxa"/>
      </w:tblCellMar>
    </w:tblPr>
  </w:style>
  <w:style w:type="table" w:customStyle="1" w:styleId="TableNormal10">
    <w:name w:val="Table Normal1"/>
    <w:tblPr>
      <w:tblCellMar>
        <w:top w:w="0" w:type="dxa"/>
        <w:left w:w="0" w:type="dxa"/>
        <w:bottom w:w="0" w:type="dxa"/>
        <w:right w:w="0" w:type="dxa"/>
      </w:tblCellMar>
    </w:tblPr>
  </w:style>
  <w:style w:type="paragraph" w:styleId="Prrafodelista">
    <w:name w:val="List Paragraph"/>
    <w:basedOn w:val="Normal"/>
    <w:link w:val="PrrafodelistaCar"/>
    <w:uiPriority w:val="34"/>
    <w:qFormat/>
    <w:rsid w:val="004331FC"/>
    <w:pPr>
      <w:spacing w:line="240" w:lineRule="auto"/>
      <w:ind w:firstLine="0"/>
      <w:contextualSpacing/>
    </w:pPr>
  </w:style>
  <w:style w:type="paragraph" w:styleId="NormalWeb">
    <w:name w:val="Normal (Web)"/>
    <w:basedOn w:val="Normal"/>
    <w:uiPriority w:val="99"/>
    <w:unhideWhenUsed/>
    <w:rsid w:val="00784633"/>
    <w:pPr>
      <w:spacing w:before="100" w:beforeAutospacing="1" w:after="100" w:afterAutospacing="1" w:line="240" w:lineRule="auto"/>
    </w:pPr>
    <w:rPr>
      <w:rFonts w:eastAsia="Times New Roman" w:cs="Times New Roman"/>
      <w:szCs w:val="24"/>
    </w:rPr>
  </w:style>
  <w:style w:type="character" w:styleId="Hipervnculo">
    <w:name w:val="Hyperlink"/>
    <w:basedOn w:val="Fuentedeprrafopredeter"/>
    <w:uiPriority w:val="99"/>
    <w:unhideWhenUsed/>
    <w:rsid w:val="00D855A4"/>
    <w:rPr>
      <w:color w:val="0000FF"/>
      <w:u w:val="single"/>
    </w:rPr>
  </w:style>
  <w:style w:type="character" w:styleId="Textoennegrita">
    <w:name w:val="Strong"/>
    <w:basedOn w:val="Fuentedeprrafopredeter"/>
    <w:uiPriority w:val="22"/>
    <w:qFormat/>
    <w:rsid w:val="0011527A"/>
    <w:rPr>
      <w:rFonts w:ascii="Arial" w:hAnsi="Arial"/>
      <w:b/>
      <w:bCs/>
      <w:i w:val="0"/>
      <w:color w:val="auto"/>
      <w:sz w:val="20"/>
    </w:rPr>
  </w:style>
  <w:style w:type="paragraph" w:customStyle="1" w:styleId="next-post">
    <w:name w:val="next-post"/>
    <w:basedOn w:val="Normal"/>
    <w:rsid w:val="00D855A4"/>
    <w:pPr>
      <w:spacing w:before="100" w:beforeAutospacing="1" w:after="100" w:afterAutospacing="1" w:line="240" w:lineRule="auto"/>
    </w:pPr>
    <w:rPr>
      <w:rFonts w:eastAsia="Times New Roman" w:cs="Times New Roman"/>
      <w:szCs w:val="24"/>
      <w:lang w:val="es-CO"/>
    </w:rPr>
  </w:style>
  <w:style w:type="character" w:customStyle="1" w:styleId="Mencinsinresolver1">
    <w:name w:val="Mención sin resolver1"/>
    <w:basedOn w:val="Fuentedeprrafopredeter"/>
    <w:uiPriority w:val="99"/>
    <w:semiHidden/>
    <w:unhideWhenUsed/>
    <w:rsid w:val="00BC192F"/>
    <w:rPr>
      <w:color w:val="605E5C"/>
      <w:shd w:val="clear" w:color="auto" w:fill="E1DFDD"/>
    </w:rPr>
  </w:style>
  <w:style w:type="character" w:styleId="Hipervnculovisitado">
    <w:name w:val="FollowedHyperlink"/>
    <w:basedOn w:val="Fuentedeprrafopredeter"/>
    <w:uiPriority w:val="99"/>
    <w:semiHidden/>
    <w:unhideWhenUsed/>
    <w:rsid w:val="007E2403"/>
    <w:rPr>
      <w:color w:val="954F72" w:themeColor="followedHyperlink"/>
      <w:u w:val="single"/>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customStyle="1" w:styleId="PrrafodelistaCar">
    <w:name w:val="Párrafo de lista Car"/>
    <w:link w:val="Prrafodelista"/>
    <w:uiPriority w:val="34"/>
    <w:locked/>
    <w:rsid w:val="004331FC"/>
    <w:rPr>
      <w:rFonts w:ascii="Times New Roman" w:hAnsi="Times New Roman"/>
      <w:sz w:val="24"/>
    </w:rPr>
  </w:style>
  <w:style w:type="paragraph" w:styleId="Cita">
    <w:name w:val="Quote"/>
    <w:basedOn w:val="Normal"/>
    <w:next w:val="Normal"/>
    <w:link w:val="CitaCar"/>
    <w:uiPriority w:val="29"/>
    <w:qFormat/>
    <w:rsid w:val="00B14C51"/>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sid w:val="00B14C51"/>
    <w:rPr>
      <w:i/>
      <w:iCs/>
      <w:color w:val="404040" w:themeColor="text1" w:themeTint="BF"/>
    </w:rPr>
  </w:style>
  <w:style w:type="character" w:styleId="Textodelmarcadordeposicin">
    <w:name w:val="Placeholder Text"/>
    <w:basedOn w:val="Fuentedeprrafopredeter"/>
    <w:uiPriority w:val="99"/>
    <w:semiHidden/>
    <w:rsid w:val="0080713F"/>
    <w:rPr>
      <w:color w:val="808080"/>
    </w:rPr>
  </w:style>
  <w:style w:type="character" w:styleId="nfasis">
    <w:name w:val="Emphasis"/>
    <w:basedOn w:val="Fuentedeprrafopredeter"/>
    <w:uiPriority w:val="20"/>
    <w:qFormat/>
    <w:rsid w:val="000A253D"/>
    <w:rPr>
      <w:i/>
      <w:iCs/>
    </w:rPr>
  </w:style>
  <w:style w:type="paragraph" w:styleId="Asuntodelcomentario">
    <w:name w:val="annotation subject"/>
    <w:basedOn w:val="Textocomentario"/>
    <w:next w:val="Textocomentario"/>
    <w:link w:val="AsuntodelcomentarioCar"/>
    <w:uiPriority w:val="99"/>
    <w:semiHidden/>
    <w:unhideWhenUsed/>
    <w:rsid w:val="001C1B06"/>
    <w:rPr>
      <w:b/>
      <w:bCs/>
    </w:rPr>
  </w:style>
  <w:style w:type="character" w:customStyle="1" w:styleId="AsuntodelcomentarioCar">
    <w:name w:val="Asunto del comentario Car"/>
    <w:basedOn w:val="TextocomentarioCar"/>
    <w:link w:val="Asuntodelcomentario"/>
    <w:uiPriority w:val="99"/>
    <w:semiHidden/>
    <w:rsid w:val="001C1B06"/>
    <w:rPr>
      <w:b/>
      <w:bCs/>
      <w:sz w:val="20"/>
      <w:szCs w:val="20"/>
    </w:rPr>
  </w:style>
  <w:style w:type="paragraph" w:styleId="Textodeglobo">
    <w:name w:val="Balloon Text"/>
    <w:basedOn w:val="Normal"/>
    <w:link w:val="TextodegloboCar"/>
    <w:uiPriority w:val="99"/>
    <w:semiHidden/>
    <w:unhideWhenUsed/>
    <w:rsid w:val="001C1B06"/>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C1B06"/>
    <w:rPr>
      <w:rFonts w:ascii="Segoe UI" w:hAnsi="Segoe UI" w:cs="Segoe UI"/>
      <w:sz w:val="18"/>
      <w:szCs w:val="18"/>
    </w:rPr>
  </w:style>
  <w:style w:type="character" w:customStyle="1" w:styleId="Mencinsinresolver2">
    <w:name w:val="Mención sin resolver2"/>
    <w:basedOn w:val="Fuentedeprrafopredeter"/>
    <w:uiPriority w:val="99"/>
    <w:semiHidden/>
    <w:unhideWhenUsed/>
    <w:rsid w:val="005448C0"/>
    <w:rPr>
      <w:color w:val="605E5C"/>
      <w:shd w:val="clear" w:color="auto" w:fill="E1DFDD"/>
    </w:rPr>
  </w:style>
  <w:style w:type="table" w:styleId="Tablaconcuadrcula">
    <w:name w:val="Table Grid"/>
    <w:basedOn w:val="Tablanormal"/>
    <w:uiPriority w:val="39"/>
    <w:rsid w:val="00175369"/>
    <w:pPr>
      <w:spacing w:after="0" w:line="240" w:lineRule="auto"/>
    </w:pPr>
    <w:rPr>
      <w:rFonts w:asciiTheme="minorHAnsi" w:eastAsiaTheme="minorHAnsi" w:hAnsiTheme="minorHAnsi" w:cstheme="minorBidi"/>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3"/>
    <w:basedOn w:val="TableNormal0"/>
    <w:pPr>
      <w:spacing w:after="0" w:line="240" w:lineRule="auto"/>
    </w:pPr>
    <w:tblPr>
      <w:tblStyleRowBandSize w:val="1"/>
      <w:tblStyleColBandSize w:val="1"/>
      <w:tblCellMar>
        <w:left w:w="108" w:type="dxa"/>
        <w:right w:w="108" w:type="dxa"/>
      </w:tblCellMar>
    </w:tblPr>
  </w:style>
  <w:style w:type="table" w:customStyle="1" w:styleId="2">
    <w:name w:val="2"/>
    <w:basedOn w:val="TableNormal1"/>
    <w:pPr>
      <w:spacing w:after="0" w:line="240" w:lineRule="auto"/>
    </w:pPr>
    <w:tblPr>
      <w:tblStyleRowBandSize w:val="1"/>
      <w:tblStyleColBandSize w:val="1"/>
      <w:tblCellMar>
        <w:left w:w="108"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2"/>
    <w:pPr>
      <w:spacing w:after="0" w:line="240" w:lineRule="auto"/>
    </w:pPr>
    <w:tblPr>
      <w:tblStyleRowBandSize w:val="1"/>
      <w:tblStyleColBandSize w:val="1"/>
      <w:tblCellMar>
        <w:left w:w="108" w:type="dxa"/>
        <w:right w:w="108" w:type="dxa"/>
      </w:tblCellMar>
    </w:tblPr>
  </w:style>
  <w:style w:type="character" w:customStyle="1" w:styleId="Mencinsinresolver3">
    <w:name w:val="Mención sin resolver3"/>
    <w:basedOn w:val="Fuentedeprrafopredeter"/>
    <w:uiPriority w:val="99"/>
    <w:semiHidden/>
    <w:unhideWhenUsed/>
    <w:rsid w:val="00AE02A2"/>
    <w:rPr>
      <w:color w:val="605E5C"/>
      <w:shd w:val="clear" w:color="auto" w:fill="E1DFDD"/>
    </w:rPr>
  </w:style>
  <w:style w:type="table" w:styleId="Tablaconcuadrcula4-nfasis2">
    <w:name w:val="Grid Table 4 Accent 2"/>
    <w:basedOn w:val="Tablanormal"/>
    <w:uiPriority w:val="49"/>
    <w:rsid w:val="00BE6CD9"/>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TtuloTDC">
    <w:name w:val="TOC Heading"/>
    <w:basedOn w:val="Ttulo1"/>
    <w:next w:val="Normal"/>
    <w:uiPriority w:val="39"/>
    <w:unhideWhenUsed/>
    <w:qFormat/>
    <w:rsid w:val="0011527A"/>
    <w:pPr>
      <w:spacing w:before="0" w:line="240" w:lineRule="auto"/>
      <w:ind w:left="0" w:firstLine="0"/>
      <w:jc w:val="left"/>
      <w:outlineLvl w:val="9"/>
    </w:pPr>
    <w:rPr>
      <w:rFonts w:ascii="Arial" w:eastAsiaTheme="majorEastAsia" w:hAnsi="Arial" w:cstheme="majorBidi"/>
      <w:b w:val="0"/>
      <w:i/>
      <w:sz w:val="20"/>
      <w:szCs w:val="32"/>
      <w:lang w:val="es-CO"/>
    </w:rPr>
  </w:style>
  <w:style w:type="paragraph" w:styleId="TDC1">
    <w:name w:val="toc 1"/>
    <w:basedOn w:val="Normal"/>
    <w:next w:val="Normal"/>
    <w:autoRedefine/>
    <w:uiPriority w:val="39"/>
    <w:unhideWhenUsed/>
    <w:rsid w:val="00342CBF"/>
    <w:pPr>
      <w:tabs>
        <w:tab w:val="right" w:leader="dot" w:pos="9350"/>
      </w:tabs>
      <w:spacing w:after="100"/>
    </w:pPr>
  </w:style>
  <w:style w:type="paragraph" w:styleId="TDC2">
    <w:name w:val="toc 2"/>
    <w:basedOn w:val="Normal"/>
    <w:next w:val="Normal"/>
    <w:autoRedefine/>
    <w:uiPriority w:val="39"/>
    <w:unhideWhenUsed/>
    <w:rsid w:val="009A3078"/>
    <w:pPr>
      <w:spacing w:after="100"/>
      <w:ind w:left="220"/>
    </w:pPr>
  </w:style>
  <w:style w:type="paragraph" w:styleId="TDC3">
    <w:name w:val="toc 3"/>
    <w:basedOn w:val="Normal"/>
    <w:next w:val="Normal"/>
    <w:autoRedefine/>
    <w:uiPriority w:val="39"/>
    <w:unhideWhenUsed/>
    <w:rsid w:val="009A3078"/>
    <w:pPr>
      <w:spacing w:after="100"/>
      <w:ind w:left="440"/>
    </w:pPr>
  </w:style>
  <w:style w:type="character" w:customStyle="1" w:styleId="Ttulo7Car">
    <w:name w:val="Título 7 Car"/>
    <w:basedOn w:val="Fuentedeprrafopredeter"/>
    <w:link w:val="Ttulo7"/>
    <w:uiPriority w:val="9"/>
    <w:semiHidden/>
    <w:rsid w:val="00F64933"/>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F64933"/>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64933"/>
    <w:rPr>
      <w:rFonts w:asciiTheme="majorHAnsi" w:eastAsiaTheme="majorEastAsia" w:hAnsiTheme="majorHAnsi" w:cstheme="majorBidi"/>
      <w:i/>
      <w:iCs/>
      <w:color w:val="272727" w:themeColor="text1" w:themeTint="D8"/>
      <w:sz w:val="21"/>
      <w:szCs w:val="21"/>
    </w:rPr>
  </w:style>
  <w:style w:type="paragraph" w:styleId="Encabezado">
    <w:name w:val="header"/>
    <w:basedOn w:val="Normal"/>
    <w:link w:val="EncabezadoCar"/>
    <w:uiPriority w:val="99"/>
    <w:unhideWhenUsed/>
    <w:rsid w:val="00BA6566"/>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BA6566"/>
    <w:rPr>
      <w:rFonts w:ascii="Times New Roman" w:hAnsi="Times New Roman"/>
      <w:sz w:val="24"/>
    </w:rPr>
  </w:style>
  <w:style w:type="paragraph" w:styleId="Piedepgina">
    <w:name w:val="footer"/>
    <w:basedOn w:val="Normal"/>
    <w:link w:val="PiedepginaCar"/>
    <w:uiPriority w:val="99"/>
    <w:unhideWhenUsed/>
    <w:rsid w:val="00BA6566"/>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BA6566"/>
    <w:rPr>
      <w:rFonts w:ascii="Times New Roman" w:hAnsi="Times New Roman"/>
      <w:sz w:val="24"/>
    </w:rPr>
  </w:style>
  <w:style w:type="paragraph" w:styleId="Descripcin">
    <w:name w:val="caption"/>
    <w:basedOn w:val="Normal"/>
    <w:next w:val="Normal"/>
    <w:uiPriority w:val="35"/>
    <w:unhideWhenUsed/>
    <w:qFormat/>
    <w:rsid w:val="0011527A"/>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11527A"/>
  </w:style>
  <w:style w:type="paragraph" w:styleId="Revisin">
    <w:name w:val="Revision"/>
    <w:hidden/>
    <w:uiPriority w:val="99"/>
    <w:semiHidden/>
    <w:rsid w:val="00B36B61"/>
    <w:pPr>
      <w:spacing w:after="0" w:line="240" w:lineRule="auto"/>
    </w:pPr>
    <w:rPr>
      <w:rFonts w:ascii="Times New Roman" w:hAnsi="Times New Roman"/>
      <w:sz w:val="24"/>
    </w:rPr>
  </w:style>
  <w:style w:type="paragraph" w:styleId="TDC4">
    <w:name w:val="toc 4"/>
    <w:basedOn w:val="Normal"/>
    <w:next w:val="Normal"/>
    <w:autoRedefine/>
    <w:uiPriority w:val="39"/>
    <w:unhideWhenUsed/>
    <w:rsid w:val="00342CBF"/>
    <w:pPr>
      <w:spacing w:after="100"/>
      <w:ind w:left="720"/>
    </w:pPr>
  </w:style>
  <w:style w:type="table" w:styleId="Tablaconcuadrcula1clara">
    <w:name w:val="Grid Table 1 Light"/>
    <w:basedOn w:val="Tablanormal"/>
    <w:uiPriority w:val="46"/>
    <w:rsid w:val="007B5450"/>
    <w:pPr>
      <w:spacing w:after="0" w:line="240" w:lineRule="auto"/>
    </w:pPr>
    <w:rPr>
      <w:rFonts w:asciiTheme="minorHAnsi" w:eastAsiaTheme="minorHAnsi" w:hAnsiTheme="minorHAnsi" w:cstheme="minorBidi"/>
      <w:lang w:val="es-CO"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Mencinsinresolver4">
    <w:name w:val="Mención sin resolver4"/>
    <w:basedOn w:val="Fuentedeprrafopredeter"/>
    <w:uiPriority w:val="99"/>
    <w:semiHidden/>
    <w:unhideWhenUsed/>
    <w:rsid w:val="00D732AE"/>
    <w:rPr>
      <w:color w:val="605E5C"/>
      <w:shd w:val="clear" w:color="auto" w:fill="E1DFDD"/>
    </w:rPr>
  </w:style>
  <w:style w:type="table" w:styleId="Tablanormal2">
    <w:name w:val="Plain Table 2"/>
    <w:basedOn w:val="Tablanormal"/>
    <w:uiPriority w:val="42"/>
    <w:rsid w:val="00E87A1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cinsinresolver">
    <w:name w:val="Unresolved Mention"/>
    <w:basedOn w:val="Fuentedeprrafopredeter"/>
    <w:uiPriority w:val="99"/>
    <w:semiHidden/>
    <w:unhideWhenUsed/>
    <w:rsid w:val="003619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941589">
      <w:bodyDiv w:val="1"/>
      <w:marLeft w:val="0"/>
      <w:marRight w:val="0"/>
      <w:marTop w:val="0"/>
      <w:marBottom w:val="0"/>
      <w:divBdr>
        <w:top w:val="none" w:sz="0" w:space="0" w:color="auto"/>
        <w:left w:val="none" w:sz="0" w:space="0" w:color="auto"/>
        <w:bottom w:val="none" w:sz="0" w:space="0" w:color="auto"/>
        <w:right w:val="none" w:sz="0" w:space="0" w:color="auto"/>
      </w:divBdr>
    </w:div>
    <w:div w:id="24405716">
      <w:bodyDiv w:val="1"/>
      <w:marLeft w:val="0"/>
      <w:marRight w:val="0"/>
      <w:marTop w:val="0"/>
      <w:marBottom w:val="0"/>
      <w:divBdr>
        <w:top w:val="none" w:sz="0" w:space="0" w:color="auto"/>
        <w:left w:val="none" w:sz="0" w:space="0" w:color="auto"/>
        <w:bottom w:val="none" w:sz="0" w:space="0" w:color="auto"/>
        <w:right w:val="none" w:sz="0" w:space="0" w:color="auto"/>
      </w:divBdr>
      <w:divsChild>
        <w:div w:id="568341941">
          <w:marLeft w:val="0"/>
          <w:marRight w:val="0"/>
          <w:marTop w:val="0"/>
          <w:marBottom w:val="0"/>
          <w:divBdr>
            <w:top w:val="none" w:sz="0" w:space="0" w:color="auto"/>
            <w:left w:val="none" w:sz="0" w:space="0" w:color="auto"/>
            <w:bottom w:val="none" w:sz="0" w:space="0" w:color="auto"/>
            <w:right w:val="none" w:sz="0" w:space="0" w:color="auto"/>
          </w:divBdr>
          <w:divsChild>
            <w:div w:id="361328502">
              <w:marLeft w:val="0"/>
              <w:marRight w:val="0"/>
              <w:marTop w:val="0"/>
              <w:marBottom w:val="0"/>
              <w:divBdr>
                <w:top w:val="none" w:sz="0" w:space="0" w:color="auto"/>
                <w:left w:val="none" w:sz="0" w:space="0" w:color="auto"/>
                <w:bottom w:val="none" w:sz="0" w:space="0" w:color="auto"/>
                <w:right w:val="none" w:sz="0" w:space="0" w:color="auto"/>
              </w:divBdr>
              <w:divsChild>
                <w:div w:id="121669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71115">
      <w:bodyDiv w:val="1"/>
      <w:marLeft w:val="0"/>
      <w:marRight w:val="0"/>
      <w:marTop w:val="0"/>
      <w:marBottom w:val="0"/>
      <w:divBdr>
        <w:top w:val="none" w:sz="0" w:space="0" w:color="auto"/>
        <w:left w:val="none" w:sz="0" w:space="0" w:color="auto"/>
        <w:bottom w:val="none" w:sz="0" w:space="0" w:color="auto"/>
        <w:right w:val="none" w:sz="0" w:space="0" w:color="auto"/>
      </w:divBdr>
    </w:div>
    <w:div w:id="171461329">
      <w:bodyDiv w:val="1"/>
      <w:marLeft w:val="0"/>
      <w:marRight w:val="0"/>
      <w:marTop w:val="0"/>
      <w:marBottom w:val="0"/>
      <w:divBdr>
        <w:top w:val="none" w:sz="0" w:space="0" w:color="auto"/>
        <w:left w:val="none" w:sz="0" w:space="0" w:color="auto"/>
        <w:bottom w:val="none" w:sz="0" w:space="0" w:color="auto"/>
        <w:right w:val="none" w:sz="0" w:space="0" w:color="auto"/>
      </w:divBdr>
    </w:div>
    <w:div w:id="244996647">
      <w:bodyDiv w:val="1"/>
      <w:marLeft w:val="0"/>
      <w:marRight w:val="0"/>
      <w:marTop w:val="0"/>
      <w:marBottom w:val="0"/>
      <w:divBdr>
        <w:top w:val="none" w:sz="0" w:space="0" w:color="auto"/>
        <w:left w:val="none" w:sz="0" w:space="0" w:color="auto"/>
        <w:bottom w:val="none" w:sz="0" w:space="0" w:color="auto"/>
        <w:right w:val="none" w:sz="0" w:space="0" w:color="auto"/>
      </w:divBdr>
      <w:divsChild>
        <w:div w:id="1089693193">
          <w:marLeft w:val="0"/>
          <w:marRight w:val="0"/>
          <w:marTop w:val="0"/>
          <w:marBottom w:val="0"/>
          <w:divBdr>
            <w:top w:val="none" w:sz="0" w:space="0" w:color="auto"/>
            <w:left w:val="none" w:sz="0" w:space="0" w:color="auto"/>
            <w:bottom w:val="none" w:sz="0" w:space="0" w:color="auto"/>
            <w:right w:val="none" w:sz="0" w:space="0" w:color="auto"/>
          </w:divBdr>
          <w:divsChild>
            <w:div w:id="415902197">
              <w:marLeft w:val="0"/>
              <w:marRight w:val="0"/>
              <w:marTop w:val="0"/>
              <w:marBottom w:val="0"/>
              <w:divBdr>
                <w:top w:val="none" w:sz="0" w:space="0" w:color="auto"/>
                <w:left w:val="none" w:sz="0" w:space="0" w:color="auto"/>
                <w:bottom w:val="none" w:sz="0" w:space="0" w:color="auto"/>
                <w:right w:val="none" w:sz="0" w:space="0" w:color="auto"/>
              </w:divBdr>
              <w:divsChild>
                <w:div w:id="1970240368">
                  <w:marLeft w:val="0"/>
                  <w:marRight w:val="0"/>
                  <w:marTop w:val="0"/>
                  <w:marBottom w:val="0"/>
                  <w:divBdr>
                    <w:top w:val="none" w:sz="0" w:space="0" w:color="auto"/>
                    <w:left w:val="none" w:sz="0" w:space="0" w:color="auto"/>
                    <w:bottom w:val="none" w:sz="0" w:space="0" w:color="auto"/>
                    <w:right w:val="none" w:sz="0" w:space="0" w:color="auto"/>
                  </w:divBdr>
                  <w:divsChild>
                    <w:div w:id="1355963345">
                      <w:marLeft w:val="0"/>
                      <w:marRight w:val="0"/>
                      <w:marTop w:val="0"/>
                      <w:marBottom w:val="0"/>
                      <w:divBdr>
                        <w:top w:val="none" w:sz="0" w:space="0" w:color="auto"/>
                        <w:left w:val="none" w:sz="0" w:space="0" w:color="auto"/>
                        <w:bottom w:val="none" w:sz="0" w:space="0" w:color="auto"/>
                        <w:right w:val="none" w:sz="0" w:space="0" w:color="auto"/>
                      </w:divBdr>
                      <w:divsChild>
                        <w:div w:id="1430732736">
                          <w:marLeft w:val="0"/>
                          <w:marRight w:val="0"/>
                          <w:marTop w:val="0"/>
                          <w:marBottom w:val="0"/>
                          <w:divBdr>
                            <w:top w:val="none" w:sz="0" w:space="0" w:color="auto"/>
                            <w:left w:val="none" w:sz="0" w:space="0" w:color="auto"/>
                            <w:bottom w:val="none" w:sz="0" w:space="0" w:color="auto"/>
                            <w:right w:val="none" w:sz="0" w:space="0" w:color="auto"/>
                          </w:divBdr>
                          <w:divsChild>
                            <w:div w:id="861355345">
                              <w:marLeft w:val="0"/>
                              <w:marRight w:val="0"/>
                              <w:marTop w:val="0"/>
                              <w:marBottom w:val="0"/>
                              <w:divBdr>
                                <w:top w:val="none" w:sz="0" w:space="0" w:color="auto"/>
                                <w:left w:val="none" w:sz="0" w:space="0" w:color="auto"/>
                                <w:bottom w:val="none" w:sz="0" w:space="0" w:color="auto"/>
                                <w:right w:val="none" w:sz="0" w:space="0" w:color="auto"/>
                              </w:divBdr>
                              <w:divsChild>
                                <w:div w:id="1957368551">
                                  <w:marLeft w:val="0"/>
                                  <w:marRight w:val="0"/>
                                  <w:marTop w:val="0"/>
                                  <w:marBottom w:val="0"/>
                                  <w:divBdr>
                                    <w:top w:val="none" w:sz="0" w:space="0" w:color="auto"/>
                                    <w:left w:val="none" w:sz="0" w:space="0" w:color="auto"/>
                                    <w:bottom w:val="none" w:sz="0" w:space="0" w:color="auto"/>
                                    <w:right w:val="none" w:sz="0" w:space="0" w:color="auto"/>
                                  </w:divBdr>
                                  <w:divsChild>
                                    <w:div w:id="948198630">
                                      <w:marLeft w:val="0"/>
                                      <w:marRight w:val="0"/>
                                      <w:marTop w:val="0"/>
                                      <w:marBottom w:val="0"/>
                                      <w:divBdr>
                                        <w:top w:val="none" w:sz="0" w:space="0" w:color="auto"/>
                                        <w:left w:val="none" w:sz="0" w:space="0" w:color="auto"/>
                                        <w:bottom w:val="none" w:sz="0" w:space="0" w:color="auto"/>
                                        <w:right w:val="none" w:sz="0" w:space="0" w:color="auto"/>
                                      </w:divBdr>
                                      <w:divsChild>
                                        <w:div w:id="687220927">
                                          <w:marLeft w:val="0"/>
                                          <w:marRight w:val="0"/>
                                          <w:marTop w:val="0"/>
                                          <w:marBottom w:val="0"/>
                                          <w:divBdr>
                                            <w:top w:val="none" w:sz="0" w:space="0" w:color="auto"/>
                                            <w:left w:val="none" w:sz="0" w:space="0" w:color="auto"/>
                                            <w:bottom w:val="none" w:sz="0" w:space="0" w:color="auto"/>
                                            <w:right w:val="none" w:sz="0" w:space="0" w:color="auto"/>
                                          </w:divBdr>
                                          <w:divsChild>
                                            <w:div w:id="835219672">
                                              <w:marLeft w:val="0"/>
                                              <w:marRight w:val="0"/>
                                              <w:marTop w:val="0"/>
                                              <w:marBottom w:val="0"/>
                                              <w:divBdr>
                                                <w:top w:val="none" w:sz="0" w:space="0" w:color="auto"/>
                                                <w:left w:val="none" w:sz="0" w:space="0" w:color="auto"/>
                                                <w:bottom w:val="none" w:sz="0" w:space="0" w:color="auto"/>
                                                <w:right w:val="none" w:sz="0" w:space="0" w:color="auto"/>
                                              </w:divBdr>
                                              <w:divsChild>
                                                <w:div w:id="692879293">
                                                  <w:marLeft w:val="0"/>
                                                  <w:marRight w:val="0"/>
                                                  <w:marTop w:val="0"/>
                                                  <w:marBottom w:val="0"/>
                                                  <w:divBdr>
                                                    <w:top w:val="none" w:sz="0" w:space="0" w:color="auto"/>
                                                    <w:left w:val="none" w:sz="0" w:space="0" w:color="auto"/>
                                                    <w:bottom w:val="none" w:sz="0" w:space="0" w:color="auto"/>
                                                    <w:right w:val="none" w:sz="0" w:space="0" w:color="auto"/>
                                                  </w:divBdr>
                                                  <w:divsChild>
                                                    <w:div w:id="1115248404">
                                                      <w:marLeft w:val="0"/>
                                                      <w:marRight w:val="0"/>
                                                      <w:marTop w:val="0"/>
                                                      <w:marBottom w:val="0"/>
                                                      <w:divBdr>
                                                        <w:top w:val="none" w:sz="0" w:space="0" w:color="auto"/>
                                                        <w:left w:val="none" w:sz="0" w:space="0" w:color="auto"/>
                                                        <w:bottom w:val="none" w:sz="0" w:space="0" w:color="auto"/>
                                                        <w:right w:val="none" w:sz="0" w:space="0" w:color="auto"/>
                                                      </w:divBdr>
                                                      <w:divsChild>
                                                        <w:div w:id="1199515983">
                                                          <w:marLeft w:val="0"/>
                                                          <w:marRight w:val="0"/>
                                                          <w:marTop w:val="0"/>
                                                          <w:marBottom w:val="0"/>
                                                          <w:divBdr>
                                                            <w:top w:val="none" w:sz="0" w:space="0" w:color="auto"/>
                                                            <w:left w:val="none" w:sz="0" w:space="0" w:color="auto"/>
                                                            <w:bottom w:val="none" w:sz="0" w:space="0" w:color="auto"/>
                                                            <w:right w:val="none" w:sz="0" w:space="0" w:color="auto"/>
                                                          </w:divBdr>
                                                          <w:divsChild>
                                                            <w:div w:id="143262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36423752">
      <w:bodyDiv w:val="1"/>
      <w:marLeft w:val="0"/>
      <w:marRight w:val="0"/>
      <w:marTop w:val="0"/>
      <w:marBottom w:val="0"/>
      <w:divBdr>
        <w:top w:val="none" w:sz="0" w:space="0" w:color="auto"/>
        <w:left w:val="none" w:sz="0" w:space="0" w:color="auto"/>
        <w:bottom w:val="none" w:sz="0" w:space="0" w:color="auto"/>
        <w:right w:val="none" w:sz="0" w:space="0" w:color="auto"/>
      </w:divBdr>
    </w:div>
    <w:div w:id="414323334">
      <w:bodyDiv w:val="1"/>
      <w:marLeft w:val="0"/>
      <w:marRight w:val="0"/>
      <w:marTop w:val="0"/>
      <w:marBottom w:val="0"/>
      <w:divBdr>
        <w:top w:val="none" w:sz="0" w:space="0" w:color="auto"/>
        <w:left w:val="none" w:sz="0" w:space="0" w:color="auto"/>
        <w:bottom w:val="none" w:sz="0" w:space="0" w:color="auto"/>
        <w:right w:val="none" w:sz="0" w:space="0" w:color="auto"/>
      </w:divBdr>
    </w:div>
    <w:div w:id="418255557">
      <w:bodyDiv w:val="1"/>
      <w:marLeft w:val="0"/>
      <w:marRight w:val="0"/>
      <w:marTop w:val="0"/>
      <w:marBottom w:val="0"/>
      <w:divBdr>
        <w:top w:val="none" w:sz="0" w:space="0" w:color="auto"/>
        <w:left w:val="none" w:sz="0" w:space="0" w:color="auto"/>
        <w:bottom w:val="none" w:sz="0" w:space="0" w:color="auto"/>
        <w:right w:val="none" w:sz="0" w:space="0" w:color="auto"/>
      </w:divBdr>
    </w:div>
    <w:div w:id="427384659">
      <w:bodyDiv w:val="1"/>
      <w:marLeft w:val="0"/>
      <w:marRight w:val="0"/>
      <w:marTop w:val="0"/>
      <w:marBottom w:val="0"/>
      <w:divBdr>
        <w:top w:val="none" w:sz="0" w:space="0" w:color="auto"/>
        <w:left w:val="none" w:sz="0" w:space="0" w:color="auto"/>
        <w:bottom w:val="none" w:sz="0" w:space="0" w:color="auto"/>
        <w:right w:val="none" w:sz="0" w:space="0" w:color="auto"/>
      </w:divBdr>
    </w:div>
    <w:div w:id="491258567">
      <w:bodyDiv w:val="1"/>
      <w:marLeft w:val="0"/>
      <w:marRight w:val="0"/>
      <w:marTop w:val="0"/>
      <w:marBottom w:val="0"/>
      <w:divBdr>
        <w:top w:val="none" w:sz="0" w:space="0" w:color="auto"/>
        <w:left w:val="none" w:sz="0" w:space="0" w:color="auto"/>
        <w:bottom w:val="none" w:sz="0" w:space="0" w:color="auto"/>
        <w:right w:val="none" w:sz="0" w:space="0" w:color="auto"/>
      </w:divBdr>
    </w:div>
    <w:div w:id="501743722">
      <w:bodyDiv w:val="1"/>
      <w:marLeft w:val="0"/>
      <w:marRight w:val="0"/>
      <w:marTop w:val="0"/>
      <w:marBottom w:val="0"/>
      <w:divBdr>
        <w:top w:val="none" w:sz="0" w:space="0" w:color="auto"/>
        <w:left w:val="none" w:sz="0" w:space="0" w:color="auto"/>
        <w:bottom w:val="none" w:sz="0" w:space="0" w:color="auto"/>
        <w:right w:val="none" w:sz="0" w:space="0" w:color="auto"/>
      </w:divBdr>
    </w:div>
    <w:div w:id="509031411">
      <w:bodyDiv w:val="1"/>
      <w:marLeft w:val="0"/>
      <w:marRight w:val="0"/>
      <w:marTop w:val="0"/>
      <w:marBottom w:val="0"/>
      <w:divBdr>
        <w:top w:val="none" w:sz="0" w:space="0" w:color="auto"/>
        <w:left w:val="none" w:sz="0" w:space="0" w:color="auto"/>
        <w:bottom w:val="none" w:sz="0" w:space="0" w:color="auto"/>
        <w:right w:val="none" w:sz="0" w:space="0" w:color="auto"/>
      </w:divBdr>
    </w:div>
    <w:div w:id="535046071">
      <w:bodyDiv w:val="1"/>
      <w:marLeft w:val="0"/>
      <w:marRight w:val="0"/>
      <w:marTop w:val="0"/>
      <w:marBottom w:val="0"/>
      <w:divBdr>
        <w:top w:val="none" w:sz="0" w:space="0" w:color="auto"/>
        <w:left w:val="none" w:sz="0" w:space="0" w:color="auto"/>
        <w:bottom w:val="none" w:sz="0" w:space="0" w:color="auto"/>
        <w:right w:val="none" w:sz="0" w:space="0" w:color="auto"/>
      </w:divBdr>
    </w:div>
    <w:div w:id="552470210">
      <w:bodyDiv w:val="1"/>
      <w:marLeft w:val="0"/>
      <w:marRight w:val="0"/>
      <w:marTop w:val="0"/>
      <w:marBottom w:val="0"/>
      <w:divBdr>
        <w:top w:val="none" w:sz="0" w:space="0" w:color="auto"/>
        <w:left w:val="none" w:sz="0" w:space="0" w:color="auto"/>
        <w:bottom w:val="none" w:sz="0" w:space="0" w:color="auto"/>
        <w:right w:val="none" w:sz="0" w:space="0" w:color="auto"/>
      </w:divBdr>
    </w:div>
    <w:div w:id="563680209">
      <w:bodyDiv w:val="1"/>
      <w:marLeft w:val="0"/>
      <w:marRight w:val="0"/>
      <w:marTop w:val="0"/>
      <w:marBottom w:val="0"/>
      <w:divBdr>
        <w:top w:val="none" w:sz="0" w:space="0" w:color="auto"/>
        <w:left w:val="none" w:sz="0" w:space="0" w:color="auto"/>
        <w:bottom w:val="none" w:sz="0" w:space="0" w:color="auto"/>
        <w:right w:val="none" w:sz="0" w:space="0" w:color="auto"/>
      </w:divBdr>
    </w:div>
    <w:div w:id="661158919">
      <w:bodyDiv w:val="1"/>
      <w:marLeft w:val="0"/>
      <w:marRight w:val="0"/>
      <w:marTop w:val="0"/>
      <w:marBottom w:val="0"/>
      <w:divBdr>
        <w:top w:val="none" w:sz="0" w:space="0" w:color="auto"/>
        <w:left w:val="none" w:sz="0" w:space="0" w:color="auto"/>
        <w:bottom w:val="none" w:sz="0" w:space="0" w:color="auto"/>
        <w:right w:val="none" w:sz="0" w:space="0" w:color="auto"/>
      </w:divBdr>
    </w:div>
    <w:div w:id="686827406">
      <w:bodyDiv w:val="1"/>
      <w:marLeft w:val="0"/>
      <w:marRight w:val="0"/>
      <w:marTop w:val="0"/>
      <w:marBottom w:val="0"/>
      <w:divBdr>
        <w:top w:val="none" w:sz="0" w:space="0" w:color="auto"/>
        <w:left w:val="none" w:sz="0" w:space="0" w:color="auto"/>
        <w:bottom w:val="none" w:sz="0" w:space="0" w:color="auto"/>
        <w:right w:val="none" w:sz="0" w:space="0" w:color="auto"/>
      </w:divBdr>
    </w:div>
    <w:div w:id="754202905">
      <w:bodyDiv w:val="1"/>
      <w:marLeft w:val="0"/>
      <w:marRight w:val="0"/>
      <w:marTop w:val="0"/>
      <w:marBottom w:val="0"/>
      <w:divBdr>
        <w:top w:val="none" w:sz="0" w:space="0" w:color="auto"/>
        <w:left w:val="none" w:sz="0" w:space="0" w:color="auto"/>
        <w:bottom w:val="none" w:sz="0" w:space="0" w:color="auto"/>
        <w:right w:val="none" w:sz="0" w:space="0" w:color="auto"/>
      </w:divBdr>
    </w:div>
    <w:div w:id="765223816">
      <w:bodyDiv w:val="1"/>
      <w:marLeft w:val="0"/>
      <w:marRight w:val="0"/>
      <w:marTop w:val="0"/>
      <w:marBottom w:val="0"/>
      <w:divBdr>
        <w:top w:val="none" w:sz="0" w:space="0" w:color="auto"/>
        <w:left w:val="none" w:sz="0" w:space="0" w:color="auto"/>
        <w:bottom w:val="none" w:sz="0" w:space="0" w:color="auto"/>
        <w:right w:val="none" w:sz="0" w:space="0" w:color="auto"/>
      </w:divBdr>
    </w:div>
    <w:div w:id="773521711">
      <w:bodyDiv w:val="1"/>
      <w:marLeft w:val="0"/>
      <w:marRight w:val="0"/>
      <w:marTop w:val="0"/>
      <w:marBottom w:val="0"/>
      <w:divBdr>
        <w:top w:val="none" w:sz="0" w:space="0" w:color="auto"/>
        <w:left w:val="none" w:sz="0" w:space="0" w:color="auto"/>
        <w:bottom w:val="none" w:sz="0" w:space="0" w:color="auto"/>
        <w:right w:val="none" w:sz="0" w:space="0" w:color="auto"/>
      </w:divBdr>
    </w:div>
    <w:div w:id="776410759">
      <w:bodyDiv w:val="1"/>
      <w:marLeft w:val="0"/>
      <w:marRight w:val="0"/>
      <w:marTop w:val="0"/>
      <w:marBottom w:val="0"/>
      <w:divBdr>
        <w:top w:val="none" w:sz="0" w:space="0" w:color="auto"/>
        <w:left w:val="none" w:sz="0" w:space="0" w:color="auto"/>
        <w:bottom w:val="none" w:sz="0" w:space="0" w:color="auto"/>
        <w:right w:val="none" w:sz="0" w:space="0" w:color="auto"/>
      </w:divBdr>
      <w:divsChild>
        <w:div w:id="1283271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72497973">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750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8421070">
      <w:bodyDiv w:val="1"/>
      <w:marLeft w:val="0"/>
      <w:marRight w:val="0"/>
      <w:marTop w:val="0"/>
      <w:marBottom w:val="0"/>
      <w:divBdr>
        <w:top w:val="none" w:sz="0" w:space="0" w:color="auto"/>
        <w:left w:val="none" w:sz="0" w:space="0" w:color="auto"/>
        <w:bottom w:val="none" w:sz="0" w:space="0" w:color="auto"/>
        <w:right w:val="none" w:sz="0" w:space="0" w:color="auto"/>
      </w:divBdr>
    </w:div>
    <w:div w:id="988826362">
      <w:bodyDiv w:val="1"/>
      <w:marLeft w:val="0"/>
      <w:marRight w:val="0"/>
      <w:marTop w:val="0"/>
      <w:marBottom w:val="0"/>
      <w:divBdr>
        <w:top w:val="none" w:sz="0" w:space="0" w:color="auto"/>
        <w:left w:val="none" w:sz="0" w:space="0" w:color="auto"/>
        <w:bottom w:val="none" w:sz="0" w:space="0" w:color="auto"/>
        <w:right w:val="none" w:sz="0" w:space="0" w:color="auto"/>
      </w:divBdr>
    </w:div>
    <w:div w:id="1025331370">
      <w:bodyDiv w:val="1"/>
      <w:marLeft w:val="0"/>
      <w:marRight w:val="0"/>
      <w:marTop w:val="0"/>
      <w:marBottom w:val="0"/>
      <w:divBdr>
        <w:top w:val="none" w:sz="0" w:space="0" w:color="auto"/>
        <w:left w:val="none" w:sz="0" w:space="0" w:color="auto"/>
        <w:bottom w:val="none" w:sz="0" w:space="0" w:color="auto"/>
        <w:right w:val="none" w:sz="0" w:space="0" w:color="auto"/>
      </w:divBdr>
    </w:div>
    <w:div w:id="1049037467">
      <w:bodyDiv w:val="1"/>
      <w:marLeft w:val="0"/>
      <w:marRight w:val="0"/>
      <w:marTop w:val="0"/>
      <w:marBottom w:val="0"/>
      <w:divBdr>
        <w:top w:val="none" w:sz="0" w:space="0" w:color="auto"/>
        <w:left w:val="none" w:sz="0" w:space="0" w:color="auto"/>
        <w:bottom w:val="none" w:sz="0" w:space="0" w:color="auto"/>
        <w:right w:val="none" w:sz="0" w:space="0" w:color="auto"/>
      </w:divBdr>
    </w:div>
    <w:div w:id="1109357666">
      <w:bodyDiv w:val="1"/>
      <w:marLeft w:val="0"/>
      <w:marRight w:val="0"/>
      <w:marTop w:val="0"/>
      <w:marBottom w:val="0"/>
      <w:divBdr>
        <w:top w:val="none" w:sz="0" w:space="0" w:color="auto"/>
        <w:left w:val="none" w:sz="0" w:space="0" w:color="auto"/>
        <w:bottom w:val="none" w:sz="0" w:space="0" w:color="auto"/>
        <w:right w:val="none" w:sz="0" w:space="0" w:color="auto"/>
      </w:divBdr>
    </w:div>
    <w:div w:id="1229416889">
      <w:bodyDiv w:val="1"/>
      <w:marLeft w:val="0"/>
      <w:marRight w:val="0"/>
      <w:marTop w:val="0"/>
      <w:marBottom w:val="0"/>
      <w:divBdr>
        <w:top w:val="none" w:sz="0" w:space="0" w:color="auto"/>
        <w:left w:val="none" w:sz="0" w:space="0" w:color="auto"/>
        <w:bottom w:val="none" w:sz="0" w:space="0" w:color="auto"/>
        <w:right w:val="none" w:sz="0" w:space="0" w:color="auto"/>
      </w:divBdr>
    </w:div>
    <w:div w:id="1240674168">
      <w:bodyDiv w:val="1"/>
      <w:marLeft w:val="0"/>
      <w:marRight w:val="0"/>
      <w:marTop w:val="0"/>
      <w:marBottom w:val="0"/>
      <w:divBdr>
        <w:top w:val="none" w:sz="0" w:space="0" w:color="auto"/>
        <w:left w:val="none" w:sz="0" w:space="0" w:color="auto"/>
        <w:bottom w:val="none" w:sz="0" w:space="0" w:color="auto"/>
        <w:right w:val="none" w:sz="0" w:space="0" w:color="auto"/>
      </w:divBdr>
    </w:div>
    <w:div w:id="1256669250">
      <w:bodyDiv w:val="1"/>
      <w:marLeft w:val="0"/>
      <w:marRight w:val="0"/>
      <w:marTop w:val="0"/>
      <w:marBottom w:val="0"/>
      <w:divBdr>
        <w:top w:val="none" w:sz="0" w:space="0" w:color="auto"/>
        <w:left w:val="none" w:sz="0" w:space="0" w:color="auto"/>
        <w:bottom w:val="none" w:sz="0" w:space="0" w:color="auto"/>
        <w:right w:val="none" w:sz="0" w:space="0" w:color="auto"/>
      </w:divBdr>
    </w:div>
    <w:div w:id="1265848441">
      <w:bodyDiv w:val="1"/>
      <w:marLeft w:val="0"/>
      <w:marRight w:val="0"/>
      <w:marTop w:val="0"/>
      <w:marBottom w:val="0"/>
      <w:divBdr>
        <w:top w:val="none" w:sz="0" w:space="0" w:color="auto"/>
        <w:left w:val="none" w:sz="0" w:space="0" w:color="auto"/>
        <w:bottom w:val="none" w:sz="0" w:space="0" w:color="auto"/>
        <w:right w:val="none" w:sz="0" w:space="0" w:color="auto"/>
      </w:divBdr>
    </w:div>
    <w:div w:id="1316107098">
      <w:bodyDiv w:val="1"/>
      <w:marLeft w:val="0"/>
      <w:marRight w:val="0"/>
      <w:marTop w:val="0"/>
      <w:marBottom w:val="0"/>
      <w:divBdr>
        <w:top w:val="none" w:sz="0" w:space="0" w:color="auto"/>
        <w:left w:val="none" w:sz="0" w:space="0" w:color="auto"/>
        <w:bottom w:val="none" w:sz="0" w:space="0" w:color="auto"/>
        <w:right w:val="none" w:sz="0" w:space="0" w:color="auto"/>
      </w:divBdr>
    </w:div>
    <w:div w:id="1323001800">
      <w:bodyDiv w:val="1"/>
      <w:marLeft w:val="0"/>
      <w:marRight w:val="0"/>
      <w:marTop w:val="0"/>
      <w:marBottom w:val="0"/>
      <w:divBdr>
        <w:top w:val="none" w:sz="0" w:space="0" w:color="auto"/>
        <w:left w:val="none" w:sz="0" w:space="0" w:color="auto"/>
        <w:bottom w:val="none" w:sz="0" w:space="0" w:color="auto"/>
        <w:right w:val="none" w:sz="0" w:space="0" w:color="auto"/>
      </w:divBdr>
    </w:div>
    <w:div w:id="1348604374">
      <w:bodyDiv w:val="1"/>
      <w:marLeft w:val="0"/>
      <w:marRight w:val="0"/>
      <w:marTop w:val="0"/>
      <w:marBottom w:val="0"/>
      <w:divBdr>
        <w:top w:val="none" w:sz="0" w:space="0" w:color="auto"/>
        <w:left w:val="none" w:sz="0" w:space="0" w:color="auto"/>
        <w:bottom w:val="none" w:sz="0" w:space="0" w:color="auto"/>
        <w:right w:val="none" w:sz="0" w:space="0" w:color="auto"/>
      </w:divBdr>
    </w:div>
    <w:div w:id="1359116838">
      <w:bodyDiv w:val="1"/>
      <w:marLeft w:val="0"/>
      <w:marRight w:val="0"/>
      <w:marTop w:val="0"/>
      <w:marBottom w:val="0"/>
      <w:divBdr>
        <w:top w:val="none" w:sz="0" w:space="0" w:color="auto"/>
        <w:left w:val="none" w:sz="0" w:space="0" w:color="auto"/>
        <w:bottom w:val="none" w:sz="0" w:space="0" w:color="auto"/>
        <w:right w:val="none" w:sz="0" w:space="0" w:color="auto"/>
      </w:divBdr>
    </w:div>
    <w:div w:id="1431269245">
      <w:bodyDiv w:val="1"/>
      <w:marLeft w:val="0"/>
      <w:marRight w:val="0"/>
      <w:marTop w:val="0"/>
      <w:marBottom w:val="0"/>
      <w:divBdr>
        <w:top w:val="none" w:sz="0" w:space="0" w:color="auto"/>
        <w:left w:val="none" w:sz="0" w:space="0" w:color="auto"/>
        <w:bottom w:val="none" w:sz="0" w:space="0" w:color="auto"/>
        <w:right w:val="none" w:sz="0" w:space="0" w:color="auto"/>
      </w:divBdr>
      <w:divsChild>
        <w:div w:id="444547389">
          <w:marLeft w:val="0"/>
          <w:marRight w:val="0"/>
          <w:marTop w:val="0"/>
          <w:marBottom w:val="0"/>
          <w:divBdr>
            <w:top w:val="none" w:sz="0" w:space="0" w:color="auto"/>
            <w:left w:val="none" w:sz="0" w:space="0" w:color="auto"/>
            <w:bottom w:val="none" w:sz="0" w:space="0" w:color="auto"/>
            <w:right w:val="none" w:sz="0" w:space="0" w:color="auto"/>
          </w:divBdr>
          <w:divsChild>
            <w:div w:id="1763988887">
              <w:marLeft w:val="0"/>
              <w:marRight w:val="0"/>
              <w:marTop w:val="0"/>
              <w:marBottom w:val="0"/>
              <w:divBdr>
                <w:top w:val="none" w:sz="0" w:space="0" w:color="auto"/>
                <w:left w:val="none" w:sz="0" w:space="0" w:color="auto"/>
                <w:bottom w:val="none" w:sz="0" w:space="0" w:color="auto"/>
                <w:right w:val="none" w:sz="0" w:space="0" w:color="auto"/>
              </w:divBdr>
              <w:divsChild>
                <w:div w:id="205029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284275">
      <w:bodyDiv w:val="1"/>
      <w:marLeft w:val="0"/>
      <w:marRight w:val="0"/>
      <w:marTop w:val="0"/>
      <w:marBottom w:val="0"/>
      <w:divBdr>
        <w:top w:val="none" w:sz="0" w:space="0" w:color="auto"/>
        <w:left w:val="none" w:sz="0" w:space="0" w:color="auto"/>
        <w:bottom w:val="none" w:sz="0" w:space="0" w:color="auto"/>
        <w:right w:val="none" w:sz="0" w:space="0" w:color="auto"/>
      </w:divBdr>
    </w:div>
    <w:div w:id="1469468207">
      <w:bodyDiv w:val="1"/>
      <w:marLeft w:val="0"/>
      <w:marRight w:val="0"/>
      <w:marTop w:val="0"/>
      <w:marBottom w:val="0"/>
      <w:divBdr>
        <w:top w:val="none" w:sz="0" w:space="0" w:color="auto"/>
        <w:left w:val="none" w:sz="0" w:space="0" w:color="auto"/>
        <w:bottom w:val="none" w:sz="0" w:space="0" w:color="auto"/>
        <w:right w:val="none" w:sz="0" w:space="0" w:color="auto"/>
      </w:divBdr>
    </w:div>
    <w:div w:id="1474912431">
      <w:bodyDiv w:val="1"/>
      <w:marLeft w:val="0"/>
      <w:marRight w:val="0"/>
      <w:marTop w:val="0"/>
      <w:marBottom w:val="0"/>
      <w:divBdr>
        <w:top w:val="none" w:sz="0" w:space="0" w:color="auto"/>
        <w:left w:val="none" w:sz="0" w:space="0" w:color="auto"/>
        <w:bottom w:val="none" w:sz="0" w:space="0" w:color="auto"/>
        <w:right w:val="none" w:sz="0" w:space="0" w:color="auto"/>
      </w:divBdr>
    </w:div>
    <w:div w:id="1500466145">
      <w:bodyDiv w:val="1"/>
      <w:marLeft w:val="0"/>
      <w:marRight w:val="0"/>
      <w:marTop w:val="0"/>
      <w:marBottom w:val="0"/>
      <w:divBdr>
        <w:top w:val="none" w:sz="0" w:space="0" w:color="auto"/>
        <w:left w:val="none" w:sz="0" w:space="0" w:color="auto"/>
        <w:bottom w:val="none" w:sz="0" w:space="0" w:color="auto"/>
        <w:right w:val="none" w:sz="0" w:space="0" w:color="auto"/>
      </w:divBdr>
    </w:div>
    <w:div w:id="1513105149">
      <w:bodyDiv w:val="1"/>
      <w:marLeft w:val="0"/>
      <w:marRight w:val="0"/>
      <w:marTop w:val="0"/>
      <w:marBottom w:val="0"/>
      <w:divBdr>
        <w:top w:val="none" w:sz="0" w:space="0" w:color="auto"/>
        <w:left w:val="none" w:sz="0" w:space="0" w:color="auto"/>
        <w:bottom w:val="none" w:sz="0" w:space="0" w:color="auto"/>
        <w:right w:val="none" w:sz="0" w:space="0" w:color="auto"/>
      </w:divBdr>
    </w:div>
    <w:div w:id="1566335965">
      <w:bodyDiv w:val="1"/>
      <w:marLeft w:val="0"/>
      <w:marRight w:val="0"/>
      <w:marTop w:val="0"/>
      <w:marBottom w:val="0"/>
      <w:divBdr>
        <w:top w:val="none" w:sz="0" w:space="0" w:color="auto"/>
        <w:left w:val="none" w:sz="0" w:space="0" w:color="auto"/>
        <w:bottom w:val="none" w:sz="0" w:space="0" w:color="auto"/>
        <w:right w:val="none" w:sz="0" w:space="0" w:color="auto"/>
      </w:divBdr>
    </w:div>
    <w:div w:id="1657568335">
      <w:bodyDiv w:val="1"/>
      <w:marLeft w:val="0"/>
      <w:marRight w:val="0"/>
      <w:marTop w:val="0"/>
      <w:marBottom w:val="0"/>
      <w:divBdr>
        <w:top w:val="none" w:sz="0" w:space="0" w:color="auto"/>
        <w:left w:val="none" w:sz="0" w:space="0" w:color="auto"/>
        <w:bottom w:val="none" w:sz="0" w:space="0" w:color="auto"/>
        <w:right w:val="none" w:sz="0" w:space="0" w:color="auto"/>
      </w:divBdr>
    </w:div>
    <w:div w:id="1693073982">
      <w:bodyDiv w:val="1"/>
      <w:marLeft w:val="0"/>
      <w:marRight w:val="0"/>
      <w:marTop w:val="0"/>
      <w:marBottom w:val="0"/>
      <w:divBdr>
        <w:top w:val="none" w:sz="0" w:space="0" w:color="auto"/>
        <w:left w:val="none" w:sz="0" w:space="0" w:color="auto"/>
        <w:bottom w:val="none" w:sz="0" w:space="0" w:color="auto"/>
        <w:right w:val="none" w:sz="0" w:space="0" w:color="auto"/>
      </w:divBdr>
      <w:divsChild>
        <w:div w:id="1797869186">
          <w:marLeft w:val="0"/>
          <w:marRight w:val="0"/>
          <w:marTop w:val="0"/>
          <w:marBottom w:val="0"/>
          <w:divBdr>
            <w:top w:val="none" w:sz="0" w:space="0" w:color="auto"/>
            <w:left w:val="none" w:sz="0" w:space="0" w:color="auto"/>
            <w:bottom w:val="none" w:sz="0" w:space="0" w:color="auto"/>
            <w:right w:val="none" w:sz="0" w:space="0" w:color="auto"/>
          </w:divBdr>
          <w:divsChild>
            <w:div w:id="1454472707">
              <w:marLeft w:val="0"/>
              <w:marRight w:val="0"/>
              <w:marTop w:val="0"/>
              <w:marBottom w:val="0"/>
              <w:divBdr>
                <w:top w:val="none" w:sz="0" w:space="0" w:color="auto"/>
                <w:left w:val="none" w:sz="0" w:space="0" w:color="auto"/>
                <w:bottom w:val="none" w:sz="0" w:space="0" w:color="auto"/>
                <w:right w:val="none" w:sz="0" w:space="0" w:color="auto"/>
              </w:divBdr>
              <w:divsChild>
                <w:div w:id="48871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263679">
      <w:bodyDiv w:val="1"/>
      <w:marLeft w:val="0"/>
      <w:marRight w:val="0"/>
      <w:marTop w:val="0"/>
      <w:marBottom w:val="0"/>
      <w:divBdr>
        <w:top w:val="none" w:sz="0" w:space="0" w:color="auto"/>
        <w:left w:val="none" w:sz="0" w:space="0" w:color="auto"/>
        <w:bottom w:val="none" w:sz="0" w:space="0" w:color="auto"/>
        <w:right w:val="none" w:sz="0" w:space="0" w:color="auto"/>
      </w:divBdr>
    </w:div>
    <w:div w:id="1882472077">
      <w:bodyDiv w:val="1"/>
      <w:marLeft w:val="0"/>
      <w:marRight w:val="0"/>
      <w:marTop w:val="0"/>
      <w:marBottom w:val="0"/>
      <w:divBdr>
        <w:top w:val="none" w:sz="0" w:space="0" w:color="auto"/>
        <w:left w:val="none" w:sz="0" w:space="0" w:color="auto"/>
        <w:bottom w:val="none" w:sz="0" w:space="0" w:color="auto"/>
        <w:right w:val="none" w:sz="0" w:space="0" w:color="auto"/>
      </w:divBdr>
    </w:div>
    <w:div w:id="1887520513">
      <w:bodyDiv w:val="1"/>
      <w:marLeft w:val="0"/>
      <w:marRight w:val="0"/>
      <w:marTop w:val="0"/>
      <w:marBottom w:val="0"/>
      <w:divBdr>
        <w:top w:val="none" w:sz="0" w:space="0" w:color="auto"/>
        <w:left w:val="none" w:sz="0" w:space="0" w:color="auto"/>
        <w:bottom w:val="none" w:sz="0" w:space="0" w:color="auto"/>
        <w:right w:val="none" w:sz="0" w:space="0" w:color="auto"/>
      </w:divBdr>
    </w:div>
    <w:div w:id="1956793917">
      <w:bodyDiv w:val="1"/>
      <w:marLeft w:val="0"/>
      <w:marRight w:val="0"/>
      <w:marTop w:val="0"/>
      <w:marBottom w:val="0"/>
      <w:divBdr>
        <w:top w:val="none" w:sz="0" w:space="0" w:color="auto"/>
        <w:left w:val="none" w:sz="0" w:space="0" w:color="auto"/>
        <w:bottom w:val="none" w:sz="0" w:space="0" w:color="auto"/>
        <w:right w:val="none" w:sz="0" w:space="0" w:color="auto"/>
      </w:divBdr>
    </w:div>
    <w:div w:id="1986231821">
      <w:bodyDiv w:val="1"/>
      <w:marLeft w:val="0"/>
      <w:marRight w:val="0"/>
      <w:marTop w:val="0"/>
      <w:marBottom w:val="0"/>
      <w:divBdr>
        <w:top w:val="none" w:sz="0" w:space="0" w:color="auto"/>
        <w:left w:val="none" w:sz="0" w:space="0" w:color="auto"/>
        <w:bottom w:val="none" w:sz="0" w:space="0" w:color="auto"/>
        <w:right w:val="none" w:sz="0" w:space="0" w:color="auto"/>
      </w:divBdr>
    </w:div>
    <w:div w:id="2021153089">
      <w:bodyDiv w:val="1"/>
      <w:marLeft w:val="0"/>
      <w:marRight w:val="0"/>
      <w:marTop w:val="0"/>
      <w:marBottom w:val="0"/>
      <w:divBdr>
        <w:top w:val="none" w:sz="0" w:space="0" w:color="auto"/>
        <w:left w:val="none" w:sz="0" w:space="0" w:color="auto"/>
        <w:bottom w:val="none" w:sz="0" w:space="0" w:color="auto"/>
        <w:right w:val="none" w:sz="0" w:space="0" w:color="auto"/>
      </w:divBdr>
    </w:div>
    <w:div w:id="2079131929">
      <w:bodyDiv w:val="1"/>
      <w:marLeft w:val="0"/>
      <w:marRight w:val="0"/>
      <w:marTop w:val="0"/>
      <w:marBottom w:val="0"/>
      <w:divBdr>
        <w:top w:val="none" w:sz="0" w:space="0" w:color="auto"/>
        <w:left w:val="none" w:sz="0" w:space="0" w:color="auto"/>
        <w:bottom w:val="none" w:sz="0" w:space="0" w:color="auto"/>
        <w:right w:val="none" w:sz="0" w:space="0" w:color="auto"/>
      </w:divBdr>
    </w:div>
    <w:div w:id="20874844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doi.org/10.11144/Javeriana.vj69.jrrd" TargetMode="Externa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dialnet.unirioja.es/servlet/articulo?codigo=5832797" TargetMode="External"/><Relationship Id="rId47" Type="http://schemas.openxmlformats.org/officeDocument/2006/relationships/hyperlink" Target="https://doi.org/10.58508/cultpaz.v8.228" TargetMode="External"/><Relationship Id="rId50" Type="http://schemas.openxmlformats.org/officeDocument/2006/relationships/hyperlink" Target="https://psicologoseducativosgeneracion20172021.wordpress.com/wp-content/uploads/2017/08/papalia-feldman-desarrollo-humano-12a-ed2.pdf"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6.jpeg"/><Relationship Id="rId40" Type="http://schemas.openxmlformats.org/officeDocument/2006/relationships/hyperlink" Target="%20http://scielo.sld.cu/scielo.php?script=sci_arttext&amp;pid=S2218-36202019000500140&amp;lng=es&amp;tlng=es" TargetMode="External"/><Relationship Id="rId45" Type="http://schemas.openxmlformats.org/officeDocument/2006/relationships/hyperlink" Target="https://doi.org/10.48102/rlee.2015.45.1.227" TargetMode="External"/><Relationship Id="rId53"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19" Type="http://schemas.openxmlformats.org/officeDocument/2006/relationships/image" Target="media/image9.emf"/><Relationship Id="rId31" Type="http://schemas.openxmlformats.org/officeDocument/2006/relationships/image" Target="media/image21.png"/><Relationship Id="rId44" Type="http://schemas.openxmlformats.org/officeDocument/2006/relationships/hyperlink" Target="https://www.redalyc.org/pdf/3498/349832309012.pdf" TargetMode="External"/><Relationship Id="rId52" Type="http://schemas.openxmlformats.org/officeDocument/2006/relationships/image" Target="media/image28.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2.xml"/><Relationship Id="rId43" Type="http://schemas.openxmlformats.org/officeDocument/2006/relationships/hyperlink" Target="https://www.gernikagogoratuz.org/wp-content/uploads/2020/05/RG06completo.pdf" TargetMode="External"/><Relationship Id="rId48" Type="http://schemas.openxmlformats.org/officeDocument/2006/relationships/hyperlink" Target="https://chat.openai.com/" TargetMode="External"/><Relationship Id="rId8" Type="http://schemas.openxmlformats.org/officeDocument/2006/relationships/endnotes" Target="endnotes.xml"/><Relationship Id="rId51" Type="http://schemas.openxmlformats.org/officeDocument/2006/relationships/hyperlink" Target="https://www.unicef.org/argentina/media/9481/file/Gu%C3%ADa%20sobre%20Convivencia%20Digital-2020.pdf" TargetMode="Externa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7.jpeg"/><Relationship Id="rId46" Type="http://schemas.openxmlformats.org/officeDocument/2006/relationships/hyperlink" Target="http://www.redalyc.org/articulo.oa?id=77413098001" TargetMode="External"/><Relationship Id="rId20" Type="http://schemas.openxmlformats.org/officeDocument/2006/relationships/image" Target="media/image10.emf"/><Relationship Id="rId41" Type="http://schemas.openxmlformats.org/officeDocument/2006/relationships/hyperlink" Target="%20https://www.redalyc.org/pdf/2050/205016389005.pdf"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jpeg"/><Relationship Id="rId49" Type="http://schemas.openxmlformats.org/officeDocument/2006/relationships/hyperlink" Target="http://unescopaz.uprrp.edu/documentos/culturapaz.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U0NoQFIg4Q0de1Im/67ZQ5ijGQ==">CgMxLjAyCWguMzBqMHpsbDIIaC50eWpjd3QyCmlkLjMwajB6bGwyCmlkLjFmb2I5dGUyDmguMzdtdHMyYmx6ZTI0OAByITF4SXJGeTZma2llaGFuandoM2dONU1zeE1PNmNiYVBPcw==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22E3498-DD99-4D5C-A593-5D6D0E7368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901</TotalTime>
  <Pages>1</Pages>
  <Words>52420</Words>
  <Characters>288314</Characters>
  <Application>Microsoft Office Word</Application>
  <DocSecurity>0</DocSecurity>
  <Lines>2402</Lines>
  <Paragraphs>680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340054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 Fisica</dc:creator>
  <cp:keywords/>
  <dc:description/>
  <cp:lastModifiedBy>Asus</cp:lastModifiedBy>
  <cp:revision>1</cp:revision>
  <dcterms:created xsi:type="dcterms:W3CDTF">2026-04-27T16:31:00Z</dcterms:created>
  <dcterms:modified xsi:type="dcterms:W3CDTF">2026-05-16T12:45:00Z</dcterms:modified>
</cp:coreProperties>
</file>